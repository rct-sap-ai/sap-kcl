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77777777" w:rsidR="000E7D73" w:rsidRDefault="000E7D73" w:rsidP="000E7D73">
      <w:pPr>
        <w:spacing w:line="360" w:lineRule="auto"/>
        <w:jc w:val="center"/>
        <w:rPr>
          <w:b/>
          <w:color w:val="000000"/>
          <w:sz w:val="28"/>
          <w:szCs w:val="28"/>
        </w:rPr>
      </w:pPr>
      <w:commentRangeStart w:id="0"/>
      <w:r w:rsidRPr="0099236F">
        <w:rPr>
          <w:b/>
          <w:color w:val="000000"/>
          <w:sz w:val="28"/>
          <w:szCs w:val="28"/>
        </w:rPr>
        <w:t>INSTRUCTIONS</w:t>
      </w:r>
      <w:commentRangeEnd w:id="0"/>
      <w:r>
        <w:rPr>
          <w:rStyle w:val="CommentReference"/>
        </w:rPr>
        <w:commentReference w:id="0"/>
      </w:r>
      <w:r w:rsidRPr="0099236F">
        <w:rPr>
          <w:b/>
          <w:color w:val="000000"/>
          <w:sz w:val="28"/>
          <w:szCs w:val="28"/>
        </w:rPr>
        <w:t xml:space="preserve"> TO USE:</w:t>
      </w:r>
    </w:p>
    <w:p w14:paraId="7040376F"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The purpose of this statistical analysis plan template is to ensure consistency across trials and transparency of the methods applied.</w:t>
      </w:r>
      <w:r>
        <w:rPr>
          <w:rStyle w:val="eop"/>
          <w:rFonts w:ascii="Calibri" w:hAnsi="Calibri" w:cs="Calibri"/>
          <w:color w:val="808080"/>
        </w:rPr>
        <w:t> </w:t>
      </w:r>
    </w:p>
    <w:p w14:paraId="6A9B8373"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6B0EC2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This template applies to all clinical trials from KCTU portfolio carried out by KCTU statistics staff.</w:t>
      </w:r>
      <w:r>
        <w:rPr>
          <w:rStyle w:val="eop"/>
          <w:rFonts w:ascii="Calibri" w:hAnsi="Calibri" w:cs="Calibri"/>
          <w:color w:val="808080"/>
        </w:rPr>
        <w:t> </w:t>
      </w:r>
    </w:p>
    <w:p w14:paraId="3053D4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1B172AB8"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It is essential that SAP is planned and recorded before any data are extracted from the trial database and any aspect of the analysis is engaged in.</w:t>
      </w:r>
      <w:r>
        <w:rPr>
          <w:rStyle w:val="eop"/>
          <w:rFonts w:ascii="Calibri" w:hAnsi="Calibri" w:cs="Calibri"/>
          <w:color w:val="808080"/>
        </w:rPr>
        <w:t> </w:t>
      </w:r>
    </w:p>
    <w:p w14:paraId="62CE8672"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2808A6B2"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808080"/>
        </w:rPr>
        <w:t> </w:t>
      </w:r>
    </w:p>
    <w:p w14:paraId="6EEFC7FD"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All data cleaning and data analysis should be written as syntax to ensure transparency and replicability.</w:t>
      </w:r>
      <w:r>
        <w:rPr>
          <w:rFonts w:ascii="Segoe UI" w:hAnsi="Segoe UI" w:cs="Segoe UI"/>
          <w:sz w:val="18"/>
          <w:szCs w:val="18"/>
        </w:rPr>
        <w:t xml:space="preserve"> </w:t>
      </w:r>
    </w:p>
    <w:p w14:paraId="7FD82021"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1558F7F" w14:textId="77777777" w:rsidR="000E7D73" w:rsidRDefault="000E7D73" w:rsidP="000E7D73">
      <w:pPr>
        <w:pStyle w:val="paragraph"/>
        <w:spacing w:before="0" w:beforeAutospacing="0" w:after="0" w:afterAutospacing="0"/>
        <w:jc w:val="center"/>
        <w:textAlignment w:val="baseline"/>
        <w:rPr>
          <w:rStyle w:val="eop"/>
          <w:rFonts w:ascii="Calibri" w:hAnsi="Calibri" w:cs="Calibri"/>
          <w:color w:val="FF0000"/>
        </w:rPr>
      </w:pPr>
      <w:r>
        <w:rPr>
          <w:rStyle w:val="normaltextrun"/>
          <w:rFonts w:ascii="Calibri" w:hAnsi="Calibri" w:cs="Calibri"/>
          <w:b/>
          <w:bCs/>
          <w:i/>
          <w:iCs/>
          <w:color w:val="FF0000"/>
        </w:rPr>
        <w:t>Please ensure that this page and instructional, yellow-highlighted text in sections are removed / replaced with trial-specific information in the final trial-specific SAP.</w:t>
      </w:r>
      <w:r>
        <w:rPr>
          <w:rStyle w:val="eop"/>
          <w:rFonts w:ascii="Calibri" w:hAnsi="Calibri" w:cs="Calibri"/>
          <w:color w:val="FF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6C229CB" w14:textId="6FC5290A" w:rsidR="00376F69" w:rsidRDefault="00D73ACC" w:rsidP="00375D14">
      <w:pPr>
        <w:spacing w:line="360" w:lineRule="auto"/>
        <w:jc w:val="center"/>
        <w:rPr>
          <w:b/>
          <w:color w:val="000000"/>
          <w:sz w:val="40"/>
          <w:szCs w:val="40"/>
        </w:rPr>
      </w:pPr>
      <w:r>
        <w:rPr>
          <w:b/>
          <w:color w:val="000000"/>
          <w:sz w:val="40"/>
          <w:szCs w:val="40"/>
        </w:rPr>
        <w:t>{{title}}</w:t>
      </w:r>
      <w:r w:rsidRPr="00800C8F">
        <w:rPr>
          <w:b/>
          <w:color w:val="000000"/>
          <w:sz w:val="40"/>
          <w:szCs w:val="40"/>
        </w:rPr>
        <w:t xml:space="preserve"> </w:t>
      </w:r>
      <w:r w:rsidR="00376F69" w:rsidRPr="00800C8F">
        <w:rPr>
          <w:b/>
          <w:color w:val="000000"/>
          <w:sz w:val="40"/>
          <w:szCs w:val="40"/>
        </w:rPr>
        <w:t>(</w:t>
      </w:r>
      <w:r>
        <w:rPr>
          <w:b/>
          <w:color w:val="000000"/>
          <w:sz w:val="40"/>
          <w:szCs w:val="40"/>
        </w:rPr>
        <w:t>{{acronym}}</w:t>
      </w:r>
      <w:r w:rsidR="00376F69" w:rsidRPr="00800C8F">
        <w:rPr>
          <w:b/>
          <w:color w:val="000000"/>
          <w:sz w:val="40"/>
          <w:szCs w:val="40"/>
        </w:rPr>
        <w:t>) Trial</w:t>
      </w:r>
    </w:p>
    <w:p w14:paraId="7E9994B2" w14:textId="77777777" w:rsidR="00375D14" w:rsidRPr="00375D14" w:rsidRDefault="00375D14" w:rsidP="00375D14">
      <w:pPr>
        <w:spacing w:line="360" w:lineRule="auto"/>
        <w:jc w:val="center"/>
        <w:rPr>
          <w:b/>
          <w:color w:val="000000"/>
          <w:sz w:val="40"/>
          <w:szCs w:val="40"/>
        </w:rPr>
      </w:pPr>
    </w:p>
    <w:p w14:paraId="61C9F456" w14:textId="77777777" w:rsidR="00376F69" w:rsidRPr="00800C8F" w:rsidRDefault="00376F69" w:rsidP="00711627">
      <w:pPr>
        <w:spacing w:line="360" w:lineRule="auto"/>
        <w:jc w:val="center"/>
        <w:rPr>
          <w:color w:val="000000"/>
          <w:sz w:val="40"/>
          <w:szCs w:val="40"/>
        </w:rPr>
      </w:pPr>
      <w:r w:rsidRPr="00800C8F">
        <w:rPr>
          <w:color w:val="000000"/>
          <w:sz w:val="40"/>
          <w:szCs w:val="40"/>
        </w:rPr>
        <w:t xml:space="preserve">Statistical Analysis </w:t>
      </w:r>
      <w:commentRangeStart w:id="1"/>
      <w:r w:rsidRPr="00800C8F">
        <w:rPr>
          <w:color w:val="000000"/>
          <w:sz w:val="40"/>
          <w:szCs w:val="40"/>
        </w:rPr>
        <w:t>Plan</w:t>
      </w:r>
      <w:commentRangeEnd w:id="1"/>
      <w:r>
        <w:rPr>
          <w:rStyle w:val="CommentReference"/>
        </w:rPr>
        <w:commentReference w:id="1"/>
      </w:r>
    </w:p>
    <w:p w14:paraId="2A805889" w14:textId="3BAE1220" w:rsidR="00375D14" w:rsidRPr="00800C8F" w:rsidRDefault="00376F69" w:rsidP="00375D14">
      <w:pPr>
        <w:spacing w:line="360" w:lineRule="auto"/>
        <w:jc w:val="center"/>
        <w:rPr>
          <w:color w:val="000000"/>
          <w:sz w:val="40"/>
          <w:szCs w:val="40"/>
        </w:rPr>
      </w:pPr>
      <w:r w:rsidRPr="00800C8F">
        <w:rPr>
          <w:color w:val="000000"/>
          <w:sz w:val="40"/>
          <w:szCs w:val="40"/>
        </w:rPr>
        <w:t xml:space="preserve">Version </w:t>
      </w:r>
      <w:r w:rsidR="00CB6957">
        <w:rPr>
          <w:color w:val="000000"/>
          <w:sz w:val="40"/>
          <w:szCs w:val="40"/>
        </w:rPr>
        <w:t>0.1</w:t>
      </w:r>
      <w:r w:rsidR="00375D14">
        <w:rPr>
          <w:color w:val="000000"/>
          <w:sz w:val="40"/>
          <w:szCs w:val="40"/>
        </w:rPr>
        <w:t xml:space="preserve"> </w:t>
      </w:r>
      <w:r w:rsidR="00375D14">
        <w:rPr>
          <w:color w:val="000000"/>
          <w:sz w:val="40"/>
          <w:szCs w:val="40"/>
        </w:rPr>
        <w:t>{{todays_dat</w:t>
      </w:r>
      <w:r w:rsidR="00375D14">
        <w:rPr>
          <w:color w:val="000000"/>
          <w:sz w:val="40"/>
          <w:szCs w:val="40"/>
        </w:rPr>
        <w:t>e</w:t>
      </w:r>
      <w:r w:rsidR="00375D14">
        <w:rPr>
          <w:color w:val="000000"/>
          <w:sz w:val="40"/>
          <w:szCs w:val="40"/>
        </w:rPr>
        <w:t>}}</w:t>
      </w:r>
    </w:p>
    <w:p w14:paraId="1BAF82CB" w14:textId="18D13CFD" w:rsidR="00376F69" w:rsidRPr="00800C8F" w:rsidRDefault="00376F69" w:rsidP="00711627">
      <w:pPr>
        <w:spacing w:line="360" w:lineRule="auto"/>
        <w:jc w:val="center"/>
        <w:rPr>
          <w:color w:val="000000"/>
          <w:sz w:val="40"/>
          <w:szCs w:val="40"/>
        </w:rPr>
      </w:pPr>
    </w:p>
    <w:p w14:paraId="2EDB88F9" w14:textId="77777777" w:rsidR="00376F69" w:rsidRPr="00800C8F" w:rsidRDefault="00376F69" w:rsidP="00711627">
      <w:pPr>
        <w:spacing w:line="360" w:lineRule="auto"/>
        <w:jc w:val="center"/>
        <w:rPr>
          <w:color w:val="000000"/>
          <w:sz w:val="40"/>
          <w:szCs w:val="40"/>
        </w:rPr>
      </w:pPr>
    </w:p>
    <w:p w14:paraId="37229286" w14:textId="61E75FD9" w:rsidR="00376F69" w:rsidRDefault="00376F69" w:rsidP="00711627">
      <w:pPr>
        <w:spacing w:line="360" w:lineRule="auto"/>
        <w:jc w:val="center"/>
        <w:rPr>
          <w:sz w:val="28"/>
          <w:szCs w:val="28"/>
        </w:rPr>
      </w:pPr>
      <w:r w:rsidRPr="00800C8F">
        <w:rPr>
          <w:color w:val="000000"/>
          <w:sz w:val="28"/>
          <w:szCs w:val="28"/>
        </w:rPr>
        <w:t xml:space="preserve">ISRCTN: </w:t>
      </w:r>
      <w:r w:rsidR="002E51D1">
        <w:rPr>
          <w:sz w:val="28"/>
          <w:szCs w:val="28"/>
        </w:rPr>
        <w:t>{{isrctn_number}}</w:t>
      </w:r>
    </w:p>
    <w:p w14:paraId="445BDEE5" w14:textId="77777777" w:rsidR="00376F69" w:rsidRDefault="00376F69" w:rsidP="00711627">
      <w:pPr>
        <w:spacing w:line="360" w:lineRule="auto"/>
        <w:jc w:val="center"/>
        <w:rPr>
          <w:sz w:val="28"/>
          <w:szCs w:val="28"/>
        </w:rPr>
      </w:pPr>
    </w:p>
    <w:p w14:paraId="1382C439" w14:textId="49425F8F" w:rsidR="00376F69" w:rsidRPr="00800C8F" w:rsidRDefault="00376F69" w:rsidP="00376F69">
      <w:pPr>
        <w:spacing w:line="360" w:lineRule="auto"/>
        <w:jc w:val="center"/>
        <w:rPr>
          <w:color w:val="000000"/>
          <w:sz w:val="28"/>
          <w:szCs w:val="28"/>
        </w:rPr>
      </w:pPr>
      <w:commentRangeStart w:id="2"/>
      <w:r>
        <w:rPr>
          <w:sz w:val="28"/>
          <w:szCs w:val="28"/>
        </w:rPr>
        <w:t>Consistent</w:t>
      </w:r>
      <w:commentRangeEnd w:id="2"/>
      <w:r>
        <w:rPr>
          <w:rStyle w:val="CommentReference"/>
        </w:rPr>
        <w:commentReference w:id="2"/>
      </w:r>
      <w:r>
        <w:rPr>
          <w:sz w:val="28"/>
          <w:szCs w:val="28"/>
        </w:rPr>
        <w:t xml:space="preserve"> with protocol version </w:t>
      </w:r>
      <w:r w:rsidR="002E51D1">
        <w:rPr>
          <w:sz w:val="28"/>
          <w:szCs w:val="28"/>
        </w:rPr>
        <w:t>{{protocol_version}}</w:t>
      </w:r>
      <w:r>
        <w:rPr>
          <w:sz w:val="28"/>
          <w:szCs w:val="28"/>
        </w:rPr>
        <w:t xml:space="preserve"> dated </w:t>
      </w:r>
      <w:r w:rsidR="002E51D1">
        <w:rPr>
          <w:sz w:val="28"/>
          <w:szCs w:val="28"/>
        </w:rPr>
        <w:t>{{protocol_date}}</w:t>
      </w:r>
    </w:p>
    <w:p w14:paraId="14A729D6" w14:textId="63004A25" w:rsidR="00376F69" w:rsidRDefault="00376F69">
      <w:r>
        <w:br w:type="page"/>
      </w:r>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3" w:name="_Ref183511940"/>
      <w:r w:rsidRPr="00FE7127">
        <w:rPr>
          <w:rFonts w:asciiTheme="minorHAnsi" w:hAnsiTheme="minorHAnsi"/>
          <w:b/>
          <w:bCs/>
          <w:sz w:val="28"/>
          <w:szCs w:val="28"/>
        </w:rPr>
        <w:t>Version History</w:t>
      </w:r>
      <w:bookmarkEnd w:id="3"/>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trPr>
        <w:tc>
          <w:tcPr>
            <w:tcW w:w="1810" w:type="dxa"/>
          </w:tcPr>
          <w:p w14:paraId="09674EE4" w14:textId="65E3BF2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SAP Version no.</w:t>
            </w:r>
          </w:p>
        </w:tc>
        <w:tc>
          <w:tcPr>
            <w:tcW w:w="1810" w:type="dxa"/>
          </w:tcPr>
          <w:p w14:paraId="28AD1AC0" w14:textId="323B01F3"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Date changed</w:t>
            </w:r>
          </w:p>
        </w:tc>
        <w:tc>
          <w:tcPr>
            <w:tcW w:w="1810" w:type="dxa"/>
          </w:tcPr>
          <w:p w14:paraId="5B4A373A" w14:textId="137FCB7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Protocol Version and Date </w:t>
            </w:r>
          </w:p>
        </w:tc>
        <w:tc>
          <w:tcPr>
            <w:tcW w:w="1936" w:type="dxa"/>
          </w:tcPr>
          <w:p w14:paraId="493580F7" w14:textId="231C704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Description of and reason for </w:t>
            </w:r>
            <w:r w:rsidR="001253BD" w:rsidRPr="00F72B76">
              <w:rPr>
                <w:rFonts w:asciiTheme="minorHAnsi" w:hAnsiTheme="minorHAnsi" w:cstheme="minorHAnsi"/>
                <w:b/>
                <w:bCs/>
                <w:sz w:val="22"/>
                <w:szCs w:val="22"/>
              </w:rPr>
              <w:t>changes</w:t>
            </w:r>
          </w:p>
        </w:tc>
        <w:tc>
          <w:tcPr>
            <w:tcW w:w="2481" w:type="dxa"/>
          </w:tcPr>
          <w:p w14:paraId="24A155DB" w14:textId="3A4E4B96" w:rsidR="00542F99" w:rsidRPr="00F72B76" w:rsidRDefault="00B24750"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r w:rsidR="001253BD" w:rsidRPr="00F72B76">
              <w:rPr>
                <w:rFonts w:asciiTheme="minorHAnsi" w:hAnsiTheme="minorHAnsi" w:cstheme="minorHAnsi"/>
                <w:b/>
                <w:bCs/>
                <w:sz w:val="22"/>
                <w:szCs w:val="22"/>
              </w:rPr>
              <w:t>who wrote</w:t>
            </w:r>
            <w:r w:rsidR="00542F99" w:rsidRPr="00F72B76">
              <w:rPr>
                <w:rFonts w:asciiTheme="minorHAnsi" w:hAnsiTheme="minorHAnsi" w:cstheme="minorHAnsi"/>
                <w:b/>
                <w:bCs/>
                <w:sz w:val="22"/>
                <w:szCs w:val="22"/>
              </w:rPr>
              <w:t xml:space="preserve"> </w:t>
            </w:r>
            <w:r w:rsidR="001253BD" w:rsidRPr="00F72B76">
              <w:rPr>
                <w:rFonts w:asciiTheme="minorHAnsi" w:hAnsiTheme="minorHAnsi" w:cstheme="minorHAnsi"/>
                <w:b/>
                <w:bCs/>
                <w:sz w:val="22"/>
                <w:szCs w:val="22"/>
              </w:rPr>
              <w:t>Version/ responsible for changes</w:t>
            </w:r>
          </w:p>
        </w:tc>
      </w:tr>
      <w:tr w:rsidR="00542F99" w:rsidRPr="007829A2" w14:paraId="1EC1352D" w14:textId="77777777" w:rsidTr="00F72B76">
        <w:trPr>
          <w:trHeight w:val="364"/>
        </w:trPr>
        <w:tc>
          <w:tcPr>
            <w:tcW w:w="1810" w:type="dxa"/>
          </w:tcPr>
          <w:p w14:paraId="420FDA91" w14:textId="77777777" w:rsidR="00542F99" w:rsidRPr="00FE7127" w:rsidRDefault="00542F99" w:rsidP="00D844C8">
            <w:pPr>
              <w:pStyle w:val="Default"/>
              <w:rPr>
                <w:rFonts w:asciiTheme="minorHAnsi" w:hAnsiTheme="minorHAnsi" w:cstheme="minorHAnsi"/>
                <w:sz w:val="22"/>
                <w:szCs w:val="22"/>
              </w:rPr>
            </w:pPr>
          </w:p>
        </w:tc>
        <w:tc>
          <w:tcPr>
            <w:tcW w:w="1810" w:type="dxa"/>
          </w:tcPr>
          <w:p w14:paraId="4DCCE712" w14:textId="77777777" w:rsidR="00542F99" w:rsidRPr="00FE7127" w:rsidRDefault="00542F99" w:rsidP="00D844C8">
            <w:pPr>
              <w:pStyle w:val="Default"/>
              <w:rPr>
                <w:rFonts w:asciiTheme="minorHAnsi" w:hAnsiTheme="minorHAnsi" w:cstheme="minorHAnsi"/>
                <w:sz w:val="22"/>
                <w:szCs w:val="22"/>
              </w:rPr>
            </w:pPr>
          </w:p>
        </w:tc>
        <w:tc>
          <w:tcPr>
            <w:tcW w:w="1810" w:type="dxa"/>
          </w:tcPr>
          <w:p w14:paraId="7540C9E2" w14:textId="5CE81079" w:rsidR="00542F99" w:rsidRPr="00FE7127" w:rsidRDefault="00542F99" w:rsidP="00D844C8">
            <w:pPr>
              <w:pStyle w:val="Default"/>
              <w:rPr>
                <w:rFonts w:asciiTheme="minorHAnsi" w:hAnsiTheme="minorHAnsi" w:cstheme="minorHAnsi"/>
                <w:sz w:val="22"/>
                <w:szCs w:val="22"/>
              </w:rPr>
            </w:pPr>
          </w:p>
        </w:tc>
        <w:tc>
          <w:tcPr>
            <w:tcW w:w="1936" w:type="dxa"/>
          </w:tcPr>
          <w:p w14:paraId="518DE1CE" w14:textId="77777777" w:rsidR="00542F99" w:rsidRPr="00FE7127" w:rsidRDefault="00542F99" w:rsidP="00D844C8">
            <w:pPr>
              <w:pStyle w:val="Default"/>
              <w:rPr>
                <w:rFonts w:asciiTheme="minorHAnsi" w:hAnsiTheme="minorHAnsi" w:cstheme="minorHAnsi"/>
                <w:sz w:val="22"/>
                <w:szCs w:val="22"/>
              </w:rPr>
            </w:pPr>
          </w:p>
        </w:tc>
        <w:tc>
          <w:tcPr>
            <w:tcW w:w="2481" w:type="dxa"/>
          </w:tcPr>
          <w:p w14:paraId="4B1C7BAB" w14:textId="77777777" w:rsidR="00542F99" w:rsidRPr="00FE7127" w:rsidRDefault="00542F99" w:rsidP="00D844C8">
            <w:pPr>
              <w:pStyle w:val="Default"/>
              <w:rPr>
                <w:rFonts w:asciiTheme="minorHAnsi" w:hAnsiTheme="minorHAnsi" w:cstheme="minorHAnsi"/>
                <w:sz w:val="22"/>
                <w:szCs w:val="22"/>
              </w:rPr>
            </w:pPr>
          </w:p>
        </w:tc>
      </w:tr>
    </w:tbl>
    <w:p w14:paraId="369D9B77" w14:textId="77777777" w:rsidR="0058651E" w:rsidRPr="00524356" w:rsidRDefault="0058651E" w:rsidP="000E21A1">
      <w:pPr>
        <w:pStyle w:val="ListParagraph"/>
      </w:pPr>
    </w:p>
    <w:p w14:paraId="5EFC3F13" w14:textId="77777777" w:rsidR="0058651E" w:rsidRPr="00524356" w:rsidRDefault="0058651E" w:rsidP="000E21A1"/>
    <w:p w14:paraId="20E97117" w14:textId="77777777" w:rsidR="0058651E" w:rsidRPr="00FE7127" w:rsidRDefault="0058651E" w:rsidP="000E21A1">
      <w:pPr>
        <w:pStyle w:val="ListParagraph"/>
        <w:numPr>
          <w:ilvl w:val="0"/>
          <w:numId w:val="34"/>
        </w:numPr>
        <w:rPr>
          <w:rFonts w:asciiTheme="minorHAnsi" w:hAnsiTheme="minorHAnsi"/>
          <w:b/>
          <w:bCs/>
          <w:sz w:val="28"/>
          <w:szCs w:val="28"/>
        </w:rPr>
      </w:pPr>
      <w:commentRangeStart w:id="4"/>
      <w:r w:rsidRPr="00FE7127">
        <w:rPr>
          <w:rFonts w:asciiTheme="minorHAnsi" w:hAnsiTheme="minorHAnsi"/>
          <w:b/>
          <w:bCs/>
          <w:sz w:val="28"/>
          <w:szCs w:val="28"/>
        </w:rPr>
        <w:t xml:space="preserve">Signatures </w:t>
      </w:r>
      <w:commentRangeEnd w:id="4"/>
      <w:r w:rsidRPr="00FE7127">
        <w:rPr>
          <w:sz w:val="28"/>
          <w:szCs w:val="28"/>
        </w:rPr>
        <w:commentReference w:id="4"/>
      </w:r>
    </w:p>
    <w:p w14:paraId="6715B4C8" w14:textId="77777777" w:rsidR="0058651E" w:rsidRPr="00524356" w:rsidRDefault="0058651E" w:rsidP="000E21A1"/>
    <w:p w14:paraId="0159D567" w14:textId="7260C054" w:rsidR="0058651E" w:rsidRPr="00FE7127" w:rsidRDefault="0058651E" w:rsidP="000E21A1">
      <w:pPr>
        <w:rPr>
          <w:sz w:val="22"/>
          <w:szCs w:val="22"/>
        </w:rPr>
      </w:pPr>
      <w:r w:rsidRPr="00FE7127">
        <w:rPr>
          <w:sz w:val="22"/>
          <w:szCs w:val="22"/>
        </w:rPr>
        <w:t>Trial statistician:</w:t>
      </w:r>
      <w:r w:rsidR="002B4D67">
        <w:rPr>
          <w:sz w:val="22"/>
          <w:szCs w:val="22"/>
        </w:rPr>
        <w:t xml:space="preserve"> </w:t>
      </w:r>
    </w:p>
    <w:p w14:paraId="6AB33DAE" w14:textId="77777777" w:rsidR="0058651E" w:rsidRPr="00FE7127" w:rsidRDefault="0058651E" w:rsidP="000E21A1">
      <w:pPr>
        <w:rPr>
          <w:sz w:val="22"/>
          <w:szCs w:val="22"/>
        </w:rPr>
      </w:pPr>
    </w:p>
    <w:p w14:paraId="3606B3CB"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67D83256" w14:textId="77777777" w:rsidR="0058651E" w:rsidRPr="00FE7127" w:rsidRDefault="0058651E" w:rsidP="000E21A1">
      <w:pPr>
        <w:rPr>
          <w:sz w:val="22"/>
          <w:szCs w:val="22"/>
        </w:rPr>
      </w:pPr>
    </w:p>
    <w:p w14:paraId="54B97E04" w14:textId="77777777" w:rsidR="0058651E" w:rsidRPr="00FE7127" w:rsidRDefault="0058651E" w:rsidP="000E21A1">
      <w:pPr>
        <w:rPr>
          <w:sz w:val="22"/>
          <w:szCs w:val="22"/>
        </w:rPr>
      </w:pPr>
    </w:p>
    <w:p w14:paraId="115FAB86" w14:textId="6049D1A3" w:rsidR="0058651E" w:rsidRPr="00FE7127" w:rsidRDefault="0058651E" w:rsidP="000E21A1">
      <w:pPr>
        <w:rPr>
          <w:sz w:val="22"/>
          <w:szCs w:val="22"/>
        </w:rPr>
      </w:pPr>
      <w:r w:rsidRPr="00FE7127">
        <w:rPr>
          <w:sz w:val="22"/>
          <w:szCs w:val="22"/>
        </w:rPr>
        <w:t>Chief Investigator:</w:t>
      </w:r>
      <w:r w:rsidR="006B3256">
        <w:rPr>
          <w:sz w:val="22"/>
          <w:szCs w:val="22"/>
        </w:rPr>
        <w:t xml:space="preserve"> {{name_of_cheif_investigator}}</w:t>
      </w:r>
    </w:p>
    <w:p w14:paraId="1E43F23F" w14:textId="77777777" w:rsidR="0058651E" w:rsidRPr="00FE7127" w:rsidRDefault="0058651E" w:rsidP="000E21A1">
      <w:pPr>
        <w:rPr>
          <w:sz w:val="22"/>
          <w:szCs w:val="22"/>
        </w:rPr>
      </w:pPr>
    </w:p>
    <w:p w14:paraId="2E022A33"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C1A837A" w14:textId="77777777" w:rsidR="0058651E" w:rsidRPr="00FE7127" w:rsidRDefault="0058651E" w:rsidP="000E21A1">
      <w:pPr>
        <w:rPr>
          <w:sz w:val="22"/>
          <w:szCs w:val="22"/>
        </w:rPr>
      </w:pPr>
    </w:p>
    <w:p w14:paraId="66B40714" w14:textId="5555090E" w:rsidR="0058651E" w:rsidRPr="00FE7127" w:rsidRDefault="0058651E" w:rsidP="000E21A1">
      <w:pPr>
        <w:rPr>
          <w:sz w:val="22"/>
          <w:szCs w:val="22"/>
        </w:rPr>
      </w:pPr>
      <w:r w:rsidRPr="00FE7127">
        <w:rPr>
          <w:sz w:val="22"/>
          <w:szCs w:val="22"/>
        </w:rPr>
        <w:t xml:space="preserve">Senior </w:t>
      </w:r>
      <w:r w:rsidR="0041475A" w:rsidRPr="00FE7127">
        <w:rPr>
          <w:sz w:val="22"/>
          <w:szCs w:val="22"/>
        </w:rPr>
        <w:t>Statistician:</w:t>
      </w:r>
      <w:r w:rsidR="0041475A">
        <w:rPr>
          <w:sz w:val="22"/>
          <w:szCs w:val="22"/>
        </w:rPr>
        <w:t xml:space="preserve"> {{senior_statistician}}</w:t>
      </w:r>
    </w:p>
    <w:p w14:paraId="23806648" w14:textId="77777777" w:rsidR="0058651E" w:rsidRPr="00FE7127" w:rsidRDefault="0058651E" w:rsidP="000E21A1">
      <w:pPr>
        <w:rPr>
          <w:sz w:val="22"/>
          <w:szCs w:val="22"/>
        </w:rPr>
      </w:pPr>
    </w:p>
    <w:p w14:paraId="713DD611"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0554AA9C" w14:textId="77777777" w:rsidR="0058651E" w:rsidRPr="00FE7127" w:rsidRDefault="0058651E" w:rsidP="000E21A1">
      <w:pPr>
        <w:rPr>
          <w:sz w:val="22"/>
          <w:szCs w:val="22"/>
        </w:rPr>
      </w:pPr>
    </w:p>
    <w:p w14:paraId="4F5DF92B" w14:textId="4B7EF30A" w:rsidR="0058651E" w:rsidRPr="00FE7127" w:rsidRDefault="0058651E" w:rsidP="000E21A1">
      <w:pPr>
        <w:rPr>
          <w:sz w:val="22"/>
          <w:szCs w:val="22"/>
        </w:rPr>
      </w:pPr>
      <w:r w:rsidRPr="00FE7127">
        <w:rPr>
          <w:sz w:val="22"/>
          <w:szCs w:val="22"/>
        </w:rPr>
        <w:t>Trial Steering Committee Chair:</w:t>
      </w:r>
    </w:p>
    <w:p w14:paraId="632CBC1D" w14:textId="77777777" w:rsidR="0058651E" w:rsidRPr="00FE7127" w:rsidRDefault="0058651E" w:rsidP="000E21A1">
      <w:pPr>
        <w:rPr>
          <w:sz w:val="22"/>
          <w:szCs w:val="22"/>
        </w:rPr>
      </w:pPr>
    </w:p>
    <w:p w14:paraId="669EBBB9" w14:textId="4639880A" w:rsidR="0058651E" w:rsidRPr="007829A2" w:rsidRDefault="0058651E" w:rsidP="000E21A1">
      <w:pPr>
        <w:rPr>
          <w:sz w:val="22"/>
          <w:szCs w:val="22"/>
          <w:lang w:val="en-GB"/>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r w:rsidRPr="000E21A1">
        <w:br w:type="page"/>
      </w:r>
    </w:p>
    <w:p w14:paraId="421E36B2" w14:textId="77777777" w:rsidR="0058651E" w:rsidRPr="00524356" w:rsidRDefault="0058651E" w:rsidP="000E21A1">
      <w:pPr>
        <w:pStyle w:val="ListParagraph"/>
      </w:pPr>
    </w:p>
    <w:p w14:paraId="1C251A77" w14:textId="49CBCD92"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 Purpose and Scope of Statistical Analysis Strategy</w:t>
      </w:r>
    </w:p>
    <w:p w14:paraId="56750BDD" w14:textId="24892111" w:rsidR="0058651E" w:rsidRPr="000E21A1" w:rsidRDefault="0058651E" w:rsidP="000E21A1">
      <w:r w:rsidRPr="000E21A1">
        <w:t xml:space="preserve">This document details the presentation and analysis strategy for the primary papers reporting results from the </w:t>
      </w:r>
      <w:r w:rsidR="0049428C">
        <w:t>{{trial_acronym}}</w:t>
      </w:r>
      <w:r w:rsidRPr="000E21A1">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analysing and reporting the trial. Reference was made to the trial protocol (version </w:t>
      </w:r>
      <w:r w:rsidR="0049428C">
        <w:t>{{protocol_version}}</w:t>
      </w:r>
      <w:r w:rsidRPr="000E21A1">
        <w:t xml:space="preserve">), ICH guidelines on Statistical Principles (E9) </w:t>
      </w:r>
      <w:r w:rsidRPr="000E21A1">
        <w:fldChar w:fldCharType="begin"/>
      </w:r>
      <w:r w:rsidRPr="000E21A1">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0E21A1">
        <w:fldChar w:fldCharType="separate"/>
      </w:r>
      <w:r w:rsidRPr="000E21A1">
        <w:t>(1)</w:t>
      </w:r>
      <w:r w:rsidRPr="000E21A1">
        <w:fldChar w:fldCharType="end"/>
      </w:r>
      <w:r w:rsidRPr="000E21A1">
        <w:t xml:space="preserve"> and ICH E9 Addendum R1 (2) and CONSORT (</w:t>
      </w:r>
      <w:r w:rsidRPr="000E21A1">
        <w:fldChar w:fldCharType="begin"/>
      </w:r>
      <w:r w:rsidRPr="000E21A1">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0E21A1">
        <w:fldChar w:fldCharType="separate"/>
      </w:r>
      <w:r w:rsidRPr="000E21A1">
        <w:t>3)</w:t>
      </w:r>
      <w:r w:rsidRPr="000E21A1">
        <w:fldChar w:fldCharType="end"/>
      </w:r>
      <w:r w:rsidRPr="000E21A1">
        <w:t xml:space="preserve"> guidelines. </w:t>
      </w:r>
    </w:p>
    <w:p w14:paraId="635505CF" w14:textId="77777777" w:rsidR="0058651E" w:rsidRPr="000E21A1" w:rsidRDefault="0058651E" w:rsidP="000E21A1">
      <w:pPr>
        <w:pStyle w:val="ListParagraph"/>
      </w:pPr>
    </w:p>
    <w:p w14:paraId="4FCCBEF3" w14:textId="7D017661" w:rsidR="0058651E" w:rsidRPr="00FE7127" w:rsidRDefault="0058651E" w:rsidP="000E21A1">
      <w:pPr>
        <w:pStyle w:val="NoSpacing"/>
        <w:rPr>
          <w:rFonts w:asciiTheme="minorHAnsi" w:hAnsiTheme="minorHAnsi"/>
          <w:sz w:val="24"/>
          <w:szCs w:val="24"/>
          <w:lang w:val="en-US"/>
        </w:rPr>
      </w:pPr>
      <w:r w:rsidRPr="00FE7127">
        <w:rPr>
          <w:rFonts w:asciiTheme="minorHAnsi" w:hAnsiTheme="minorHAnsi"/>
          <w:sz w:val="24"/>
          <w:szCs w:val="24"/>
          <w:lang w:val="en-US"/>
        </w:rPr>
        <w:t xml:space="preserve">This trial is being </w:t>
      </w:r>
      <w:r w:rsidR="002E14A8">
        <w:rPr>
          <w:rFonts w:asciiTheme="minorHAnsi" w:hAnsiTheme="minorHAnsi"/>
          <w:sz w:val="24"/>
          <w:szCs w:val="24"/>
          <w:lang w:val="en-US"/>
        </w:rPr>
        <w:t>supported by the</w:t>
      </w:r>
      <w:r w:rsidRPr="00FE7127">
        <w:rPr>
          <w:rFonts w:asciiTheme="minorHAnsi" w:hAnsiTheme="minorHAnsi"/>
          <w:sz w:val="24"/>
          <w:szCs w:val="24"/>
          <w:lang w:val="en-US"/>
        </w:rPr>
        <w:t xml:space="preserve"> KCTU and this Statistical Analysis Plan (SAP) has been developed following </w:t>
      </w:r>
      <w:r w:rsidRPr="003502FA">
        <w:rPr>
          <w:rFonts w:asciiTheme="minorHAnsi" w:hAnsiTheme="minorHAnsi"/>
          <w:sz w:val="24"/>
          <w:szCs w:val="24"/>
          <w:highlight w:val="cyan"/>
          <w:lang w:val="en-US"/>
        </w:rPr>
        <w:t xml:space="preserve">KCTU Statistics Standard Operating Procedure ST-02. </w:t>
      </w:r>
    </w:p>
    <w:p w14:paraId="3F3975C2" w14:textId="3BC650BC" w:rsidR="001A29C3" w:rsidRPr="00FE7127" w:rsidRDefault="001A29C3" w:rsidP="000E21A1">
      <w:pPr>
        <w:pStyle w:val="ListParagraph"/>
        <w:numPr>
          <w:ilvl w:val="0"/>
          <w:numId w:val="34"/>
        </w:numPr>
        <w:rPr>
          <w:rFonts w:asciiTheme="minorHAnsi" w:hAnsiTheme="minorHAnsi"/>
          <w:b/>
          <w:bCs/>
          <w:sz w:val="28"/>
          <w:szCs w:val="28"/>
        </w:rPr>
      </w:pPr>
      <w:r w:rsidRPr="000E21A1">
        <w:br w:type="page"/>
      </w:r>
      <w:r w:rsidR="0058651E" w:rsidRPr="00FE7127">
        <w:rPr>
          <w:rFonts w:asciiTheme="minorHAnsi" w:hAnsiTheme="minorHAnsi"/>
          <w:b/>
          <w:bCs/>
          <w:sz w:val="28"/>
          <w:szCs w:val="28"/>
        </w:rPr>
        <w:lastRenderedPageBreak/>
        <w:t>Contents</w:t>
      </w:r>
    </w:p>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p w14:paraId="6FEC9F7E" w14:textId="7E922E25" w:rsidR="00376F69" w:rsidRDefault="00376F69">
          <w:pPr>
            <w:pStyle w:val="TOCHeading"/>
          </w:pPr>
        </w:p>
        <w:p w14:paraId="311D22AD" w14:textId="5F2D7025" w:rsidR="000F6672"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185323525" w:history="1">
            <w:r w:rsidR="000F6672" w:rsidRPr="000632D9">
              <w:rPr>
                <w:rStyle w:val="Hyperlink"/>
              </w:rPr>
              <w:t>1.</w:t>
            </w:r>
            <w:r w:rsidR="000F6672">
              <w:rPr>
                <w:rFonts w:eastAsiaTheme="minorEastAsia" w:cstheme="minorBidi"/>
                <w:b w:val="0"/>
                <w:kern w:val="2"/>
                <w:lang w:eastAsia="en-GB"/>
                <w14:ligatures w14:val="standardContextual"/>
              </w:rPr>
              <w:tab/>
            </w:r>
            <w:r w:rsidR="000F6672" w:rsidRPr="000632D9">
              <w:rPr>
                <w:rStyle w:val="Hyperlink"/>
              </w:rPr>
              <w:t>Description of the trial</w:t>
            </w:r>
            <w:r w:rsidR="000F6672">
              <w:rPr>
                <w:webHidden/>
              </w:rPr>
              <w:tab/>
            </w:r>
            <w:r w:rsidR="000F6672">
              <w:rPr>
                <w:webHidden/>
              </w:rPr>
              <w:fldChar w:fldCharType="begin"/>
            </w:r>
            <w:r w:rsidR="000F6672">
              <w:rPr>
                <w:webHidden/>
              </w:rPr>
              <w:instrText xml:space="preserve"> PAGEREF _Toc185323525 \h </w:instrText>
            </w:r>
            <w:r w:rsidR="000F6672">
              <w:rPr>
                <w:webHidden/>
              </w:rPr>
            </w:r>
            <w:r w:rsidR="000F6672">
              <w:rPr>
                <w:webHidden/>
              </w:rPr>
              <w:fldChar w:fldCharType="separate"/>
            </w:r>
            <w:r w:rsidR="000F6672">
              <w:rPr>
                <w:webHidden/>
              </w:rPr>
              <w:t>7</w:t>
            </w:r>
            <w:r w:rsidR="000F6672">
              <w:rPr>
                <w:webHidden/>
              </w:rPr>
              <w:fldChar w:fldCharType="end"/>
            </w:r>
          </w:hyperlink>
        </w:p>
        <w:p w14:paraId="45C814B3" w14:textId="4FAAF62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6" w:history="1">
            <w:r w:rsidRPr="000632D9">
              <w:rPr>
                <w:rStyle w:val="Hyperlink"/>
                <w:noProof/>
              </w:rPr>
              <w:t>1.1.</w:t>
            </w:r>
            <w:r>
              <w:rPr>
                <w:rFonts w:eastAsiaTheme="minorEastAsia" w:cstheme="minorBidi"/>
                <w:noProof/>
                <w:kern w:val="2"/>
                <w:lang w:val="en-GB" w:eastAsia="en-GB"/>
                <w14:ligatures w14:val="standardContextual"/>
              </w:rPr>
              <w:tab/>
            </w:r>
            <w:r w:rsidRPr="000632D9">
              <w:rPr>
                <w:rStyle w:val="Hyperlink"/>
                <w:noProof/>
              </w:rPr>
              <w:t>Research Team</w:t>
            </w:r>
            <w:r>
              <w:rPr>
                <w:noProof/>
                <w:webHidden/>
              </w:rPr>
              <w:tab/>
            </w:r>
            <w:r>
              <w:rPr>
                <w:noProof/>
                <w:webHidden/>
              </w:rPr>
              <w:fldChar w:fldCharType="begin"/>
            </w:r>
            <w:r>
              <w:rPr>
                <w:noProof/>
                <w:webHidden/>
              </w:rPr>
              <w:instrText xml:space="preserve"> PAGEREF _Toc185323526 \h </w:instrText>
            </w:r>
            <w:r>
              <w:rPr>
                <w:noProof/>
                <w:webHidden/>
              </w:rPr>
            </w:r>
            <w:r>
              <w:rPr>
                <w:noProof/>
                <w:webHidden/>
              </w:rPr>
              <w:fldChar w:fldCharType="separate"/>
            </w:r>
            <w:r>
              <w:rPr>
                <w:noProof/>
                <w:webHidden/>
              </w:rPr>
              <w:t>7</w:t>
            </w:r>
            <w:r>
              <w:rPr>
                <w:noProof/>
                <w:webHidden/>
              </w:rPr>
              <w:fldChar w:fldCharType="end"/>
            </w:r>
          </w:hyperlink>
        </w:p>
        <w:p w14:paraId="27CEE64E" w14:textId="03991CD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7" w:history="1">
            <w:r w:rsidRPr="000632D9">
              <w:rPr>
                <w:rStyle w:val="Hyperlink"/>
                <w:noProof/>
              </w:rPr>
              <w:t>1.2.</w:t>
            </w:r>
            <w:r>
              <w:rPr>
                <w:rFonts w:eastAsiaTheme="minorEastAsia" w:cstheme="minorBidi"/>
                <w:noProof/>
                <w:kern w:val="2"/>
                <w:lang w:val="en-GB" w:eastAsia="en-GB"/>
                <w14:ligatures w14:val="standardContextual"/>
              </w:rPr>
              <w:tab/>
            </w:r>
            <w:r w:rsidRPr="000632D9">
              <w:rPr>
                <w:rStyle w:val="Hyperlink"/>
                <w:noProof/>
              </w:rPr>
              <w:t>Principal research objectives to be addressed</w:t>
            </w:r>
            <w:r>
              <w:rPr>
                <w:noProof/>
                <w:webHidden/>
              </w:rPr>
              <w:tab/>
            </w:r>
            <w:r>
              <w:rPr>
                <w:noProof/>
                <w:webHidden/>
              </w:rPr>
              <w:fldChar w:fldCharType="begin"/>
            </w:r>
            <w:r>
              <w:rPr>
                <w:noProof/>
                <w:webHidden/>
              </w:rPr>
              <w:instrText xml:space="preserve"> PAGEREF _Toc185323527 \h </w:instrText>
            </w:r>
            <w:r>
              <w:rPr>
                <w:noProof/>
                <w:webHidden/>
              </w:rPr>
            </w:r>
            <w:r>
              <w:rPr>
                <w:noProof/>
                <w:webHidden/>
              </w:rPr>
              <w:fldChar w:fldCharType="separate"/>
            </w:r>
            <w:r>
              <w:rPr>
                <w:noProof/>
                <w:webHidden/>
              </w:rPr>
              <w:t>7</w:t>
            </w:r>
            <w:r>
              <w:rPr>
                <w:noProof/>
                <w:webHidden/>
              </w:rPr>
              <w:fldChar w:fldCharType="end"/>
            </w:r>
          </w:hyperlink>
        </w:p>
        <w:p w14:paraId="4765F88E" w14:textId="63981AA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8" w:history="1">
            <w:r w:rsidRPr="000632D9">
              <w:rPr>
                <w:rStyle w:val="Hyperlink"/>
                <w:noProof/>
              </w:rPr>
              <w:t>1.3.</w:t>
            </w:r>
            <w:r>
              <w:rPr>
                <w:rFonts w:eastAsiaTheme="minorEastAsia" w:cstheme="minorBidi"/>
                <w:noProof/>
                <w:kern w:val="2"/>
                <w:lang w:val="en-GB" w:eastAsia="en-GB"/>
                <w14:ligatures w14:val="standardContextual"/>
              </w:rPr>
              <w:tab/>
            </w:r>
            <w:r w:rsidRPr="000632D9">
              <w:rPr>
                <w:rStyle w:val="Hyperlink"/>
                <w:noProof/>
              </w:rPr>
              <w:t>Trial design including blinding</w:t>
            </w:r>
            <w:r>
              <w:rPr>
                <w:noProof/>
                <w:webHidden/>
              </w:rPr>
              <w:tab/>
            </w:r>
            <w:r>
              <w:rPr>
                <w:noProof/>
                <w:webHidden/>
              </w:rPr>
              <w:fldChar w:fldCharType="begin"/>
            </w:r>
            <w:r>
              <w:rPr>
                <w:noProof/>
                <w:webHidden/>
              </w:rPr>
              <w:instrText xml:space="preserve"> PAGEREF _Toc185323528 \h </w:instrText>
            </w:r>
            <w:r>
              <w:rPr>
                <w:noProof/>
                <w:webHidden/>
              </w:rPr>
            </w:r>
            <w:r>
              <w:rPr>
                <w:noProof/>
                <w:webHidden/>
              </w:rPr>
              <w:fldChar w:fldCharType="separate"/>
            </w:r>
            <w:r>
              <w:rPr>
                <w:noProof/>
                <w:webHidden/>
              </w:rPr>
              <w:t>7</w:t>
            </w:r>
            <w:r>
              <w:rPr>
                <w:noProof/>
                <w:webHidden/>
              </w:rPr>
              <w:fldChar w:fldCharType="end"/>
            </w:r>
          </w:hyperlink>
        </w:p>
        <w:p w14:paraId="2DFD3E99" w14:textId="7425AE5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9" w:history="1">
            <w:r w:rsidRPr="000632D9">
              <w:rPr>
                <w:rStyle w:val="Hyperlink"/>
                <w:noProof/>
              </w:rPr>
              <w:t>1.4.</w:t>
            </w:r>
            <w:r>
              <w:rPr>
                <w:rFonts w:eastAsiaTheme="minorEastAsia" w:cstheme="minorBidi"/>
                <w:noProof/>
                <w:kern w:val="2"/>
                <w:lang w:val="en-GB" w:eastAsia="en-GB"/>
                <w14:ligatures w14:val="standardContextual"/>
              </w:rPr>
              <w:tab/>
            </w:r>
            <w:r w:rsidRPr="000632D9">
              <w:rPr>
                <w:rStyle w:val="Hyperlink"/>
                <w:noProof/>
              </w:rPr>
              <w:t>Figure 1. Trial design flow diagram</w:t>
            </w:r>
            <w:r>
              <w:rPr>
                <w:noProof/>
                <w:webHidden/>
              </w:rPr>
              <w:tab/>
            </w:r>
            <w:r>
              <w:rPr>
                <w:noProof/>
                <w:webHidden/>
              </w:rPr>
              <w:fldChar w:fldCharType="begin"/>
            </w:r>
            <w:r>
              <w:rPr>
                <w:noProof/>
                <w:webHidden/>
              </w:rPr>
              <w:instrText xml:space="preserve"> PAGEREF _Toc185323529 \h </w:instrText>
            </w:r>
            <w:r>
              <w:rPr>
                <w:noProof/>
                <w:webHidden/>
              </w:rPr>
            </w:r>
            <w:r>
              <w:rPr>
                <w:noProof/>
                <w:webHidden/>
              </w:rPr>
              <w:fldChar w:fldCharType="separate"/>
            </w:r>
            <w:r>
              <w:rPr>
                <w:noProof/>
                <w:webHidden/>
              </w:rPr>
              <w:t>8</w:t>
            </w:r>
            <w:r>
              <w:rPr>
                <w:noProof/>
                <w:webHidden/>
              </w:rPr>
              <w:fldChar w:fldCharType="end"/>
            </w:r>
          </w:hyperlink>
        </w:p>
        <w:p w14:paraId="67573358" w14:textId="0AB3133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0" w:history="1">
            <w:r w:rsidRPr="000632D9">
              <w:rPr>
                <w:rStyle w:val="Hyperlink"/>
                <w:noProof/>
              </w:rPr>
              <w:t>1.5.</w:t>
            </w:r>
            <w:r>
              <w:rPr>
                <w:rFonts w:eastAsiaTheme="minorEastAsia" w:cstheme="minorBidi"/>
                <w:noProof/>
                <w:kern w:val="2"/>
                <w:lang w:val="en-GB" w:eastAsia="en-GB"/>
                <w14:ligatures w14:val="standardContextual"/>
              </w:rPr>
              <w:tab/>
            </w:r>
            <w:r w:rsidRPr="000632D9">
              <w:rPr>
                <w:rStyle w:val="Hyperlink"/>
                <w:noProof/>
              </w:rPr>
              <w:t>Method of allocation of groups</w:t>
            </w:r>
            <w:r>
              <w:rPr>
                <w:noProof/>
                <w:webHidden/>
              </w:rPr>
              <w:tab/>
            </w:r>
            <w:r>
              <w:rPr>
                <w:noProof/>
                <w:webHidden/>
              </w:rPr>
              <w:fldChar w:fldCharType="begin"/>
            </w:r>
            <w:r>
              <w:rPr>
                <w:noProof/>
                <w:webHidden/>
              </w:rPr>
              <w:instrText xml:space="preserve"> PAGEREF _Toc185323530 \h </w:instrText>
            </w:r>
            <w:r>
              <w:rPr>
                <w:noProof/>
                <w:webHidden/>
              </w:rPr>
            </w:r>
            <w:r>
              <w:rPr>
                <w:noProof/>
                <w:webHidden/>
              </w:rPr>
              <w:fldChar w:fldCharType="separate"/>
            </w:r>
            <w:r>
              <w:rPr>
                <w:noProof/>
                <w:webHidden/>
              </w:rPr>
              <w:t>9</w:t>
            </w:r>
            <w:r>
              <w:rPr>
                <w:noProof/>
                <w:webHidden/>
              </w:rPr>
              <w:fldChar w:fldCharType="end"/>
            </w:r>
          </w:hyperlink>
        </w:p>
        <w:p w14:paraId="1759A6EA" w14:textId="1E7625F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1" w:history="1">
            <w:r w:rsidRPr="000632D9">
              <w:rPr>
                <w:rStyle w:val="Hyperlink"/>
                <w:noProof/>
              </w:rPr>
              <w:t>1.6.</w:t>
            </w:r>
            <w:r>
              <w:rPr>
                <w:rFonts w:eastAsiaTheme="minorEastAsia" w:cstheme="minorBidi"/>
                <w:noProof/>
                <w:kern w:val="2"/>
                <w:lang w:val="en-GB" w:eastAsia="en-GB"/>
                <w14:ligatures w14:val="standardContextual"/>
              </w:rPr>
              <w:tab/>
            </w:r>
            <w:r w:rsidRPr="000632D9">
              <w:rPr>
                <w:rStyle w:val="Hyperlink"/>
                <w:noProof/>
              </w:rPr>
              <w:t>Duration of the treatment period</w:t>
            </w:r>
            <w:r>
              <w:rPr>
                <w:noProof/>
                <w:webHidden/>
              </w:rPr>
              <w:tab/>
            </w:r>
            <w:r>
              <w:rPr>
                <w:noProof/>
                <w:webHidden/>
              </w:rPr>
              <w:fldChar w:fldCharType="begin"/>
            </w:r>
            <w:r>
              <w:rPr>
                <w:noProof/>
                <w:webHidden/>
              </w:rPr>
              <w:instrText xml:space="preserve"> PAGEREF _Toc185323531 \h </w:instrText>
            </w:r>
            <w:r>
              <w:rPr>
                <w:noProof/>
                <w:webHidden/>
              </w:rPr>
            </w:r>
            <w:r>
              <w:rPr>
                <w:noProof/>
                <w:webHidden/>
              </w:rPr>
              <w:fldChar w:fldCharType="separate"/>
            </w:r>
            <w:r>
              <w:rPr>
                <w:noProof/>
                <w:webHidden/>
              </w:rPr>
              <w:t>9</w:t>
            </w:r>
            <w:r>
              <w:rPr>
                <w:noProof/>
                <w:webHidden/>
              </w:rPr>
              <w:fldChar w:fldCharType="end"/>
            </w:r>
          </w:hyperlink>
        </w:p>
        <w:p w14:paraId="656520B8" w14:textId="0E57B0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2" w:history="1">
            <w:r w:rsidRPr="000632D9">
              <w:rPr>
                <w:rStyle w:val="Hyperlink"/>
                <w:noProof/>
              </w:rPr>
              <w:t>1.7.</w:t>
            </w:r>
            <w:r>
              <w:rPr>
                <w:rFonts w:eastAsiaTheme="minorEastAsia" w:cstheme="minorBidi"/>
                <w:noProof/>
                <w:kern w:val="2"/>
                <w:lang w:val="en-GB" w:eastAsia="en-GB"/>
                <w14:ligatures w14:val="standardContextual"/>
              </w:rPr>
              <w:tab/>
            </w:r>
            <w:r w:rsidRPr="000632D9">
              <w:rPr>
                <w:rStyle w:val="Hyperlink"/>
                <w:noProof/>
              </w:rPr>
              <w:t>Frequency and duration of follow-up</w:t>
            </w:r>
            <w:r>
              <w:rPr>
                <w:noProof/>
                <w:webHidden/>
              </w:rPr>
              <w:tab/>
            </w:r>
            <w:r>
              <w:rPr>
                <w:noProof/>
                <w:webHidden/>
              </w:rPr>
              <w:fldChar w:fldCharType="begin"/>
            </w:r>
            <w:r>
              <w:rPr>
                <w:noProof/>
                <w:webHidden/>
              </w:rPr>
              <w:instrText xml:space="preserve"> PAGEREF _Toc185323532 \h </w:instrText>
            </w:r>
            <w:r>
              <w:rPr>
                <w:noProof/>
                <w:webHidden/>
              </w:rPr>
            </w:r>
            <w:r>
              <w:rPr>
                <w:noProof/>
                <w:webHidden/>
              </w:rPr>
              <w:fldChar w:fldCharType="separate"/>
            </w:r>
            <w:r>
              <w:rPr>
                <w:noProof/>
                <w:webHidden/>
              </w:rPr>
              <w:t>9</w:t>
            </w:r>
            <w:r>
              <w:rPr>
                <w:noProof/>
                <w:webHidden/>
              </w:rPr>
              <w:fldChar w:fldCharType="end"/>
            </w:r>
          </w:hyperlink>
        </w:p>
        <w:p w14:paraId="73A51825" w14:textId="2AF7E0E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3" w:history="1">
            <w:r w:rsidRPr="000632D9">
              <w:rPr>
                <w:rStyle w:val="Hyperlink"/>
                <w:noProof/>
              </w:rPr>
              <w:t>1.8.</w:t>
            </w:r>
            <w:r>
              <w:rPr>
                <w:rFonts w:eastAsiaTheme="minorEastAsia" w:cstheme="minorBidi"/>
                <w:noProof/>
                <w:kern w:val="2"/>
                <w:lang w:val="en-GB" w:eastAsia="en-GB"/>
                <w14:ligatures w14:val="standardContextual"/>
              </w:rPr>
              <w:tab/>
            </w:r>
            <w:r w:rsidRPr="000632D9">
              <w:rPr>
                <w:rStyle w:val="Hyperlink"/>
                <w:noProof/>
              </w:rPr>
              <w:t>Visit windows</w:t>
            </w:r>
            <w:r>
              <w:rPr>
                <w:noProof/>
                <w:webHidden/>
              </w:rPr>
              <w:tab/>
            </w:r>
            <w:r>
              <w:rPr>
                <w:noProof/>
                <w:webHidden/>
              </w:rPr>
              <w:fldChar w:fldCharType="begin"/>
            </w:r>
            <w:r>
              <w:rPr>
                <w:noProof/>
                <w:webHidden/>
              </w:rPr>
              <w:instrText xml:space="preserve"> PAGEREF _Toc185323533 \h </w:instrText>
            </w:r>
            <w:r>
              <w:rPr>
                <w:noProof/>
                <w:webHidden/>
              </w:rPr>
            </w:r>
            <w:r>
              <w:rPr>
                <w:noProof/>
                <w:webHidden/>
              </w:rPr>
              <w:fldChar w:fldCharType="separate"/>
            </w:r>
            <w:r>
              <w:rPr>
                <w:noProof/>
                <w:webHidden/>
              </w:rPr>
              <w:t>9</w:t>
            </w:r>
            <w:r>
              <w:rPr>
                <w:noProof/>
                <w:webHidden/>
              </w:rPr>
              <w:fldChar w:fldCharType="end"/>
            </w:r>
          </w:hyperlink>
        </w:p>
        <w:p w14:paraId="1F9C3376" w14:textId="3C8768D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4" w:history="1">
            <w:r w:rsidRPr="000632D9">
              <w:rPr>
                <w:rStyle w:val="Hyperlink"/>
                <w:noProof/>
              </w:rPr>
              <w:t>1.9.</w:t>
            </w:r>
            <w:r>
              <w:rPr>
                <w:rFonts w:eastAsiaTheme="minorEastAsia" w:cstheme="minorBidi"/>
                <w:noProof/>
                <w:kern w:val="2"/>
                <w:lang w:val="en-GB" w:eastAsia="en-GB"/>
                <w14:ligatures w14:val="standardContextual"/>
              </w:rPr>
              <w:tab/>
            </w:r>
            <w:r w:rsidRPr="000632D9">
              <w:rPr>
                <w:rStyle w:val="Hyperlink"/>
                <w:noProof/>
              </w:rPr>
              <w:t>Data collection</w:t>
            </w:r>
            <w:r>
              <w:rPr>
                <w:noProof/>
                <w:webHidden/>
              </w:rPr>
              <w:tab/>
            </w:r>
            <w:r>
              <w:rPr>
                <w:noProof/>
                <w:webHidden/>
              </w:rPr>
              <w:fldChar w:fldCharType="begin"/>
            </w:r>
            <w:r>
              <w:rPr>
                <w:noProof/>
                <w:webHidden/>
              </w:rPr>
              <w:instrText xml:space="preserve"> PAGEREF _Toc185323534 \h </w:instrText>
            </w:r>
            <w:r>
              <w:rPr>
                <w:noProof/>
                <w:webHidden/>
              </w:rPr>
            </w:r>
            <w:r>
              <w:rPr>
                <w:noProof/>
                <w:webHidden/>
              </w:rPr>
              <w:fldChar w:fldCharType="separate"/>
            </w:r>
            <w:r>
              <w:rPr>
                <w:noProof/>
                <w:webHidden/>
              </w:rPr>
              <w:t>9</w:t>
            </w:r>
            <w:r>
              <w:rPr>
                <w:noProof/>
                <w:webHidden/>
              </w:rPr>
              <w:fldChar w:fldCharType="end"/>
            </w:r>
          </w:hyperlink>
        </w:p>
        <w:p w14:paraId="466EFE9F" w14:textId="4BC9B09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5" w:history="1">
            <w:r w:rsidRPr="000632D9">
              <w:rPr>
                <w:rStyle w:val="Hyperlink"/>
                <w:noProof/>
              </w:rPr>
              <w:t>1.10.</w:t>
            </w:r>
            <w:r>
              <w:rPr>
                <w:rFonts w:eastAsiaTheme="minorEastAsia" w:cstheme="minorBidi"/>
                <w:noProof/>
                <w:kern w:val="2"/>
                <w:lang w:val="en-GB" w:eastAsia="en-GB"/>
                <w14:ligatures w14:val="standardContextual"/>
              </w:rPr>
              <w:tab/>
            </w:r>
            <w:r w:rsidRPr="000632D9">
              <w:rPr>
                <w:rStyle w:val="Hyperlink"/>
                <w:noProof/>
              </w:rPr>
              <w:t>Eligibility screening</w:t>
            </w:r>
            <w:r>
              <w:rPr>
                <w:noProof/>
                <w:webHidden/>
              </w:rPr>
              <w:tab/>
            </w:r>
            <w:r>
              <w:rPr>
                <w:noProof/>
                <w:webHidden/>
              </w:rPr>
              <w:fldChar w:fldCharType="begin"/>
            </w:r>
            <w:r>
              <w:rPr>
                <w:noProof/>
                <w:webHidden/>
              </w:rPr>
              <w:instrText xml:space="preserve"> PAGEREF _Toc185323535 \h </w:instrText>
            </w:r>
            <w:r>
              <w:rPr>
                <w:noProof/>
                <w:webHidden/>
              </w:rPr>
            </w:r>
            <w:r>
              <w:rPr>
                <w:noProof/>
                <w:webHidden/>
              </w:rPr>
              <w:fldChar w:fldCharType="separate"/>
            </w:r>
            <w:r>
              <w:rPr>
                <w:noProof/>
                <w:webHidden/>
              </w:rPr>
              <w:t>9</w:t>
            </w:r>
            <w:r>
              <w:rPr>
                <w:noProof/>
                <w:webHidden/>
              </w:rPr>
              <w:fldChar w:fldCharType="end"/>
            </w:r>
          </w:hyperlink>
        </w:p>
        <w:p w14:paraId="2B2B01EA" w14:textId="7F7E5009"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6" w:history="1">
            <w:r w:rsidRPr="000632D9">
              <w:rPr>
                <w:rStyle w:val="Hyperlink"/>
                <w:noProof/>
              </w:rPr>
              <w:t>1.11.</w:t>
            </w:r>
            <w:r>
              <w:rPr>
                <w:rFonts w:eastAsiaTheme="minorEastAsia" w:cstheme="minorBidi"/>
                <w:noProof/>
                <w:kern w:val="2"/>
                <w:lang w:val="en-GB" w:eastAsia="en-GB"/>
                <w14:ligatures w14:val="standardContextual"/>
              </w:rPr>
              <w:tab/>
            </w:r>
            <w:r w:rsidRPr="000632D9">
              <w:rPr>
                <w:rStyle w:val="Hyperlink"/>
                <w:noProof/>
              </w:rPr>
              <w:t>Measures</w:t>
            </w:r>
            <w:r>
              <w:rPr>
                <w:noProof/>
                <w:webHidden/>
              </w:rPr>
              <w:tab/>
            </w:r>
            <w:r>
              <w:rPr>
                <w:noProof/>
                <w:webHidden/>
              </w:rPr>
              <w:fldChar w:fldCharType="begin"/>
            </w:r>
            <w:r>
              <w:rPr>
                <w:noProof/>
                <w:webHidden/>
              </w:rPr>
              <w:instrText xml:space="preserve"> PAGEREF _Toc185323536 \h </w:instrText>
            </w:r>
            <w:r>
              <w:rPr>
                <w:noProof/>
                <w:webHidden/>
              </w:rPr>
            </w:r>
            <w:r>
              <w:rPr>
                <w:noProof/>
                <w:webHidden/>
              </w:rPr>
              <w:fldChar w:fldCharType="separate"/>
            </w:r>
            <w:r>
              <w:rPr>
                <w:noProof/>
                <w:webHidden/>
              </w:rPr>
              <w:t>9</w:t>
            </w:r>
            <w:r>
              <w:rPr>
                <w:noProof/>
                <w:webHidden/>
              </w:rPr>
              <w:fldChar w:fldCharType="end"/>
            </w:r>
          </w:hyperlink>
        </w:p>
        <w:p w14:paraId="2BF533EB" w14:textId="6427363C"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8" w:history="1">
            <w:r w:rsidRPr="000632D9">
              <w:rPr>
                <w:rStyle w:val="Hyperlink"/>
                <w:noProof/>
              </w:rPr>
              <w:t>1.12.</w:t>
            </w:r>
            <w:r>
              <w:rPr>
                <w:rFonts w:eastAsiaTheme="minorEastAsia" w:cstheme="minorBidi"/>
                <w:noProof/>
                <w:kern w:val="2"/>
                <w:lang w:val="en-GB" w:eastAsia="en-GB"/>
                <w14:ligatures w14:val="standardContextual"/>
              </w:rPr>
              <w:tab/>
            </w:r>
            <w:r w:rsidRPr="000632D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_Toc185323538 \h </w:instrText>
            </w:r>
            <w:r>
              <w:rPr>
                <w:noProof/>
                <w:webHidden/>
              </w:rPr>
            </w:r>
            <w:r>
              <w:rPr>
                <w:noProof/>
                <w:webHidden/>
              </w:rPr>
              <w:fldChar w:fldCharType="separate"/>
            </w:r>
            <w:r>
              <w:rPr>
                <w:noProof/>
                <w:webHidden/>
              </w:rPr>
              <w:t>10</w:t>
            </w:r>
            <w:r>
              <w:rPr>
                <w:noProof/>
                <w:webHidden/>
              </w:rPr>
              <w:fldChar w:fldCharType="end"/>
            </w:r>
          </w:hyperlink>
        </w:p>
        <w:p w14:paraId="78D583E7" w14:textId="25B2B2E3"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9" w:history="1">
            <w:r w:rsidRPr="000632D9">
              <w:rPr>
                <w:rStyle w:val="Hyperlink"/>
                <w:noProof/>
              </w:rPr>
              <w:t>1.13.</w:t>
            </w:r>
            <w:r>
              <w:rPr>
                <w:rFonts w:eastAsiaTheme="minorEastAsia" w:cstheme="minorBidi"/>
                <w:noProof/>
                <w:kern w:val="2"/>
                <w:lang w:val="en-GB" w:eastAsia="en-GB"/>
                <w14:ligatures w14:val="standardContextual"/>
              </w:rPr>
              <w:tab/>
            </w:r>
            <w:r w:rsidRPr="000632D9">
              <w:rPr>
                <w:rStyle w:val="Hyperlink"/>
                <w:noProof/>
              </w:rPr>
              <w:t>Brief description and timing of proposed analyses</w:t>
            </w:r>
            <w:r>
              <w:rPr>
                <w:noProof/>
                <w:webHidden/>
              </w:rPr>
              <w:tab/>
            </w:r>
            <w:r>
              <w:rPr>
                <w:noProof/>
                <w:webHidden/>
              </w:rPr>
              <w:fldChar w:fldCharType="begin"/>
            </w:r>
            <w:r>
              <w:rPr>
                <w:noProof/>
                <w:webHidden/>
              </w:rPr>
              <w:instrText xml:space="preserve"> PAGEREF _Toc185323539 \h </w:instrText>
            </w:r>
            <w:r>
              <w:rPr>
                <w:noProof/>
                <w:webHidden/>
              </w:rPr>
            </w:r>
            <w:r>
              <w:rPr>
                <w:noProof/>
                <w:webHidden/>
              </w:rPr>
              <w:fldChar w:fldCharType="separate"/>
            </w:r>
            <w:r>
              <w:rPr>
                <w:noProof/>
                <w:webHidden/>
              </w:rPr>
              <w:t>10</w:t>
            </w:r>
            <w:r>
              <w:rPr>
                <w:noProof/>
                <w:webHidden/>
              </w:rPr>
              <w:fldChar w:fldCharType="end"/>
            </w:r>
          </w:hyperlink>
        </w:p>
        <w:p w14:paraId="32322456" w14:textId="379F4539" w:rsidR="000F6672" w:rsidRDefault="000F6672">
          <w:pPr>
            <w:pStyle w:val="TOC1"/>
            <w:tabs>
              <w:tab w:val="left" w:pos="480"/>
            </w:tabs>
            <w:rPr>
              <w:rFonts w:eastAsiaTheme="minorEastAsia" w:cstheme="minorBidi"/>
              <w:b w:val="0"/>
              <w:kern w:val="2"/>
              <w:lang w:eastAsia="en-GB"/>
              <w14:ligatures w14:val="standardContextual"/>
            </w:rPr>
          </w:pPr>
          <w:hyperlink w:anchor="_Toc185323542" w:history="1">
            <w:r w:rsidRPr="000632D9">
              <w:rPr>
                <w:rStyle w:val="Hyperlink"/>
              </w:rPr>
              <w:t>2.</w:t>
            </w:r>
            <w:r>
              <w:rPr>
                <w:rFonts w:eastAsiaTheme="minorEastAsia" w:cstheme="minorBidi"/>
                <w:b w:val="0"/>
                <w:kern w:val="2"/>
                <w:lang w:eastAsia="en-GB"/>
                <w14:ligatures w14:val="standardContextual"/>
              </w:rPr>
              <w:tab/>
            </w:r>
            <w:r w:rsidRPr="000632D9">
              <w:rPr>
                <w:rStyle w:val="Hyperlink"/>
              </w:rPr>
              <w:t>Data analysis plan – Data description</w:t>
            </w:r>
            <w:r>
              <w:rPr>
                <w:webHidden/>
              </w:rPr>
              <w:tab/>
            </w:r>
            <w:r>
              <w:rPr>
                <w:webHidden/>
              </w:rPr>
              <w:fldChar w:fldCharType="begin"/>
            </w:r>
            <w:r>
              <w:rPr>
                <w:webHidden/>
              </w:rPr>
              <w:instrText xml:space="preserve"> PAGEREF _Toc185323542 \h </w:instrText>
            </w:r>
            <w:r>
              <w:rPr>
                <w:webHidden/>
              </w:rPr>
            </w:r>
            <w:r>
              <w:rPr>
                <w:webHidden/>
              </w:rPr>
              <w:fldChar w:fldCharType="separate"/>
            </w:r>
            <w:r>
              <w:rPr>
                <w:webHidden/>
              </w:rPr>
              <w:t>11</w:t>
            </w:r>
            <w:r>
              <w:rPr>
                <w:webHidden/>
              </w:rPr>
              <w:fldChar w:fldCharType="end"/>
            </w:r>
          </w:hyperlink>
        </w:p>
        <w:p w14:paraId="48A8D4FA" w14:textId="5121707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3" w:history="1">
            <w:r w:rsidRPr="000632D9">
              <w:rPr>
                <w:rStyle w:val="Hyperlink"/>
                <w:noProof/>
              </w:rPr>
              <w:t>2.1.</w:t>
            </w:r>
            <w:r>
              <w:rPr>
                <w:rFonts w:eastAsiaTheme="minorEastAsia" w:cstheme="minorBidi"/>
                <w:noProof/>
                <w:kern w:val="2"/>
                <w:lang w:val="en-GB" w:eastAsia="en-GB"/>
                <w14:ligatures w14:val="standardContextual"/>
              </w:rPr>
              <w:tab/>
            </w:r>
            <w:r w:rsidRPr="000632D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_Toc185323543 \h </w:instrText>
            </w:r>
            <w:r>
              <w:rPr>
                <w:noProof/>
                <w:webHidden/>
              </w:rPr>
            </w:r>
            <w:r>
              <w:rPr>
                <w:noProof/>
                <w:webHidden/>
              </w:rPr>
              <w:fldChar w:fldCharType="separate"/>
            </w:r>
            <w:r>
              <w:rPr>
                <w:noProof/>
                <w:webHidden/>
              </w:rPr>
              <w:t>11</w:t>
            </w:r>
            <w:r>
              <w:rPr>
                <w:noProof/>
                <w:webHidden/>
              </w:rPr>
              <w:fldChar w:fldCharType="end"/>
            </w:r>
          </w:hyperlink>
        </w:p>
        <w:p w14:paraId="0FFF5D94" w14:textId="4C2795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4" w:history="1">
            <w:r w:rsidRPr="000632D9">
              <w:rPr>
                <w:rStyle w:val="Hyperlink"/>
                <w:noProof/>
              </w:rPr>
              <w:t>2.2.</w:t>
            </w:r>
            <w:r>
              <w:rPr>
                <w:rFonts w:eastAsiaTheme="minorEastAsia" w:cstheme="minorBidi"/>
                <w:noProof/>
                <w:kern w:val="2"/>
                <w:lang w:val="en-GB" w:eastAsia="en-GB"/>
                <w14:ligatures w14:val="standardContextual"/>
              </w:rPr>
              <w:tab/>
            </w:r>
            <w:r w:rsidRPr="000632D9">
              <w:rPr>
                <w:rStyle w:val="Hyperlink"/>
                <w:noProof/>
              </w:rPr>
              <w:t>Baseline comparability of randomised groups</w:t>
            </w:r>
            <w:r>
              <w:rPr>
                <w:noProof/>
                <w:webHidden/>
              </w:rPr>
              <w:tab/>
            </w:r>
            <w:r>
              <w:rPr>
                <w:noProof/>
                <w:webHidden/>
              </w:rPr>
              <w:fldChar w:fldCharType="begin"/>
            </w:r>
            <w:r>
              <w:rPr>
                <w:noProof/>
                <w:webHidden/>
              </w:rPr>
              <w:instrText xml:space="preserve"> PAGEREF _Toc185323544 \h </w:instrText>
            </w:r>
            <w:r>
              <w:rPr>
                <w:noProof/>
                <w:webHidden/>
              </w:rPr>
            </w:r>
            <w:r>
              <w:rPr>
                <w:noProof/>
                <w:webHidden/>
              </w:rPr>
              <w:fldChar w:fldCharType="separate"/>
            </w:r>
            <w:r>
              <w:rPr>
                <w:noProof/>
                <w:webHidden/>
              </w:rPr>
              <w:t>13</w:t>
            </w:r>
            <w:r>
              <w:rPr>
                <w:noProof/>
                <w:webHidden/>
              </w:rPr>
              <w:fldChar w:fldCharType="end"/>
            </w:r>
          </w:hyperlink>
        </w:p>
        <w:p w14:paraId="52B5B9AD" w14:textId="5E840B4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6" w:history="1">
            <w:r w:rsidRPr="000632D9">
              <w:rPr>
                <w:rStyle w:val="Hyperlink"/>
                <w:noProof/>
              </w:rPr>
              <w:t>2.3.</w:t>
            </w:r>
            <w:r>
              <w:rPr>
                <w:rFonts w:eastAsiaTheme="minorEastAsia" w:cstheme="minorBidi"/>
                <w:noProof/>
                <w:kern w:val="2"/>
                <w:lang w:val="en-GB" w:eastAsia="en-GB"/>
                <w14:ligatures w14:val="standardContextual"/>
              </w:rPr>
              <w:tab/>
            </w:r>
            <w:r w:rsidRPr="000632D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_Toc185323546 \h </w:instrText>
            </w:r>
            <w:r>
              <w:rPr>
                <w:noProof/>
                <w:webHidden/>
              </w:rPr>
            </w:r>
            <w:r>
              <w:rPr>
                <w:noProof/>
                <w:webHidden/>
              </w:rPr>
              <w:fldChar w:fldCharType="separate"/>
            </w:r>
            <w:r>
              <w:rPr>
                <w:noProof/>
                <w:webHidden/>
              </w:rPr>
              <w:t>13</w:t>
            </w:r>
            <w:r>
              <w:rPr>
                <w:noProof/>
                <w:webHidden/>
              </w:rPr>
              <w:fldChar w:fldCharType="end"/>
            </w:r>
          </w:hyperlink>
        </w:p>
        <w:p w14:paraId="20A1038E" w14:textId="3F7937B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7" w:history="1">
            <w:r w:rsidRPr="000632D9">
              <w:rPr>
                <w:rStyle w:val="Hyperlink"/>
                <w:noProof/>
              </w:rPr>
              <w:t>2.4.</w:t>
            </w:r>
            <w:r>
              <w:rPr>
                <w:rFonts w:eastAsiaTheme="minorEastAsia" w:cstheme="minorBidi"/>
                <w:noProof/>
                <w:kern w:val="2"/>
                <w:lang w:val="en-GB" w:eastAsia="en-GB"/>
                <w14:ligatures w14:val="standardContextual"/>
              </w:rPr>
              <w:tab/>
            </w:r>
            <w:r w:rsidRPr="000632D9">
              <w:rPr>
                <w:rStyle w:val="Hyperlink"/>
                <w:noProof/>
              </w:rPr>
              <w:t>Loss to follow-up and other missing data</w:t>
            </w:r>
            <w:r>
              <w:rPr>
                <w:noProof/>
                <w:webHidden/>
              </w:rPr>
              <w:tab/>
            </w:r>
            <w:r>
              <w:rPr>
                <w:noProof/>
                <w:webHidden/>
              </w:rPr>
              <w:fldChar w:fldCharType="begin"/>
            </w:r>
            <w:r>
              <w:rPr>
                <w:noProof/>
                <w:webHidden/>
              </w:rPr>
              <w:instrText xml:space="preserve"> PAGEREF _Toc185323547 \h </w:instrText>
            </w:r>
            <w:r>
              <w:rPr>
                <w:noProof/>
                <w:webHidden/>
              </w:rPr>
            </w:r>
            <w:r>
              <w:rPr>
                <w:noProof/>
                <w:webHidden/>
              </w:rPr>
              <w:fldChar w:fldCharType="separate"/>
            </w:r>
            <w:r>
              <w:rPr>
                <w:noProof/>
                <w:webHidden/>
              </w:rPr>
              <w:t>13</w:t>
            </w:r>
            <w:r>
              <w:rPr>
                <w:noProof/>
                <w:webHidden/>
              </w:rPr>
              <w:fldChar w:fldCharType="end"/>
            </w:r>
          </w:hyperlink>
        </w:p>
        <w:p w14:paraId="5C123307" w14:textId="27C0065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8" w:history="1">
            <w:r w:rsidRPr="000632D9">
              <w:rPr>
                <w:rStyle w:val="Hyperlink"/>
                <w:noProof/>
              </w:rPr>
              <w:t>2.5.</w:t>
            </w:r>
            <w:r>
              <w:rPr>
                <w:rFonts w:eastAsiaTheme="minorEastAsia" w:cstheme="minorBidi"/>
                <w:noProof/>
                <w:kern w:val="2"/>
                <w:lang w:val="en-GB" w:eastAsia="en-GB"/>
                <w14:ligatures w14:val="standardContextual"/>
              </w:rPr>
              <w:tab/>
            </w:r>
            <w:r w:rsidRPr="000632D9">
              <w:rPr>
                <w:rStyle w:val="Hyperlink"/>
                <w:noProof/>
              </w:rPr>
              <w:t>Harms</w:t>
            </w:r>
            <w:r>
              <w:rPr>
                <w:noProof/>
                <w:webHidden/>
              </w:rPr>
              <w:tab/>
            </w:r>
            <w:r>
              <w:rPr>
                <w:noProof/>
                <w:webHidden/>
              </w:rPr>
              <w:fldChar w:fldCharType="begin"/>
            </w:r>
            <w:r>
              <w:rPr>
                <w:noProof/>
                <w:webHidden/>
              </w:rPr>
              <w:instrText xml:space="preserve"> PAGEREF _Toc185323548 \h </w:instrText>
            </w:r>
            <w:r>
              <w:rPr>
                <w:noProof/>
                <w:webHidden/>
              </w:rPr>
            </w:r>
            <w:r>
              <w:rPr>
                <w:noProof/>
                <w:webHidden/>
              </w:rPr>
              <w:fldChar w:fldCharType="separate"/>
            </w:r>
            <w:r>
              <w:rPr>
                <w:noProof/>
                <w:webHidden/>
              </w:rPr>
              <w:t>13</w:t>
            </w:r>
            <w:r>
              <w:rPr>
                <w:noProof/>
                <w:webHidden/>
              </w:rPr>
              <w:fldChar w:fldCharType="end"/>
            </w:r>
          </w:hyperlink>
        </w:p>
        <w:p w14:paraId="413C8895" w14:textId="0037E37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2" w:history="1">
            <w:r w:rsidRPr="000632D9">
              <w:rPr>
                <w:rStyle w:val="Hyperlink"/>
                <w:noProof/>
              </w:rPr>
              <w:t>2.6.</w:t>
            </w:r>
            <w:r>
              <w:rPr>
                <w:rFonts w:eastAsiaTheme="minorEastAsia" w:cstheme="minorBidi"/>
                <w:noProof/>
                <w:kern w:val="2"/>
                <w:lang w:val="en-GB" w:eastAsia="en-GB"/>
                <w14:ligatures w14:val="standardContextual"/>
              </w:rPr>
              <w:tab/>
            </w:r>
            <w:r w:rsidRPr="000632D9">
              <w:rPr>
                <w:rStyle w:val="Hyperlink"/>
                <w:noProof/>
              </w:rPr>
              <w:t>Assessment of outcome measures (unblinding)</w:t>
            </w:r>
            <w:r>
              <w:rPr>
                <w:noProof/>
                <w:webHidden/>
              </w:rPr>
              <w:tab/>
            </w:r>
            <w:r>
              <w:rPr>
                <w:noProof/>
                <w:webHidden/>
              </w:rPr>
              <w:fldChar w:fldCharType="begin"/>
            </w:r>
            <w:r>
              <w:rPr>
                <w:noProof/>
                <w:webHidden/>
              </w:rPr>
              <w:instrText xml:space="preserve"> PAGEREF _Toc185323552 \h </w:instrText>
            </w:r>
            <w:r>
              <w:rPr>
                <w:noProof/>
                <w:webHidden/>
              </w:rPr>
            </w:r>
            <w:r>
              <w:rPr>
                <w:noProof/>
                <w:webHidden/>
              </w:rPr>
              <w:fldChar w:fldCharType="separate"/>
            </w:r>
            <w:r>
              <w:rPr>
                <w:noProof/>
                <w:webHidden/>
              </w:rPr>
              <w:t>13</w:t>
            </w:r>
            <w:r>
              <w:rPr>
                <w:noProof/>
                <w:webHidden/>
              </w:rPr>
              <w:fldChar w:fldCharType="end"/>
            </w:r>
          </w:hyperlink>
        </w:p>
        <w:p w14:paraId="4A508B54" w14:textId="5B360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3" w:history="1">
            <w:r w:rsidRPr="000632D9">
              <w:rPr>
                <w:rStyle w:val="Hyperlink"/>
                <w:noProof/>
              </w:rPr>
              <w:t>2.7.</w:t>
            </w:r>
            <w:r>
              <w:rPr>
                <w:rFonts w:eastAsiaTheme="minorEastAsia" w:cstheme="minorBidi"/>
                <w:noProof/>
                <w:kern w:val="2"/>
                <w:lang w:val="en-GB" w:eastAsia="en-GB"/>
                <w14:ligatures w14:val="standardContextual"/>
              </w:rPr>
              <w:tab/>
            </w:r>
            <w:r w:rsidRPr="000632D9">
              <w:rPr>
                <w:rStyle w:val="Hyperlink"/>
                <w:noProof/>
              </w:rPr>
              <w:t>Descriptive statistics for outcome measures</w:t>
            </w:r>
            <w:r>
              <w:rPr>
                <w:noProof/>
                <w:webHidden/>
              </w:rPr>
              <w:tab/>
            </w:r>
            <w:r>
              <w:rPr>
                <w:noProof/>
                <w:webHidden/>
              </w:rPr>
              <w:fldChar w:fldCharType="begin"/>
            </w:r>
            <w:r>
              <w:rPr>
                <w:noProof/>
                <w:webHidden/>
              </w:rPr>
              <w:instrText xml:space="preserve"> PAGEREF _Toc185323553 \h </w:instrText>
            </w:r>
            <w:r>
              <w:rPr>
                <w:noProof/>
                <w:webHidden/>
              </w:rPr>
            </w:r>
            <w:r>
              <w:rPr>
                <w:noProof/>
                <w:webHidden/>
              </w:rPr>
              <w:fldChar w:fldCharType="separate"/>
            </w:r>
            <w:r>
              <w:rPr>
                <w:noProof/>
                <w:webHidden/>
              </w:rPr>
              <w:t>13</w:t>
            </w:r>
            <w:r>
              <w:rPr>
                <w:noProof/>
                <w:webHidden/>
              </w:rPr>
              <w:fldChar w:fldCharType="end"/>
            </w:r>
          </w:hyperlink>
        </w:p>
        <w:p w14:paraId="0EFDEF22" w14:textId="0DCA76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5" w:history="1">
            <w:r w:rsidRPr="000632D9">
              <w:rPr>
                <w:rStyle w:val="Hyperlink"/>
                <w:noProof/>
              </w:rPr>
              <w:t>2.8.</w:t>
            </w:r>
            <w:r>
              <w:rPr>
                <w:rFonts w:eastAsiaTheme="minorEastAsia" w:cstheme="minorBidi"/>
                <w:noProof/>
                <w:kern w:val="2"/>
                <w:lang w:val="en-GB" w:eastAsia="en-GB"/>
                <w14:ligatures w14:val="standardContextual"/>
              </w:rPr>
              <w:tab/>
            </w:r>
            <w:r w:rsidRPr="000632D9">
              <w:rPr>
                <w:rStyle w:val="Hyperlink"/>
                <w:noProof/>
              </w:rPr>
              <w:t>Description of therapists/therapies</w:t>
            </w:r>
            <w:r>
              <w:rPr>
                <w:noProof/>
                <w:webHidden/>
              </w:rPr>
              <w:tab/>
            </w:r>
            <w:r>
              <w:rPr>
                <w:noProof/>
                <w:webHidden/>
              </w:rPr>
              <w:fldChar w:fldCharType="begin"/>
            </w:r>
            <w:r>
              <w:rPr>
                <w:noProof/>
                <w:webHidden/>
              </w:rPr>
              <w:instrText xml:space="preserve"> PAGEREF _Toc185323555 \h </w:instrText>
            </w:r>
            <w:r>
              <w:rPr>
                <w:noProof/>
                <w:webHidden/>
              </w:rPr>
            </w:r>
            <w:r>
              <w:rPr>
                <w:noProof/>
                <w:webHidden/>
              </w:rPr>
              <w:fldChar w:fldCharType="separate"/>
            </w:r>
            <w:r>
              <w:rPr>
                <w:noProof/>
                <w:webHidden/>
              </w:rPr>
              <w:t>13</w:t>
            </w:r>
            <w:r>
              <w:rPr>
                <w:noProof/>
                <w:webHidden/>
              </w:rPr>
              <w:fldChar w:fldCharType="end"/>
            </w:r>
          </w:hyperlink>
        </w:p>
        <w:p w14:paraId="3ECBA81E" w14:textId="43626E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6" w:history="1">
            <w:r w:rsidRPr="000632D9">
              <w:rPr>
                <w:rStyle w:val="Hyperlink"/>
                <w:noProof/>
              </w:rPr>
              <w:t>2.9.</w:t>
            </w:r>
            <w:r>
              <w:rPr>
                <w:rFonts w:eastAsiaTheme="minorEastAsia" w:cstheme="minorBidi"/>
                <w:noProof/>
                <w:kern w:val="2"/>
                <w:lang w:val="en-GB" w:eastAsia="en-GB"/>
                <w14:ligatures w14:val="standardContextual"/>
              </w:rPr>
              <w:tab/>
            </w:r>
            <w:r w:rsidRPr="000632D9">
              <w:rPr>
                <w:rStyle w:val="Hyperlink"/>
                <w:noProof/>
              </w:rPr>
              <w:t>Protocol deviations/violations</w:t>
            </w:r>
            <w:r>
              <w:rPr>
                <w:noProof/>
                <w:webHidden/>
              </w:rPr>
              <w:tab/>
            </w:r>
            <w:r>
              <w:rPr>
                <w:noProof/>
                <w:webHidden/>
              </w:rPr>
              <w:fldChar w:fldCharType="begin"/>
            </w:r>
            <w:r>
              <w:rPr>
                <w:noProof/>
                <w:webHidden/>
              </w:rPr>
              <w:instrText xml:space="preserve"> PAGEREF _Toc185323556 \h </w:instrText>
            </w:r>
            <w:r>
              <w:rPr>
                <w:noProof/>
                <w:webHidden/>
              </w:rPr>
            </w:r>
            <w:r>
              <w:rPr>
                <w:noProof/>
                <w:webHidden/>
              </w:rPr>
              <w:fldChar w:fldCharType="separate"/>
            </w:r>
            <w:r>
              <w:rPr>
                <w:noProof/>
                <w:webHidden/>
              </w:rPr>
              <w:t>14</w:t>
            </w:r>
            <w:r>
              <w:rPr>
                <w:noProof/>
                <w:webHidden/>
              </w:rPr>
              <w:fldChar w:fldCharType="end"/>
            </w:r>
          </w:hyperlink>
        </w:p>
        <w:p w14:paraId="25FD6CA7" w14:textId="6BD65B98" w:rsidR="000F6672" w:rsidRDefault="000F6672">
          <w:pPr>
            <w:pStyle w:val="TOC1"/>
            <w:tabs>
              <w:tab w:val="left" w:pos="480"/>
            </w:tabs>
            <w:rPr>
              <w:rFonts w:eastAsiaTheme="minorEastAsia" w:cstheme="minorBidi"/>
              <w:b w:val="0"/>
              <w:kern w:val="2"/>
              <w:lang w:eastAsia="en-GB"/>
              <w14:ligatures w14:val="standardContextual"/>
            </w:rPr>
          </w:pPr>
          <w:hyperlink w:anchor="_Toc185323557" w:history="1">
            <w:r w:rsidRPr="000632D9">
              <w:rPr>
                <w:rStyle w:val="Hyperlink"/>
              </w:rPr>
              <w:t>3.</w:t>
            </w:r>
            <w:r>
              <w:rPr>
                <w:rFonts w:eastAsiaTheme="minorEastAsia" w:cstheme="minorBidi"/>
                <w:b w:val="0"/>
                <w:kern w:val="2"/>
                <w:lang w:eastAsia="en-GB"/>
                <w14:ligatures w14:val="standardContextual"/>
              </w:rPr>
              <w:tab/>
            </w:r>
            <w:r w:rsidRPr="000632D9">
              <w:rPr>
                <w:rStyle w:val="Hyperlink"/>
              </w:rPr>
              <w:t>Data analysis plan – Inferential analysis</w:t>
            </w:r>
            <w:r>
              <w:rPr>
                <w:webHidden/>
              </w:rPr>
              <w:tab/>
            </w:r>
            <w:r>
              <w:rPr>
                <w:webHidden/>
              </w:rPr>
              <w:fldChar w:fldCharType="begin"/>
            </w:r>
            <w:r>
              <w:rPr>
                <w:webHidden/>
              </w:rPr>
              <w:instrText xml:space="preserve"> PAGEREF _Toc185323557 \h </w:instrText>
            </w:r>
            <w:r>
              <w:rPr>
                <w:webHidden/>
              </w:rPr>
            </w:r>
            <w:r>
              <w:rPr>
                <w:webHidden/>
              </w:rPr>
              <w:fldChar w:fldCharType="separate"/>
            </w:r>
            <w:r>
              <w:rPr>
                <w:webHidden/>
              </w:rPr>
              <w:t>15</w:t>
            </w:r>
            <w:r>
              <w:rPr>
                <w:webHidden/>
              </w:rPr>
              <w:fldChar w:fldCharType="end"/>
            </w:r>
          </w:hyperlink>
        </w:p>
        <w:p w14:paraId="063E0FC6" w14:textId="1A98E56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8" w:history="1">
            <w:r w:rsidRPr="000632D9">
              <w:rPr>
                <w:rStyle w:val="Hyperlink"/>
                <w:noProof/>
              </w:rPr>
              <w:t>3.1.</w:t>
            </w:r>
            <w:r>
              <w:rPr>
                <w:rFonts w:eastAsiaTheme="minorEastAsia" w:cstheme="minorBidi"/>
                <w:noProof/>
                <w:kern w:val="2"/>
                <w:lang w:val="en-GB" w:eastAsia="en-GB"/>
                <w14:ligatures w14:val="standardContextual"/>
              </w:rPr>
              <w:tab/>
            </w:r>
            <w:r w:rsidRPr="000632D9">
              <w:rPr>
                <w:rStyle w:val="Hyperlink"/>
                <w:noProof/>
              </w:rPr>
              <w:t>Description of primary estimand</w:t>
            </w:r>
            <w:r>
              <w:rPr>
                <w:noProof/>
                <w:webHidden/>
              </w:rPr>
              <w:tab/>
            </w:r>
            <w:r>
              <w:rPr>
                <w:noProof/>
                <w:webHidden/>
              </w:rPr>
              <w:fldChar w:fldCharType="begin"/>
            </w:r>
            <w:r>
              <w:rPr>
                <w:noProof/>
                <w:webHidden/>
              </w:rPr>
              <w:instrText xml:space="preserve"> PAGEREF _Toc185323558 \h </w:instrText>
            </w:r>
            <w:r>
              <w:rPr>
                <w:noProof/>
                <w:webHidden/>
              </w:rPr>
            </w:r>
            <w:r>
              <w:rPr>
                <w:noProof/>
                <w:webHidden/>
              </w:rPr>
              <w:fldChar w:fldCharType="separate"/>
            </w:r>
            <w:r>
              <w:rPr>
                <w:noProof/>
                <w:webHidden/>
              </w:rPr>
              <w:t>15</w:t>
            </w:r>
            <w:r>
              <w:rPr>
                <w:noProof/>
                <w:webHidden/>
              </w:rPr>
              <w:fldChar w:fldCharType="end"/>
            </w:r>
          </w:hyperlink>
        </w:p>
        <w:p w14:paraId="15EFCEE3" w14:textId="44AF7105"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9" w:history="1">
            <w:r w:rsidRPr="000632D9">
              <w:rPr>
                <w:rStyle w:val="Hyperlink"/>
                <w:noProof/>
              </w:rPr>
              <w:t>3.2.</w:t>
            </w:r>
            <w:r>
              <w:rPr>
                <w:rFonts w:eastAsiaTheme="minorEastAsia" w:cstheme="minorBidi"/>
                <w:noProof/>
                <w:kern w:val="2"/>
                <w:lang w:val="en-GB" w:eastAsia="en-GB"/>
                <w14:ligatures w14:val="standardContextual"/>
              </w:rPr>
              <w:tab/>
            </w:r>
            <w:r w:rsidRPr="000632D9">
              <w:rPr>
                <w:rStyle w:val="Hyperlink"/>
                <w:noProof/>
              </w:rPr>
              <w:t>Analysis model for primary outcome(s)</w:t>
            </w:r>
            <w:r>
              <w:rPr>
                <w:noProof/>
                <w:webHidden/>
              </w:rPr>
              <w:tab/>
            </w:r>
            <w:r>
              <w:rPr>
                <w:noProof/>
                <w:webHidden/>
              </w:rPr>
              <w:fldChar w:fldCharType="begin"/>
            </w:r>
            <w:r>
              <w:rPr>
                <w:noProof/>
                <w:webHidden/>
              </w:rPr>
              <w:instrText xml:space="preserve"> PAGEREF _Toc185323559 \h </w:instrText>
            </w:r>
            <w:r>
              <w:rPr>
                <w:noProof/>
                <w:webHidden/>
              </w:rPr>
            </w:r>
            <w:r>
              <w:rPr>
                <w:noProof/>
                <w:webHidden/>
              </w:rPr>
              <w:fldChar w:fldCharType="separate"/>
            </w:r>
            <w:r>
              <w:rPr>
                <w:noProof/>
                <w:webHidden/>
              </w:rPr>
              <w:t>15</w:t>
            </w:r>
            <w:r>
              <w:rPr>
                <w:noProof/>
                <w:webHidden/>
              </w:rPr>
              <w:fldChar w:fldCharType="end"/>
            </w:r>
          </w:hyperlink>
        </w:p>
        <w:p w14:paraId="2BE09788" w14:textId="14A3177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0" w:history="1">
            <w:r w:rsidRPr="000632D9">
              <w:rPr>
                <w:rStyle w:val="Hyperlink"/>
                <w:noProof/>
              </w:rPr>
              <w:t>3.3.</w:t>
            </w:r>
            <w:r>
              <w:rPr>
                <w:rFonts w:eastAsiaTheme="minorEastAsia" w:cstheme="minorBidi"/>
                <w:noProof/>
                <w:kern w:val="2"/>
                <w:lang w:val="en-GB" w:eastAsia="en-GB"/>
                <w14:ligatures w14:val="standardContextual"/>
              </w:rPr>
              <w:tab/>
            </w:r>
            <w:r w:rsidRPr="000632D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_Toc185323560 \h </w:instrText>
            </w:r>
            <w:r>
              <w:rPr>
                <w:noProof/>
                <w:webHidden/>
              </w:rPr>
            </w:r>
            <w:r>
              <w:rPr>
                <w:noProof/>
                <w:webHidden/>
              </w:rPr>
              <w:fldChar w:fldCharType="separate"/>
            </w:r>
            <w:r>
              <w:rPr>
                <w:noProof/>
                <w:webHidden/>
              </w:rPr>
              <w:t>15</w:t>
            </w:r>
            <w:r>
              <w:rPr>
                <w:noProof/>
                <w:webHidden/>
              </w:rPr>
              <w:fldChar w:fldCharType="end"/>
            </w:r>
          </w:hyperlink>
        </w:p>
        <w:p w14:paraId="622217AB" w14:textId="19D1954B"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2" w:history="1">
            <w:r w:rsidRPr="000632D9">
              <w:rPr>
                <w:rStyle w:val="Hyperlink"/>
                <w:noProof/>
              </w:rPr>
              <w:t>3.4.</w:t>
            </w:r>
            <w:r>
              <w:rPr>
                <w:rFonts w:eastAsiaTheme="minorEastAsia" w:cstheme="minorBidi"/>
                <w:noProof/>
                <w:kern w:val="2"/>
                <w:lang w:val="en-GB" w:eastAsia="en-GB"/>
                <w14:ligatures w14:val="standardContextual"/>
              </w:rPr>
              <w:tab/>
            </w:r>
            <w:r w:rsidRPr="000632D9">
              <w:rPr>
                <w:rStyle w:val="Hyperlink"/>
                <w:noProof/>
              </w:rPr>
              <w:t>Analysis of secondary outcomes</w:t>
            </w:r>
            <w:r>
              <w:rPr>
                <w:noProof/>
                <w:webHidden/>
              </w:rPr>
              <w:tab/>
            </w:r>
            <w:r>
              <w:rPr>
                <w:noProof/>
                <w:webHidden/>
              </w:rPr>
              <w:fldChar w:fldCharType="begin"/>
            </w:r>
            <w:r>
              <w:rPr>
                <w:noProof/>
                <w:webHidden/>
              </w:rPr>
              <w:instrText xml:space="preserve"> PAGEREF _Toc185323562 \h </w:instrText>
            </w:r>
            <w:r>
              <w:rPr>
                <w:noProof/>
                <w:webHidden/>
              </w:rPr>
            </w:r>
            <w:r>
              <w:rPr>
                <w:noProof/>
                <w:webHidden/>
              </w:rPr>
              <w:fldChar w:fldCharType="separate"/>
            </w:r>
            <w:r>
              <w:rPr>
                <w:noProof/>
                <w:webHidden/>
              </w:rPr>
              <w:t>15</w:t>
            </w:r>
            <w:r>
              <w:rPr>
                <w:noProof/>
                <w:webHidden/>
              </w:rPr>
              <w:fldChar w:fldCharType="end"/>
            </w:r>
          </w:hyperlink>
        </w:p>
        <w:p w14:paraId="50F2DE1A" w14:textId="0D2B5EA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5" w:history="1">
            <w:r w:rsidRPr="000632D9">
              <w:rPr>
                <w:rStyle w:val="Hyperlink"/>
                <w:noProof/>
              </w:rPr>
              <w:t>3.5.</w:t>
            </w:r>
            <w:r>
              <w:rPr>
                <w:rFonts w:eastAsiaTheme="minorEastAsia" w:cstheme="minorBidi"/>
                <w:noProof/>
                <w:kern w:val="2"/>
                <w:lang w:val="en-GB" w:eastAsia="en-GB"/>
                <w14:ligatures w14:val="standardContextual"/>
              </w:rPr>
              <w:tab/>
            </w:r>
            <w:r w:rsidRPr="000632D9">
              <w:rPr>
                <w:rStyle w:val="Hyperlink"/>
                <w:noProof/>
              </w:rPr>
              <w:t>Time points</w:t>
            </w:r>
            <w:r>
              <w:rPr>
                <w:noProof/>
                <w:webHidden/>
              </w:rPr>
              <w:tab/>
            </w:r>
            <w:r>
              <w:rPr>
                <w:noProof/>
                <w:webHidden/>
              </w:rPr>
              <w:fldChar w:fldCharType="begin"/>
            </w:r>
            <w:r>
              <w:rPr>
                <w:noProof/>
                <w:webHidden/>
              </w:rPr>
              <w:instrText xml:space="preserve"> PAGEREF _Toc185323565 \h </w:instrText>
            </w:r>
            <w:r>
              <w:rPr>
                <w:noProof/>
                <w:webHidden/>
              </w:rPr>
            </w:r>
            <w:r>
              <w:rPr>
                <w:noProof/>
                <w:webHidden/>
              </w:rPr>
              <w:fldChar w:fldCharType="separate"/>
            </w:r>
            <w:r>
              <w:rPr>
                <w:noProof/>
                <w:webHidden/>
              </w:rPr>
              <w:t>15</w:t>
            </w:r>
            <w:r>
              <w:rPr>
                <w:noProof/>
                <w:webHidden/>
              </w:rPr>
              <w:fldChar w:fldCharType="end"/>
            </w:r>
          </w:hyperlink>
        </w:p>
        <w:p w14:paraId="103F6344" w14:textId="6DC7927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6" w:history="1">
            <w:r w:rsidRPr="000632D9">
              <w:rPr>
                <w:rStyle w:val="Hyperlink"/>
                <w:noProof/>
              </w:rPr>
              <w:t>3.6.</w:t>
            </w:r>
            <w:r>
              <w:rPr>
                <w:rFonts w:eastAsiaTheme="minorEastAsia" w:cstheme="minorBidi"/>
                <w:noProof/>
                <w:kern w:val="2"/>
                <w:lang w:val="en-GB" w:eastAsia="en-GB"/>
                <w14:ligatures w14:val="standardContextual"/>
              </w:rPr>
              <w:tab/>
            </w:r>
            <w:r w:rsidRPr="000632D9">
              <w:rPr>
                <w:rStyle w:val="Hyperlink"/>
                <w:noProof/>
              </w:rPr>
              <w:t>Stratification and clustering</w:t>
            </w:r>
            <w:r>
              <w:rPr>
                <w:noProof/>
                <w:webHidden/>
              </w:rPr>
              <w:tab/>
            </w:r>
            <w:r>
              <w:rPr>
                <w:noProof/>
                <w:webHidden/>
              </w:rPr>
              <w:fldChar w:fldCharType="begin"/>
            </w:r>
            <w:r>
              <w:rPr>
                <w:noProof/>
                <w:webHidden/>
              </w:rPr>
              <w:instrText xml:space="preserve"> PAGEREF _Toc185323566 \h </w:instrText>
            </w:r>
            <w:r>
              <w:rPr>
                <w:noProof/>
                <w:webHidden/>
              </w:rPr>
            </w:r>
            <w:r>
              <w:rPr>
                <w:noProof/>
                <w:webHidden/>
              </w:rPr>
              <w:fldChar w:fldCharType="separate"/>
            </w:r>
            <w:r>
              <w:rPr>
                <w:noProof/>
                <w:webHidden/>
              </w:rPr>
              <w:t>15</w:t>
            </w:r>
            <w:r>
              <w:rPr>
                <w:noProof/>
                <w:webHidden/>
              </w:rPr>
              <w:fldChar w:fldCharType="end"/>
            </w:r>
          </w:hyperlink>
        </w:p>
        <w:p w14:paraId="6ACFD6AE" w14:textId="5059CE8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7" w:history="1">
            <w:r w:rsidRPr="000632D9">
              <w:rPr>
                <w:rStyle w:val="Hyperlink"/>
                <w:noProof/>
              </w:rPr>
              <w:t>3.7.</w:t>
            </w:r>
            <w:r>
              <w:rPr>
                <w:rFonts w:eastAsiaTheme="minorEastAsia" w:cstheme="minorBidi"/>
                <w:noProof/>
                <w:kern w:val="2"/>
                <w:lang w:val="en-GB" w:eastAsia="en-GB"/>
                <w14:ligatures w14:val="standardContextual"/>
              </w:rPr>
              <w:tab/>
            </w:r>
            <w:r w:rsidRPr="000632D9">
              <w:rPr>
                <w:rStyle w:val="Hyperlink"/>
                <w:noProof/>
              </w:rPr>
              <w:t>Missing items in scales and subscales</w:t>
            </w:r>
            <w:r>
              <w:rPr>
                <w:noProof/>
                <w:webHidden/>
              </w:rPr>
              <w:tab/>
            </w:r>
            <w:r>
              <w:rPr>
                <w:noProof/>
                <w:webHidden/>
              </w:rPr>
              <w:fldChar w:fldCharType="begin"/>
            </w:r>
            <w:r>
              <w:rPr>
                <w:noProof/>
                <w:webHidden/>
              </w:rPr>
              <w:instrText xml:space="preserve"> PAGEREF _Toc185323567 \h </w:instrText>
            </w:r>
            <w:r>
              <w:rPr>
                <w:noProof/>
                <w:webHidden/>
              </w:rPr>
            </w:r>
            <w:r>
              <w:rPr>
                <w:noProof/>
                <w:webHidden/>
              </w:rPr>
              <w:fldChar w:fldCharType="separate"/>
            </w:r>
            <w:r>
              <w:rPr>
                <w:noProof/>
                <w:webHidden/>
              </w:rPr>
              <w:t>15</w:t>
            </w:r>
            <w:r>
              <w:rPr>
                <w:noProof/>
                <w:webHidden/>
              </w:rPr>
              <w:fldChar w:fldCharType="end"/>
            </w:r>
          </w:hyperlink>
        </w:p>
        <w:p w14:paraId="426BCD24" w14:textId="19E5285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8" w:history="1">
            <w:r w:rsidRPr="000632D9">
              <w:rPr>
                <w:rStyle w:val="Hyperlink"/>
                <w:noProof/>
              </w:rPr>
              <w:t>3.8.</w:t>
            </w:r>
            <w:r>
              <w:rPr>
                <w:rFonts w:eastAsiaTheme="minorEastAsia" w:cstheme="minorBidi"/>
                <w:noProof/>
                <w:kern w:val="2"/>
                <w:lang w:val="en-GB" w:eastAsia="en-GB"/>
                <w14:ligatures w14:val="standardContextual"/>
              </w:rPr>
              <w:tab/>
            </w:r>
            <w:r w:rsidRPr="000632D9">
              <w:rPr>
                <w:rStyle w:val="Hyperlink"/>
                <w:noProof/>
              </w:rPr>
              <w:t>Missing baseline data</w:t>
            </w:r>
            <w:r>
              <w:rPr>
                <w:noProof/>
                <w:webHidden/>
              </w:rPr>
              <w:tab/>
            </w:r>
            <w:r>
              <w:rPr>
                <w:noProof/>
                <w:webHidden/>
              </w:rPr>
              <w:fldChar w:fldCharType="begin"/>
            </w:r>
            <w:r>
              <w:rPr>
                <w:noProof/>
                <w:webHidden/>
              </w:rPr>
              <w:instrText xml:space="preserve"> PAGEREF _Toc185323568 \h </w:instrText>
            </w:r>
            <w:r>
              <w:rPr>
                <w:noProof/>
                <w:webHidden/>
              </w:rPr>
            </w:r>
            <w:r>
              <w:rPr>
                <w:noProof/>
                <w:webHidden/>
              </w:rPr>
              <w:fldChar w:fldCharType="separate"/>
            </w:r>
            <w:r>
              <w:rPr>
                <w:noProof/>
                <w:webHidden/>
              </w:rPr>
              <w:t>16</w:t>
            </w:r>
            <w:r>
              <w:rPr>
                <w:noProof/>
                <w:webHidden/>
              </w:rPr>
              <w:fldChar w:fldCharType="end"/>
            </w:r>
          </w:hyperlink>
        </w:p>
        <w:p w14:paraId="3CA9C8B4" w14:textId="1BCD6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9" w:history="1">
            <w:r w:rsidRPr="000632D9">
              <w:rPr>
                <w:rStyle w:val="Hyperlink"/>
                <w:noProof/>
              </w:rPr>
              <w:t>3.9.</w:t>
            </w:r>
            <w:r>
              <w:rPr>
                <w:rFonts w:eastAsiaTheme="minorEastAsia" w:cstheme="minorBidi"/>
                <w:noProof/>
                <w:kern w:val="2"/>
                <w:lang w:val="en-GB" w:eastAsia="en-GB"/>
                <w14:ligatures w14:val="standardContextual"/>
              </w:rPr>
              <w:tab/>
            </w:r>
            <w:r w:rsidRPr="000632D9">
              <w:rPr>
                <w:rStyle w:val="Hyperlink"/>
                <w:noProof/>
              </w:rPr>
              <w:t>Missing outcome data</w:t>
            </w:r>
            <w:r>
              <w:rPr>
                <w:noProof/>
                <w:webHidden/>
              </w:rPr>
              <w:tab/>
            </w:r>
            <w:r>
              <w:rPr>
                <w:noProof/>
                <w:webHidden/>
              </w:rPr>
              <w:fldChar w:fldCharType="begin"/>
            </w:r>
            <w:r>
              <w:rPr>
                <w:noProof/>
                <w:webHidden/>
              </w:rPr>
              <w:instrText xml:space="preserve"> PAGEREF _Toc185323569 \h </w:instrText>
            </w:r>
            <w:r>
              <w:rPr>
                <w:noProof/>
                <w:webHidden/>
              </w:rPr>
            </w:r>
            <w:r>
              <w:rPr>
                <w:noProof/>
                <w:webHidden/>
              </w:rPr>
              <w:fldChar w:fldCharType="separate"/>
            </w:r>
            <w:r>
              <w:rPr>
                <w:noProof/>
                <w:webHidden/>
              </w:rPr>
              <w:t>16</w:t>
            </w:r>
            <w:r>
              <w:rPr>
                <w:noProof/>
                <w:webHidden/>
              </w:rPr>
              <w:fldChar w:fldCharType="end"/>
            </w:r>
          </w:hyperlink>
        </w:p>
        <w:p w14:paraId="58856713" w14:textId="4C07641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0" w:history="1">
            <w:r w:rsidRPr="000632D9">
              <w:rPr>
                <w:rStyle w:val="Hyperlink"/>
                <w:noProof/>
              </w:rPr>
              <w:t>3.10.</w:t>
            </w:r>
            <w:r>
              <w:rPr>
                <w:rFonts w:eastAsiaTheme="minorEastAsia" w:cstheme="minorBidi"/>
                <w:noProof/>
                <w:kern w:val="2"/>
                <w:lang w:val="en-GB" w:eastAsia="en-GB"/>
                <w14:ligatures w14:val="standardContextual"/>
              </w:rPr>
              <w:tab/>
            </w:r>
            <w:r w:rsidRPr="000632D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_Toc185323570 \h </w:instrText>
            </w:r>
            <w:r>
              <w:rPr>
                <w:noProof/>
                <w:webHidden/>
              </w:rPr>
            </w:r>
            <w:r>
              <w:rPr>
                <w:noProof/>
                <w:webHidden/>
              </w:rPr>
              <w:fldChar w:fldCharType="separate"/>
            </w:r>
            <w:r>
              <w:rPr>
                <w:noProof/>
                <w:webHidden/>
              </w:rPr>
              <w:t>16</w:t>
            </w:r>
            <w:r>
              <w:rPr>
                <w:noProof/>
                <w:webHidden/>
              </w:rPr>
              <w:fldChar w:fldCharType="end"/>
            </w:r>
          </w:hyperlink>
        </w:p>
        <w:p w14:paraId="10D01AE6" w14:textId="0527DAB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1" w:history="1">
            <w:r w:rsidRPr="000632D9">
              <w:rPr>
                <w:rStyle w:val="Hyperlink"/>
                <w:noProof/>
              </w:rPr>
              <w:t>3.11.</w:t>
            </w:r>
            <w:r>
              <w:rPr>
                <w:rFonts w:eastAsiaTheme="minorEastAsia" w:cstheme="minorBidi"/>
                <w:noProof/>
                <w:kern w:val="2"/>
                <w:lang w:val="en-GB" w:eastAsia="en-GB"/>
                <w14:ligatures w14:val="standardContextual"/>
              </w:rPr>
              <w:tab/>
            </w:r>
            <w:r w:rsidRPr="000632D9">
              <w:rPr>
                <w:rStyle w:val="Hyperlink"/>
                <w:noProof/>
              </w:rPr>
              <w:t>Method for handling non-compliance (per protocol/CACE analyses)</w:t>
            </w:r>
            <w:r>
              <w:rPr>
                <w:noProof/>
                <w:webHidden/>
              </w:rPr>
              <w:tab/>
            </w:r>
            <w:r>
              <w:rPr>
                <w:noProof/>
                <w:webHidden/>
              </w:rPr>
              <w:fldChar w:fldCharType="begin"/>
            </w:r>
            <w:r>
              <w:rPr>
                <w:noProof/>
                <w:webHidden/>
              </w:rPr>
              <w:instrText xml:space="preserve"> PAGEREF _Toc185323571 \h </w:instrText>
            </w:r>
            <w:r>
              <w:rPr>
                <w:noProof/>
                <w:webHidden/>
              </w:rPr>
            </w:r>
            <w:r>
              <w:rPr>
                <w:noProof/>
                <w:webHidden/>
              </w:rPr>
              <w:fldChar w:fldCharType="separate"/>
            </w:r>
            <w:r>
              <w:rPr>
                <w:noProof/>
                <w:webHidden/>
              </w:rPr>
              <w:t>16</w:t>
            </w:r>
            <w:r>
              <w:rPr>
                <w:noProof/>
                <w:webHidden/>
              </w:rPr>
              <w:fldChar w:fldCharType="end"/>
            </w:r>
          </w:hyperlink>
        </w:p>
        <w:p w14:paraId="1AA4989D" w14:textId="46BE43D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3" w:history="1">
            <w:r w:rsidRPr="000632D9">
              <w:rPr>
                <w:rStyle w:val="Hyperlink"/>
                <w:noProof/>
              </w:rPr>
              <w:t>3.12.</w:t>
            </w:r>
            <w:r>
              <w:rPr>
                <w:rFonts w:eastAsiaTheme="minorEastAsia" w:cstheme="minorBidi"/>
                <w:noProof/>
                <w:kern w:val="2"/>
                <w:lang w:val="en-GB" w:eastAsia="en-GB"/>
                <w14:ligatures w14:val="standardContextual"/>
              </w:rPr>
              <w:tab/>
            </w:r>
            <w:r w:rsidRPr="000632D9">
              <w:rPr>
                <w:rStyle w:val="Hyperlink"/>
                <w:noProof/>
              </w:rPr>
              <w:t>Model assumption checks</w:t>
            </w:r>
            <w:r>
              <w:rPr>
                <w:noProof/>
                <w:webHidden/>
              </w:rPr>
              <w:tab/>
            </w:r>
            <w:r>
              <w:rPr>
                <w:noProof/>
                <w:webHidden/>
              </w:rPr>
              <w:fldChar w:fldCharType="begin"/>
            </w:r>
            <w:r>
              <w:rPr>
                <w:noProof/>
                <w:webHidden/>
              </w:rPr>
              <w:instrText xml:space="preserve"> PAGEREF _Toc185323573 \h </w:instrText>
            </w:r>
            <w:r>
              <w:rPr>
                <w:noProof/>
                <w:webHidden/>
              </w:rPr>
            </w:r>
            <w:r>
              <w:rPr>
                <w:noProof/>
                <w:webHidden/>
              </w:rPr>
              <w:fldChar w:fldCharType="separate"/>
            </w:r>
            <w:r>
              <w:rPr>
                <w:noProof/>
                <w:webHidden/>
              </w:rPr>
              <w:t>16</w:t>
            </w:r>
            <w:r>
              <w:rPr>
                <w:noProof/>
                <w:webHidden/>
              </w:rPr>
              <w:fldChar w:fldCharType="end"/>
            </w:r>
          </w:hyperlink>
        </w:p>
        <w:p w14:paraId="377F7536" w14:textId="335C1E0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4" w:history="1">
            <w:r w:rsidRPr="000632D9">
              <w:rPr>
                <w:rStyle w:val="Hyperlink"/>
                <w:noProof/>
              </w:rPr>
              <w:t>3.13.</w:t>
            </w:r>
            <w:r>
              <w:rPr>
                <w:rFonts w:eastAsiaTheme="minorEastAsia" w:cstheme="minorBidi"/>
                <w:noProof/>
                <w:kern w:val="2"/>
                <w:lang w:val="en-GB" w:eastAsia="en-GB"/>
                <w14:ligatures w14:val="standardContextual"/>
              </w:rPr>
              <w:tab/>
            </w:r>
            <w:r w:rsidRPr="000632D9">
              <w:rPr>
                <w:rStyle w:val="Hyperlink"/>
                <w:noProof/>
              </w:rPr>
              <w:t>Sensitivity analyses</w:t>
            </w:r>
            <w:r>
              <w:rPr>
                <w:noProof/>
                <w:webHidden/>
              </w:rPr>
              <w:tab/>
            </w:r>
            <w:r>
              <w:rPr>
                <w:noProof/>
                <w:webHidden/>
              </w:rPr>
              <w:fldChar w:fldCharType="begin"/>
            </w:r>
            <w:r>
              <w:rPr>
                <w:noProof/>
                <w:webHidden/>
              </w:rPr>
              <w:instrText xml:space="preserve"> PAGEREF _Toc185323574 \h </w:instrText>
            </w:r>
            <w:r>
              <w:rPr>
                <w:noProof/>
                <w:webHidden/>
              </w:rPr>
            </w:r>
            <w:r>
              <w:rPr>
                <w:noProof/>
                <w:webHidden/>
              </w:rPr>
              <w:fldChar w:fldCharType="separate"/>
            </w:r>
            <w:r>
              <w:rPr>
                <w:noProof/>
                <w:webHidden/>
              </w:rPr>
              <w:t>17</w:t>
            </w:r>
            <w:r>
              <w:rPr>
                <w:noProof/>
                <w:webHidden/>
              </w:rPr>
              <w:fldChar w:fldCharType="end"/>
            </w:r>
          </w:hyperlink>
        </w:p>
        <w:p w14:paraId="2FC0589B" w14:textId="7A1F0076"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5" w:history="1">
            <w:r w:rsidRPr="000632D9">
              <w:rPr>
                <w:rStyle w:val="Hyperlink"/>
                <w:noProof/>
              </w:rPr>
              <w:t>3.14.</w:t>
            </w:r>
            <w:r>
              <w:rPr>
                <w:rFonts w:eastAsiaTheme="minorEastAsia" w:cstheme="minorBidi"/>
                <w:noProof/>
                <w:kern w:val="2"/>
                <w:lang w:val="en-GB" w:eastAsia="en-GB"/>
                <w14:ligatures w14:val="standardContextual"/>
              </w:rPr>
              <w:tab/>
            </w:r>
            <w:r w:rsidRPr="000632D9">
              <w:rPr>
                <w:rStyle w:val="Hyperlink"/>
                <w:noProof/>
              </w:rPr>
              <w:t>Planned subgroup analyses</w:t>
            </w:r>
            <w:r>
              <w:rPr>
                <w:noProof/>
                <w:webHidden/>
              </w:rPr>
              <w:tab/>
            </w:r>
            <w:r>
              <w:rPr>
                <w:noProof/>
                <w:webHidden/>
              </w:rPr>
              <w:fldChar w:fldCharType="begin"/>
            </w:r>
            <w:r>
              <w:rPr>
                <w:noProof/>
                <w:webHidden/>
              </w:rPr>
              <w:instrText xml:space="preserve"> PAGEREF _Toc185323575 \h </w:instrText>
            </w:r>
            <w:r>
              <w:rPr>
                <w:noProof/>
                <w:webHidden/>
              </w:rPr>
            </w:r>
            <w:r>
              <w:rPr>
                <w:noProof/>
                <w:webHidden/>
              </w:rPr>
              <w:fldChar w:fldCharType="separate"/>
            </w:r>
            <w:r>
              <w:rPr>
                <w:noProof/>
                <w:webHidden/>
              </w:rPr>
              <w:t>17</w:t>
            </w:r>
            <w:r>
              <w:rPr>
                <w:noProof/>
                <w:webHidden/>
              </w:rPr>
              <w:fldChar w:fldCharType="end"/>
            </w:r>
          </w:hyperlink>
        </w:p>
        <w:p w14:paraId="011410CC" w14:textId="70C269FB"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6" w:history="1">
            <w:r w:rsidRPr="000632D9">
              <w:rPr>
                <w:rStyle w:val="Hyperlink"/>
                <w:noProof/>
              </w:rPr>
              <w:t>3.15.</w:t>
            </w:r>
            <w:r>
              <w:rPr>
                <w:rFonts w:eastAsiaTheme="minorEastAsia" w:cstheme="minorBidi"/>
                <w:noProof/>
                <w:kern w:val="2"/>
                <w:lang w:val="en-GB" w:eastAsia="en-GB"/>
                <w14:ligatures w14:val="standardContextual"/>
              </w:rPr>
              <w:tab/>
            </w:r>
            <w:r w:rsidRPr="000632D9">
              <w:rPr>
                <w:rStyle w:val="Hyperlink"/>
                <w:noProof/>
              </w:rPr>
              <w:t>Exploratory analyses</w:t>
            </w:r>
            <w:r>
              <w:rPr>
                <w:noProof/>
                <w:webHidden/>
              </w:rPr>
              <w:tab/>
            </w:r>
            <w:r>
              <w:rPr>
                <w:noProof/>
                <w:webHidden/>
              </w:rPr>
              <w:fldChar w:fldCharType="begin"/>
            </w:r>
            <w:r>
              <w:rPr>
                <w:noProof/>
                <w:webHidden/>
              </w:rPr>
              <w:instrText xml:space="preserve"> PAGEREF _Toc185323576 \h </w:instrText>
            </w:r>
            <w:r>
              <w:rPr>
                <w:noProof/>
                <w:webHidden/>
              </w:rPr>
            </w:r>
            <w:r>
              <w:rPr>
                <w:noProof/>
                <w:webHidden/>
              </w:rPr>
              <w:fldChar w:fldCharType="separate"/>
            </w:r>
            <w:r>
              <w:rPr>
                <w:noProof/>
                <w:webHidden/>
              </w:rPr>
              <w:t>17</w:t>
            </w:r>
            <w:r>
              <w:rPr>
                <w:noProof/>
                <w:webHidden/>
              </w:rPr>
              <w:fldChar w:fldCharType="end"/>
            </w:r>
          </w:hyperlink>
        </w:p>
        <w:p w14:paraId="79D51775" w14:textId="50395DB5"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7" w:history="1">
            <w:r w:rsidRPr="000632D9">
              <w:rPr>
                <w:rStyle w:val="Hyperlink"/>
                <w:noProof/>
              </w:rPr>
              <w:t>3.16.</w:t>
            </w:r>
            <w:r>
              <w:rPr>
                <w:rFonts w:eastAsiaTheme="minorEastAsia" w:cstheme="minorBidi"/>
                <w:noProof/>
                <w:kern w:val="2"/>
                <w:lang w:val="en-GB" w:eastAsia="en-GB"/>
                <w14:ligatures w14:val="standardContextual"/>
              </w:rPr>
              <w:tab/>
            </w:r>
            <w:r w:rsidRPr="000632D9">
              <w:rPr>
                <w:rStyle w:val="Hyperlink"/>
                <w:noProof/>
              </w:rPr>
              <w:t>Exploratory mediator and moderator analysis</w:t>
            </w:r>
            <w:r>
              <w:rPr>
                <w:noProof/>
                <w:webHidden/>
              </w:rPr>
              <w:tab/>
            </w:r>
            <w:r>
              <w:rPr>
                <w:noProof/>
                <w:webHidden/>
              </w:rPr>
              <w:fldChar w:fldCharType="begin"/>
            </w:r>
            <w:r>
              <w:rPr>
                <w:noProof/>
                <w:webHidden/>
              </w:rPr>
              <w:instrText xml:space="preserve"> PAGEREF _Toc185323577 \h </w:instrText>
            </w:r>
            <w:r>
              <w:rPr>
                <w:noProof/>
                <w:webHidden/>
              </w:rPr>
            </w:r>
            <w:r>
              <w:rPr>
                <w:noProof/>
                <w:webHidden/>
              </w:rPr>
              <w:fldChar w:fldCharType="separate"/>
            </w:r>
            <w:r>
              <w:rPr>
                <w:noProof/>
                <w:webHidden/>
              </w:rPr>
              <w:t>17</w:t>
            </w:r>
            <w:r>
              <w:rPr>
                <w:noProof/>
                <w:webHidden/>
              </w:rPr>
              <w:fldChar w:fldCharType="end"/>
            </w:r>
          </w:hyperlink>
        </w:p>
        <w:p w14:paraId="7EF1C9EE" w14:textId="56434BC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8" w:history="1">
            <w:r w:rsidRPr="000632D9">
              <w:rPr>
                <w:rStyle w:val="Hyperlink"/>
                <w:noProof/>
              </w:rPr>
              <w:t>3.17.</w:t>
            </w:r>
            <w:r>
              <w:rPr>
                <w:rFonts w:eastAsiaTheme="minorEastAsia" w:cstheme="minorBidi"/>
                <w:noProof/>
                <w:kern w:val="2"/>
                <w:lang w:val="en-GB" w:eastAsia="en-GB"/>
                <w14:ligatures w14:val="standardContextual"/>
              </w:rPr>
              <w:tab/>
            </w:r>
            <w:r w:rsidRPr="000632D9">
              <w:rPr>
                <w:rStyle w:val="Hyperlink"/>
                <w:noProof/>
              </w:rPr>
              <w:t>Interim analysis</w:t>
            </w:r>
            <w:r>
              <w:rPr>
                <w:noProof/>
                <w:webHidden/>
              </w:rPr>
              <w:tab/>
            </w:r>
            <w:r>
              <w:rPr>
                <w:noProof/>
                <w:webHidden/>
              </w:rPr>
              <w:fldChar w:fldCharType="begin"/>
            </w:r>
            <w:r>
              <w:rPr>
                <w:noProof/>
                <w:webHidden/>
              </w:rPr>
              <w:instrText xml:space="preserve"> PAGEREF _Toc185323578 \h </w:instrText>
            </w:r>
            <w:r>
              <w:rPr>
                <w:noProof/>
                <w:webHidden/>
              </w:rPr>
            </w:r>
            <w:r>
              <w:rPr>
                <w:noProof/>
                <w:webHidden/>
              </w:rPr>
              <w:fldChar w:fldCharType="separate"/>
            </w:r>
            <w:r>
              <w:rPr>
                <w:noProof/>
                <w:webHidden/>
              </w:rPr>
              <w:t>17</w:t>
            </w:r>
            <w:r>
              <w:rPr>
                <w:noProof/>
                <w:webHidden/>
              </w:rPr>
              <w:fldChar w:fldCharType="end"/>
            </w:r>
          </w:hyperlink>
        </w:p>
        <w:p w14:paraId="1CDCA088" w14:textId="0928C392" w:rsidR="000F6672" w:rsidRDefault="000F6672">
          <w:pPr>
            <w:pStyle w:val="TOC1"/>
            <w:tabs>
              <w:tab w:val="left" w:pos="480"/>
            </w:tabs>
            <w:rPr>
              <w:rFonts w:eastAsiaTheme="minorEastAsia" w:cstheme="minorBidi"/>
              <w:b w:val="0"/>
              <w:kern w:val="2"/>
              <w:lang w:eastAsia="en-GB"/>
              <w14:ligatures w14:val="standardContextual"/>
            </w:rPr>
          </w:pPr>
          <w:hyperlink w:anchor="_Toc185323579" w:history="1">
            <w:r w:rsidRPr="000632D9">
              <w:rPr>
                <w:rStyle w:val="Hyperlink"/>
              </w:rPr>
              <w:t>4.</w:t>
            </w:r>
            <w:r>
              <w:rPr>
                <w:rFonts w:eastAsiaTheme="minorEastAsia" w:cstheme="minorBidi"/>
                <w:b w:val="0"/>
                <w:kern w:val="2"/>
                <w:lang w:eastAsia="en-GB"/>
                <w14:ligatures w14:val="standardContextual"/>
              </w:rPr>
              <w:tab/>
            </w:r>
            <w:r w:rsidRPr="000632D9">
              <w:rPr>
                <w:rStyle w:val="Hyperlink"/>
              </w:rPr>
              <w:t>Quality Control and Quality Assurance</w:t>
            </w:r>
            <w:r>
              <w:rPr>
                <w:webHidden/>
              </w:rPr>
              <w:tab/>
            </w:r>
            <w:r>
              <w:rPr>
                <w:webHidden/>
              </w:rPr>
              <w:fldChar w:fldCharType="begin"/>
            </w:r>
            <w:r>
              <w:rPr>
                <w:webHidden/>
              </w:rPr>
              <w:instrText xml:space="preserve"> PAGEREF _Toc185323579 \h </w:instrText>
            </w:r>
            <w:r>
              <w:rPr>
                <w:webHidden/>
              </w:rPr>
            </w:r>
            <w:r>
              <w:rPr>
                <w:webHidden/>
              </w:rPr>
              <w:fldChar w:fldCharType="separate"/>
            </w:r>
            <w:r>
              <w:rPr>
                <w:webHidden/>
              </w:rPr>
              <w:t>17</w:t>
            </w:r>
            <w:r>
              <w:rPr>
                <w:webHidden/>
              </w:rPr>
              <w:fldChar w:fldCharType="end"/>
            </w:r>
          </w:hyperlink>
        </w:p>
        <w:p w14:paraId="570738A1" w14:textId="15B050C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0" w:history="1">
            <w:r w:rsidRPr="000632D9">
              <w:rPr>
                <w:rStyle w:val="Hyperlink"/>
                <w:noProof/>
              </w:rPr>
              <w:t>4.1.</w:t>
            </w:r>
            <w:r>
              <w:rPr>
                <w:rFonts w:eastAsiaTheme="minorEastAsia" w:cstheme="minorBidi"/>
                <w:noProof/>
                <w:kern w:val="2"/>
                <w:lang w:val="en-GB" w:eastAsia="en-GB"/>
                <w14:ligatures w14:val="standardContextual"/>
              </w:rPr>
              <w:tab/>
            </w:r>
            <w:r w:rsidRPr="000632D9">
              <w:rPr>
                <w:rStyle w:val="Hyperlink"/>
                <w:noProof/>
              </w:rPr>
              <w:t>Quality control</w:t>
            </w:r>
            <w:r>
              <w:rPr>
                <w:noProof/>
                <w:webHidden/>
              </w:rPr>
              <w:tab/>
            </w:r>
            <w:r>
              <w:rPr>
                <w:noProof/>
                <w:webHidden/>
              </w:rPr>
              <w:fldChar w:fldCharType="begin"/>
            </w:r>
            <w:r>
              <w:rPr>
                <w:noProof/>
                <w:webHidden/>
              </w:rPr>
              <w:instrText xml:space="preserve"> PAGEREF _Toc185323580 \h </w:instrText>
            </w:r>
            <w:r>
              <w:rPr>
                <w:noProof/>
                <w:webHidden/>
              </w:rPr>
            </w:r>
            <w:r>
              <w:rPr>
                <w:noProof/>
                <w:webHidden/>
              </w:rPr>
              <w:fldChar w:fldCharType="separate"/>
            </w:r>
            <w:r>
              <w:rPr>
                <w:noProof/>
                <w:webHidden/>
              </w:rPr>
              <w:t>17</w:t>
            </w:r>
            <w:r>
              <w:rPr>
                <w:noProof/>
                <w:webHidden/>
              </w:rPr>
              <w:fldChar w:fldCharType="end"/>
            </w:r>
          </w:hyperlink>
        </w:p>
        <w:p w14:paraId="4B144D4F" w14:textId="5F8D122C"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1" w:history="1">
            <w:r w:rsidRPr="000632D9">
              <w:rPr>
                <w:rStyle w:val="Hyperlink"/>
                <w:noProof/>
              </w:rPr>
              <w:t>4.2.</w:t>
            </w:r>
            <w:r>
              <w:rPr>
                <w:rFonts w:eastAsiaTheme="minorEastAsia" w:cstheme="minorBidi"/>
                <w:noProof/>
                <w:kern w:val="2"/>
                <w:lang w:val="en-GB" w:eastAsia="en-GB"/>
                <w14:ligatures w14:val="standardContextual"/>
              </w:rPr>
              <w:tab/>
            </w:r>
            <w:r w:rsidRPr="000632D9">
              <w:rPr>
                <w:rStyle w:val="Hyperlink"/>
                <w:noProof/>
              </w:rPr>
              <w:t>Carrying out the final analysis</w:t>
            </w:r>
            <w:r>
              <w:rPr>
                <w:noProof/>
                <w:webHidden/>
              </w:rPr>
              <w:tab/>
            </w:r>
            <w:r>
              <w:rPr>
                <w:noProof/>
                <w:webHidden/>
              </w:rPr>
              <w:fldChar w:fldCharType="begin"/>
            </w:r>
            <w:r>
              <w:rPr>
                <w:noProof/>
                <w:webHidden/>
              </w:rPr>
              <w:instrText xml:space="preserve"> PAGEREF _Toc185323581 \h </w:instrText>
            </w:r>
            <w:r>
              <w:rPr>
                <w:noProof/>
                <w:webHidden/>
              </w:rPr>
            </w:r>
            <w:r>
              <w:rPr>
                <w:noProof/>
                <w:webHidden/>
              </w:rPr>
              <w:fldChar w:fldCharType="separate"/>
            </w:r>
            <w:r>
              <w:rPr>
                <w:noProof/>
                <w:webHidden/>
              </w:rPr>
              <w:t>17</w:t>
            </w:r>
            <w:r>
              <w:rPr>
                <w:noProof/>
                <w:webHidden/>
              </w:rPr>
              <w:fldChar w:fldCharType="end"/>
            </w:r>
          </w:hyperlink>
        </w:p>
        <w:p w14:paraId="64E69ADA" w14:textId="2D2146B4"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2" w:history="1">
            <w:r w:rsidRPr="000632D9">
              <w:rPr>
                <w:rStyle w:val="Hyperlink"/>
                <w:noProof/>
              </w:rPr>
              <w:t>4.3.</w:t>
            </w:r>
            <w:r>
              <w:rPr>
                <w:rFonts w:eastAsiaTheme="minorEastAsia" w:cstheme="minorBidi"/>
                <w:noProof/>
                <w:kern w:val="2"/>
                <w:lang w:val="en-GB" w:eastAsia="en-GB"/>
                <w14:ligatures w14:val="standardContextual"/>
              </w:rPr>
              <w:tab/>
            </w:r>
            <w:r w:rsidRPr="000632D9">
              <w:rPr>
                <w:rStyle w:val="Hyperlink"/>
                <w:noProof/>
              </w:rPr>
              <w:t>Approval and version control of the SAP</w:t>
            </w:r>
            <w:r>
              <w:rPr>
                <w:noProof/>
                <w:webHidden/>
              </w:rPr>
              <w:tab/>
            </w:r>
            <w:r>
              <w:rPr>
                <w:noProof/>
                <w:webHidden/>
              </w:rPr>
              <w:fldChar w:fldCharType="begin"/>
            </w:r>
            <w:r>
              <w:rPr>
                <w:noProof/>
                <w:webHidden/>
              </w:rPr>
              <w:instrText xml:space="preserve"> PAGEREF _Toc185323582 \h </w:instrText>
            </w:r>
            <w:r>
              <w:rPr>
                <w:noProof/>
                <w:webHidden/>
              </w:rPr>
            </w:r>
            <w:r>
              <w:rPr>
                <w:noProof/>
                <w:webHidden/>
              </w:rPr>
              <w:fldChar w:fldCharType="separate"/>
            </w:r>
            <w:r>
              <w:rPr>
                <w:noProof/>
                <w:webHidden/>
              </w:rPr>
              <w:t>17</w:t>
            </w:r>
            <w:r>
              <w:rPr>
                <w:noProof/>
                <w:webHidden/>
              </w:rPr>
              <w:fldChar w:fldCharType="end"/>
            </w:r>
          </w:hyperlink>
        </w:p>
        <w:p w14:paraId="7DCF7E26" w14:textId="55FDFAF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3" w:history="1">
            <w:r w:rsidRPr="000632D9">
              <w:rPr>
                <w:rStyle w:val="Hyperlink"/>
                <w:noProof/>
              </w:rPr>
              <w:t>4.4.</w:t>
            </w:r>
            <w:r>
              <w:rPr>
                <w:rFonts w:eastAsiaTheme="minorEastAsia" w:cstheme="minorBidi"/>
                <w:noProof/>
                <w:kern w:val="2"/>
                <w:lang w:val="en-GB" w:eastAsia="en-GB"/>
                <w14:ligatures w14:val="standardContextual"/>
              </w:rPr>
              <w:tab/>
            </w:r>
            <w:r w:rsidRPr="000632D9">
              <w:rPr>
                <w:rStyle w:val="Hyperlink"/>
                <w:noProof/>
              </w:rPr>
              <w:t>Quality Assurance</w:t>
            </w:r>
            <w:r>
              <w:rPr>
                <w:noProof/>
                <w:webHidden/>
              </w:rPr>
              <w:tab/>
            </w:r>
            <w:r>
              <w:rPr>
                <w:noProof/>
                <w:webHidden/>
              </w:rPr>
              <w:fldChar w:fldCharType="begin"/>
            </w:r>
            <w:r>
              <w:rPr>
                <w:noProof/>
                <w:webHidden/>
              </w:rPr>
              <w:instrText xml:space="preserve"> PAGEREF _Toc185323583 \h </w:instrText>
            </w:r>
            <w:r>
              <w:rPr>
                <w:noProof/>
                <w:webHidden/>
              </w:rPr>
            </w:r>
            <w:r>
              <w:rPr>
                <w:noProof/>
                <w:webHidden/>
              </w:rPr>
              <w:fldChar w:fldCharType="separate"/>
            </w:r>
            <w:r>
              <w:rPr>
                <w:noProof/>
                <w:webHidden/>
              </w:rPr>
              <w:t>18</w:t>
            </w:r>
            <w:r>
              <w:rPr>
                <w:noProof/>
                <w:webHidden/>
              </w:rPr>
              <w:fldChar w:fldCharType="end"/>
            </w:r>
          </w:hyperlink>
        </w:p>
        <w:p w14:paraId="1C2779A8" w14:textId="0CE3D93E" w:rsidR="000F6672" w:rsidRDefault="000F6672">
          <w:pPr>
            <w:pStyle w:val="TOC1"/>
            <w:tabs>
              <w:tab w:val="left" w:pos="480"/>
            </w:tabs>
            <w:rPr>
              <w:rFonts w:eastAsiaTheme="minorEastAsia" w:cstheme="minorBidi"/>
              <w:b w:val="0"/>
              <w:kern w:val="2"/>
              <w:lang w:eastAsia="en-GB"/>
              <w14:ligatures w14:val="standardContextual"/>
            </w:rPr>
          </w:pPr>
          <w:hyperlink w:anchor="_Toc185323584" w:history="1">
            <w:r w:rsidRPr="000632D9">
              <w:rPr>
                <w:rStyle w:val="Hyperlink"/>
              </w:rPr>
              <w:t>5.</w:t>
            </w:r>
            <w:r>
              <w:rPr>
                <w:rFonts w:eastAsiaTheme="minorEastAsia" w:cstheme="minorBidi"/>
                <w:b w:val="0"/>
                <w:kern w:val="2"/>
                <w:lang w:eastAsia="en-GB"/>
                <w14:ligatures w14:val="standardContextual"/>
              </w:rPr>
              <w:tab/>
            </w:r>
            <w:r w:rsidRPr="000632D9">
              <w:rPr>
                <w:rStyle w:val="Hyperlink"/>
              </w:rPr>
              <w:t>Software</w:t>
            </w:r>
            <w:r>
              <w:rPr>
                <w:webHidden/>
              </w:rPr>
              <w:tab/>
            </w:r>
            <w:r>
              <w:rPr>
                <w:webHidden/>
              </w:rPr>
              <w:fldChar w:fldCharType="begin"/>
            </w:r>
            <w:r>
              <w:rPr>
                <w:webHidden/>
              </w:rPr>
              <w:instrText xml:space="preserve"> PAGEREF _Toc185323584 \h </w:instrText>
            </w:r>
            <w:r>
              <w:rPr>
                <w:webHidden/>
              </w:rPr>
            </w:r>
            <w:r>
              <w:rPr>
                <w:webHidden/>
              </w:rPr>
              <w:fldChar w:fldCharType="separate"/>
            </w:r>
            <w:r>
              <w:rPr>
                <w:webHidden/>
              </w:rPr>
              <w:t>18</w:t>
            </w:r>
            <w:r>
              <w:rPr>
                <w:webHidden/>
              </w:rPr>
              <w:fldChar w:fldCharType="end"/>
            </w:r>
          </w:hyperlink>
        </w:p>
        <w:p w14:paraId="3172F3A1" w14:textId="656A2E8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6" w:history="1">
            <w:r w:rsidRPr="000632D9">
              <w:rPr>
                <w:rStyle w:val="Hyperlink"/>
                <w:noProof/>
              </w:rPr>
              <w:t>5.1.</w:t>
            </w:r>
            <w:r>
              <w:rPr>
                <w:rFonts w:eastAsiaTheme="minorEastAsia" w:cstheme="minorBidi"/>
                <w:noProof/>
                <w:kern w:val="2"/>
                <w:lang w:val="en-GB" w:eastAsia="en-GB"/>
                <w14:ligatures w14:val="standardContextual"/>
              </w:rPr>
              <w:tab/>
            </w:r>
            <w:r w:rsidRPr="000632D9">
              <w:rPr>
                <w:rStyle w:val="Hyperlink"/>
                <w:noProof/>
              </w:rPr>
              <w:t>Data management</w:t>
            </w:r>
            <w:r>
              <w:rPr>
                <w:noProof/>
                <w:webHidden/>
              </w:rPr>
              <w:tab/>
            </w:r>
            <w:r>
              <w:rPr>
                <w:noProof/>
                <w:webHidden/>
              </w:rPr>
              <w:fldChar w:fldCharType="begin"/>
            </w:r>
            <w:r>
              <w:rPr>
                <w:noProof/>
                <w:webHidden/>
              </w:rPr>
              <w:instrText xml:space="preserve"> PAGEREF _Toc185323586 \h </w:instrText>
            </w:r>
            <w:r>
              <w:rPr>
                <w:noProof/>
                <w:webHidden/>
              </w:rPr>
            </w:r>
            <w:r>
              <w:rPr>
                <w:noProof/>
                <w:webHidden/>
              </w:rPr>
              <w:fldChar w:fldCharType="separate"/>
            </w:r>
            <w:r>
              <w:rPr>
                <w:noProof/>
                <w:webHidden/>
              </w:rPr>
              <w:t>18</w:t>
            </w:r>
            <w:r>
              <w:rPr>
                <w:noProof/>
                <w:webHidden/>
              </w:rPr>
              <w:fldChar w:fldCharType="end"/>
            </w:r>
          </w:hyperlink>
        </w:p>
        <w:p w14:paraId="21F939E9" w14:textId="65C358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7" w:history="1">
            <w:r w:rsidRPr="000632D9">
              <w:rPr>
                <w:rStyle w:val="Hyperlink"/>
                <w:noProof/>
              </w:rPr>
              <w:t>5.2.</w:t>
            </w:r>
            <w:r>
              <w:rPr>
                <w:rFonts w:eastAsiaTheme="minorEastAsia" w:cstheme="minorBidi"/>
                <w:noProof/>
                <w:kern w:val="2"/>
                <w:lang w:val="en-GB" w:eastAsia="en-GB"/>
                <w14:ligatures w14:val="standardContextual"/>
              </w:rPr>
              <w:tab/>
            </w:r>
            <w:r w:rsidRPr="000632D9">
              <w:rPr>
                <w:rStyle w:val="Hyperlink"/>
                <w:noProof/>
              </w:rPr>
              <w:t>Analysis software</w:t>
            </w:r>
            <w:r>
              <w:rPr>
                <w:noProof/>
                <w:webHidden/>
              </w:rPr>
              <w:tab/>
            </w:r>
            <w:r>
              <w:rPr>
                <w:noProof/>
                <w:webHidden/>
              </w:rPr>
              <w:fldChar w:fldCharType="begin"/>
            </w:r>
            <w:r>
              <w:rPr>
                <w:noProof/>
                <w:webHidden/>
              </w:rPr>
              <w:instrText xml:space="preserve"> PAGEREF _Toc185323587 \h </w:instrText>
            </w:r>
            <w:r>
              <w:rPr>
                <w:noProof/>
                <w:webHidden/>
              </w:rPr>
            </w:r>
            <w:r>
              <w:rPr>
                <w:noProof/>
                <w:webHidden/>
              </w:rPr>
              <w:fldChar w:fldCharType="separate"/>
            </w:r>
            <w:r>
              <w:rPr>
                <w:noProof/>
                <w:webHidden/>
              </w:rPr>
              <w:t>18</w:t>
            </w:r>
            <w:r>
              <w:rPr>
                <w:noProof/>
                <w:webHidden/>
              </w:rPr>
              <w:fldChar w:fldCharType="end"/>
            </w:r>
          </w:hyperlink>
        </w:p>
        <w:p w14:paraId="712F71FD" w14:textId="56DEFB6D" w:rsidR="000F6672" w:rsidRDefault="000F6672">
          <w:pPr>
            <w:pStyle w:val="TOC1"/>
            <w:tabs>
              <w:tab w:val="left" w:pos="480"/>
            </w:tabs>
            <w:rPr>
              <w:rFonts w:eastAsiaTheme="minorEastAsia" w:cstheme="minorBidi"/>
              <w:b w:val="0"/>
              <w:kern w:val="2"/>
              <w:lang w:eastAsia="en-GB"/>
              <w14:ligatures w14:val="standardContextual"/>
            </w:rPr>
          </w:pPr>
          <w:hyperlink w:anchor="_Toc185323588" w:history="1">
            <w:r w:rsidRPr="000632D9">
              <w:rPr>
                <w:rStyle w:val="Hyperlink"/>
              </w:rPr>
              <w:t>6.</w:t>
            </w:r>
            <w:r>
              <w:rPr>
                <w:rFonts w:eastAsiaTheme="minorEastAsia" w:cstheme="minorBidi"/>
                <w:b w:val="0"/>
                <w:kern w:val="2"/>
                <w:lang w:eastAsia="en-GB"/>
                <w14:ligatures w14:val="standardContextual"/>
              </w:rPr>
              <w:tab/>
            </w:r>
            <w:r w:rsidRPr="000632D9">
              <w:rPr>
                <w:rStyle w:val="Hyperlink"/>
              </w:rPr>
              <w:t>Scoring of outcome measures</w:t>
            </w:r>
            <w:r>
              <w:rPr>
                <w:webHidden/>
              </w:rPr>
              <w:tab/>
            </w:r>
            <w:r>
              <w:rPr>
                <w:webHidden/>
              </w:rPr>
              <w:fldChar w:fldCharType="begin"/>
            </w:r>
            <w:r>
              <w:rPr>
                <w:webHidden/>
              </w:rPr>
              <w:instrText xml:space="preserve"> PAGEREF _Toc185323588 \h </w:instrText>
            </w:r>
            <w:r>
              <w:rPr>
                <w:webHidden/>
              </w:rPr>
            </w:r>
            <w:r>
              <w:rPr>
                <w:webHidden/>
              </w:rPr>
              <w:fldChar w:fldCharType="separate"/>
            </w:r>
            <w:r>
              <w:rPr>
                <w:webHidden/>
              </w:rPr>
              <w:t>19</w:t>
            </w:r>
            <w:r>
              <w:rPr>
                <w:webHidden/>
              </w:rPr>
              <w:fldChar w:fldCharType="end"/>
            </w:r>
          </w:hyperlink>
        </w:p>
        <w:p w14:paraId="4434E8A7" w14:textId="3AAFE9C1" w:rsidR="000F6672" w:rsidRDefault="000F6672">
          <w:pPr>
            <w:pStyle w:val="TOC1"/>
            <w:tabs>
              <w:tab w:val="left" w:pos="480"/>
            </w:tabs>
            <w:rPr>
              <w:rFonts w:eastAsiaTheme="minorEastAsia" w:cstheme="minorBidi"/>
              <w:b w:val="0"/>
              <w:kern w:val="2"/>
              <w:lang w:eastAsia="en-GB"/>
              <w14:ligatures w14:val="standardContextual"/>
            </w:rPr>
          </w:pPr>
          <w:hyperlink w:anchor="_Toc185323589" w:history="1">
            <w:r w:rsidRPr="000632D9">
              <w:rPr>
                <w:rStyle w:val="Hyperlink"/>
              </w:rPr>
              <w:t>7.</w:t>
            </w:r>
            <w:r>
              <w:rPr>
                <w:rFonts w:eastAsiaTheme="minorEastAsia" w:cstheme="minorBidi"/>
                <w:b w:val="0"/>
                <w:kern w:val="2"/>
                <w:lang w:eastAsia="en-GB"/>
                <w14:ligatures w14:val="standardContextual"/>
              </w:rPr>
              <w:tab/>
            </w:r>
            <w:r w:rsidRPr="000632D9">
              <w:rPr>
                <w:rStyle w:val="Hyperlink"/>
              </w:rPr>
              <w:t>Health Economic Analysis Plan (if relevant/not separate)</w:t>
            </w:r>
            <w:r>
              <w:rPr>
                <w:webHidden/>
              </w:rPr>
              <w:tab/>
            </w:r>
            <w:r>
              <w:rPr>
                <w:webHidden/>
              </w:rPr>
              <w:fldChar w:fldCharType="begin"/>
            </w:r>
            <w:r>
              <w:rPr>
                <w:webHidden/>
              </w:rPr>
              <w:instrText xml:space="preserve"> PAGEREF _Toc185323589 \h </w:instrText>
            </w:r>
            <w:r>
              <w:rPr>
                <w:webHidden/>
              </w:rPr>
            </w:r>
            <w:r>
              <w:rPr>
                <w:webHidden/>
              </w:rPr>
              <w:fldChar w:fldCharType="separate"/>
            </w:r>
            <w:r>
              <w:rPr>
                <w:webHidden/>
              </w:rPr>
              <w:t>20</w:t>
            </w:r>
            <w:r>
              <w:rPr>
                <w:webHidden/>
              </w:rPr>
              <w:fldChar w:fldCharType="end"/>
            </w:r>
          </w:hyperlink>
        </w:p>
        <w:p w14:paraId="3CCE1E51" w14:textId="415E6819" w:rsidR="000F6672" w:rsidRDefault="000F6672">
          <w:pPr>
            <w:pStyle w:val="TOC1"/>
            <w:tabs>
              <w:tab w:val="left" w:pos="480"/>
            </w:tabs>
            <w:rPr>
              <w:rFonts w:eastAsiaTheme="minorEastAsia" w:cstheme="minorBidi"/>
              <w:b w:val="0"/>
              <w:kern w:val="2"/>
              <w:lang w:eastAsia="en-GB"/>
              <w14:ligatures w14:val="standardContextual"/>
            </w:rPr>
          </w:pPr>
          <w:hyperlink w:anchor="_Toc185323590" w:history="1">
            <w:r w:rsidRPr="000632D9">
              <w:rPr>
                <w:rStyle w:val="Hyperlink"/>
              </w:rPr>
              <w:t>8.</w:t>
            </w:r>
            <w:r>
              <w:rPr>
                <w:rFonts w:eastAsiaTheme="minorEastAsia" w:cstheme="minorBidi"/>
                <w:b w:val="0"/>
                <w:kern w:val="2"/>
                <w:lang w:eastAsia="en-GB"/>
                <w14:ligatures w14:val="standardContextual"/>
              </w:rPr>
              <w:tab/>
            </w:r>
            <w:r w:rsidRPr="000632D9">
              <w:rPr>
                <w:rStyle w:val="Hyperlink"/>
              </w:rPr>
              <w:t>Schedule Of Assessments And Measures</w:t>
            </w:r>
            <w:r>
              <w:rPr>
                <w:webHidden/>
              </w:rPr>
              <w:tab/>
            </w:r>
            <w:r>
              <w:rPr>
                <w:webHidden/>
              </w:rPr>
              <w:fldChar w:fldCharType="begin"/>
            </w:r>
            <w:r>
              <w:rPr>
                <w:webHidden/>
              </w:rPr>
              <w:instrText xml:space="preserve"> PAGEREF _Toc185323590 \h </w:instrText>
            </w:r>
            <w:r>
              <w:rPr>
                <w:webHidden/>
              </w:rPr>
            </w:r>
            <w:r>
              <w:rPr>
                <w:webHidden/>
              </w:rPr>
              <w:fldChar w:fldCharType="separate"/>
            </w:r>
            <w:r>
              <w:rPr>
                <w:webHidden/>
              </w:rPr>
              <w:t>21</w:t>
            </w:r>
            <w:r>
              <w:rPr>
                <w:webHidden/>
              </w:rPr>
              <w:fldChar w:fldCharType="end"/>
            </w:r>
          </w:hyperlink>
        </w:p>
        <w:p w14:paraId="4A6DE67D" w14:textId="376D851B" w:rsidR="000F6672" w:rsidRDefault="000F6672">
          <w:pPr>
            <w:pStyle w:val="TOC1"/>
            <w:tabs>
              <w:tab w:val="left" w:pos="480"/>
            </w:tabs>
            <w:rPr>
              <w:rFonts w:eastAsiaTheme="minorEastAsia" w:cstheme="minorBidi"/>
              <w:b w:val="0"/>
              <w:kern w:val="2"/>
              <w:lang w:eastAsia="en-GB"/>
              <w14:ligatures w14:val="standardContextual"/>
            </w:rPr>
          </w:pPr>
          <w:hyperlink w:anchor="_Toc185323596" w:history="1">
            <w:r w:rsidRPr="000632D9">
              <w:rPr>
                <w:rStyle w:val="Hyperlink"/>
              </w:rPr>
              <w:t>9.</w:t>
            </w:r>
            <w:r>
              <w:rPr>
                <w:rFonts w:eastAsiaTheme="minorEastAsia" w:cstheme="minorBidi"/>
                <w:b w:val="0"/>
                <w:kern w:val="2"/>
                <w:lang w:eastAsia="en-GB"/>
                <w14:ligatures w14:val="standardContextual"/>
              </w:rPr>
              <w:tab/>
            </w:r>
            <w:r w:rsidRPr="000632D9">
              <w:rPr>
                <w:rStyle w:val="Hyperlink"/>
              </w:rPr>
              <w:t>Reference list</w:t>
            </w:r>
            <w:r>
              <w:rPr>
                <w:webHidden/>
              </w:rPr>
              <w:tab/>
            </w:r>
            <w:r>
              <w:rPr>
                <w:webHidden/>
              </w:rPr>
              <w:fldChar w:fldCharType="begin"/>
            </w:r>
            <w:r>
              <w:rPr>
                <w:webHidden/>
              </w:rPr>
              <w:instrText xml:space="preserve"> PAGEREF _Toc185323596 \h </w:instrText>
            </w:r>
            <w:r>
              <w:rPr>
                <w:webHidden/>
              </w:rPr>
            </w:r>
            <w:r>
              <w:rPr>
                <w:webHidden/>
              </w:rPr>
              <w:fldChar w:fldCharType="separate"/>
            </w:r>
            <w:r>
              <w:rPr>
                <w:webHidden/>
              </w:rPr>
              <w:t>22</w:t>
            </w:r>
            <w:r>
              <w:rPr>
                <w:webHidden/>
              </w:rPr>
              <w:fldChar w:fldCharType="end"/>
            </w:r>
          </w:hyperlink>
        </w:p>
        <w:p w14:paraId="63AFA679" w14:textId="6D8BD9C4" w:rsidR="00376F69" w:rsidRDefault="00376F69">
          <w:r>
            <w:rPr>
              <w:b/>
              <w:bCs/>
              <w:noProof/>
            </w:rPr>
            <w:fldChar w:fldCharType="end"/>
          </w:r>
        </w:p>
      </w:sdtContent>
    </w:sdt>
    <w:p w14:paraId="5782D6FC" w14:textId="215774AE" w:rsidR="00DE3073" w:rsidRPr="00816362" w:rsidRDefault="00DE3073" w:rsidP="000E21A1">
      <w:pPr>
        <w:pStyle w:val="TOCHeading"/>
      </w:pPr>
    </w:p>
    <w:p w14:paraId="154D12D9" w14:textId="63E9AD83" w:rsidR="001A29C3" w:rsidRPr="00524356" w:rsidRDefault="001A29C3" w:rsidP="000E21A1"/>
    <w:p w14:paraId="48D8BA5D" w14:textId="77777777" w:rsidR="001A29C3" w:rsidRPr="00524356" w:rsidRDefault="001A29C3" w:rsidP="000E21A1"/>
    <w:p w14:paraId="3D727015" w14:textId="77777777" w:rsidR="001A29C3" w:rsidRPr="007829A2" w:rsidRDefault="001A29C3" w:rsidP="000E21A1">
      <w:r w:rsidRPr="007829A2">
        <w:t>(MAY ALSO HAVE OTHERS SUCH AS QUALITATIVE ANALYSIS PLAN)</w:t>
      </w:r>
    </w:p>
    <w:p w14:paraId="5F6DE61D" w14:textId="77777777" w:rsidR="00CC7EE3" w:rsidRDefault="00CC7EE3">
      <w:r>
        <w:br w:type="page"/>
      </w:r>
    </w:p>
    <w:p w14:paraId="38A0A159" w14:textId="3A6EB626" w:rsidR="001A29C3" w:rsidRPr="00816362" w:rsidRDefault="001A29C3" w:rsidP="000E21A1">
      <w:pPr>
        <w:pStyle w:val="Heading1"/>
      </w:pPr>
      <w:bookmarkStart w:id="5" w:name="_Toc185323509"/>
      <w:bookmarkStart w:id="6" w:name="_Toc185323523"/>
      <w:bookmarkStart w:id="7" w:name="_Toc185323524"/>
      <w:bookmarkStart w:id="8" w:name="_Toc183099233"/>
      <w:bookmarkStart w:id="9" w:name="_Toc185323525"/>
      <w:bookmarkEnd w:id="5"/>
      <w:bookmarkEnd w:id="6"/>
      <w:bookmarkEnd w:id="7"/>
      <w:r w:rsidRPr="00816362">
        <w:lastRenderedPageBreak/>
        <w:t>Description of the trial</w:t>
      </w:r>
      <w:bookmarkEnd w:id="8"/>
      <w:bookmarkEnd w:id="9"/>
      <w:r w:rsidRPr="00816362">
        <w:fldChar w:fldCharType="begin"/>
      </w:r>
      <w:r w:rsidRPr="00816362">
        <w:instrText xml:space="preserve"> TC "</w:instrText>
      </w:r>
      <w:bookmarkStart w:id="10" w:name="_Toc183094405"/>
      <w:r w:rsidRPr="00816362">
        <w:instrText>1.</w:instrText>
      </w:r>
      <w:r w:rsidRPr="00816362">
        <w:tab/>
        <w:instrText>Description of the trial</w:instrText>
      </w:r>
      <w:bookmarkEnd w:id="10"/>
      <w:r w:rsidRPr="00816362">
        <w:instrText xml:space="preserve">" \f C \l "1" </w:instrText>
      </w:r>
      <w:r w:rsidRPr="00816362">
        <w:fldChar w:fldCharType="end"/>
      </w:r>
    </w:p>
    <w:p w14:paraId="055A9533" w14:textId="4C6C5BC9" w:rsidR="001A29C3" w:rsidRPr="00524356" w:rsidRDefault="001A29C3" w:rsidP="000E21A1">
      <w:r w:rsidRPr="00524356">
        <w:t xml:space="preserve">See protocol publication </w:t>
      </w:r>
      <w:r w:rsidRPr="00B52609">
        <w:rPr>
          <w:highlight w:val="yellow"/>
        </w:rPr>
        <w:t>(ref).</w:t>
      </w:r>
      <w:r w:rsidR="00E520EC">
        <w:t xml:space="preserve"> </w:t>
      </w:r>
      <w:r w:rsidR="00FC78ED">
        <w:t>{{description_of_trial}}</w:t>
      </w:r>
    </w:p>
    <w:p w14:paraId="051A3224" w14:textId="77777777" w:rsidR="00773FDB" w:rsidRPr="00524356" w:rsidRDefault="00773FDB" w:rsidP="000E21A1"/>
    <w:p w14:paraId="023D6A56" w14:textId="16F53687" w:rsidR="00773FDB" w:rsidRPr="00524356" w:rsidRDefault="00773FDB" w:rsidP="00B57D1D">
      <w:pPr>
        <w:pStyle w:val="Heading2"/>
      </w:pPr>
      <w:bookmarkStart w:id="11" w:name="_Toc183099234"/>
      <w:bookmarkStart w:id="12" w:name="_Toc185323526"/>
      <w:r w:rsidRPr="00524356">
        <w:t>Research Team</w:t>
      </w:r>
      <w:bookmarkEnd w:id="11"/>
      <w:bookmarkEnd w:id="12"/>
    </w:p>
    <w:p w14:paraId="0621BD0B" w14:textId="77777777" w:rsidR="00773FDB" w:rsidRPr="00524356" w:rsidRDefault="00773FDB" w:rsidP="000E21A1"/>
    <w:p w14:paraId="0A273424" w14:textId="434603E8" w:rsidR="00773FDB" w:rsidRPr="00FE7127" w:rsidRDefault="00773FDB" w:rsidP="000E21A1">
      <w:pPr>
        <w:rPr>
          <w:sz w:val="22"/>
          <w:szCs w:val="22"/>
        </w:rPr>
      </w:pPr>
      <w:r w:rsidRPr="00FE7127">
        <w:rPr>
          <w:sz w:val="22"/>
          <w:szCs w:val="22"/>
        </w:rPr>
        <w:t>Investigators</w:t>
      </w:r>
      <w:r w:rsidR="00D844C8">
        <w:rPr>
          <w:sz w:val="22"/>
          <w:szCs w:val="22"/>
        </w:rPr>
        <w:t>:</w:t>
      </w:r>
      <w:r w:rsidR="0049428C">
        <w:rPr>
          <w:sz w:val="22"/>
          <w:szCs w:val="22"/>
        </w:rPr>
        <w:t xml:space="preserve"> {{investigators}}</w:t>
      </w:r>
    </w:p>
    <w:p w14:paraId="578A5895" w14:textId="77777777" w:rsidR="00773FDB" w:rsidRPr="00FE7127" w:rsidRDefault="00773FDB" w:rsidP="000E21A1">
      <w:pPr>
        <w:rPr>
          <w:sz w:val="22"/>
          <w:szCs w:val="22"/>
        </w:rPr>
      </w:pPr>
    </w:p>
    <w:p w14:paraId="717537A6" w14:textId="429A2DA7" w:rsidR="00773FDB" w:rsidRPr="00FE7127" w:rsidRDefault="00773FDB" w:rsidP="000E21A1">
      <w:pPr>
        <w:rPr>
          <w:sz w:val="22"/>
          <w:szCs w:val="22"/>
        </w:rPr>
      </w:pPr>
      <w:r w:rsidRPr="00FE7127">
        <w:rPr>
          <w:sz w:val="22"/>
          <w:szCs w:val="22"/>
        </w:rPr>
        <w:t>Principal investigator</w:t>
      </w:r>
      <w:r w:rsidR="00D844C8">
        <w:rPr>
          <w:sz w:val="22"/>
          <w:szCs w:val="22"/>
        </w:rPr>
        <w:t>:</w:t>
      </w:r>
      <w:r w:rsidR="0049428C">
        <w:rPr>
          <w:sz w:val="22"/>
          <w:szCs w:val="22"/>
        </w:rPr>
        <w:t xml:space="preserve"> {{principle_investigator}}</w:t>
      </w:r>
    </w:p>
    <w:p w14:paraId="3CC912F1" w14:textId="77777777" w:rsidR="00773FDB" w:rsidRPr="00FE7127" w:rsidRDefault="00773FDB" w:rsidP="000E21A1">
      <w:pPr>
        <w:rPr>
          <w:sz w:val="22"/>
          <w:szCs w:val="22"/>
        </w:rPr>
      </w:pPr>
    </w:p>
    <w:p w14:paraId="08E8690B" w14:textId="554AC8E1" w:rsidR="00773FDB" w:rsidRPr="00FE7127" w:rsidRDefault="00773FDB" w:rsidP="000E21A1">
      <w:pPr>
        <w:rPr>
          <w:sz w:val="22"/>
          <w:szCs w:val="22"/>
        </w:rPr>
      </w:pPr>
      <w:r w:rsidRPr="00FE7127">
        <w:rPr>
          <w:sz w:val="22"/>
          <w:szCs w:val="22"/>
        </w:rPr>
        <w:t>Trial manager</w:t>
      </w:r>
      <w:r w:rsidR="00D844C8">
        <w:rPr>
          <w:sz w:val="22"/>
          <w:szCs w:val="22"/>
        </w:rPr>
        <w:t>:</w:t>
      </w:r>
      <w:r w:rsidR="0049428C">
        <w:rPr>
          <w:sz w:val="22"/>
          <w:szCs w:val="22"/>
        </w:rPr>
        <w:t xml:space="preserve"> {{trial_manager}}</w:t>
      </w:r>
    </w:p>
    <w:p w14:paraId="7A2089EC" w14:textId="77777777" w:rsidR="00773FDB" w:rsidRPr="00FE7127" w:rsidRDefault="00773FDB" w:rsidP="000E21A1">
      <w:pPr>
        <w:rPr>
          <w:sz w:val="22"/>
          <w:szCs w:val="22"/>
        </w:rPr>
      </w:pPr>
    </w:p>
    <w:p w14:paraId="4D5810A7" w14:textId="61484574" w:rsidR="00773FDB" w:rsidRPr="00FE7127" w:rsidRDefault="00773FDB" w:rsidP="000E21A1">
      <w:pPr>
        <w:rPr>
          <w:sz w:val="22"/>
          <w:szCs w:val="22"/>
        </w:rPr>
      </w:pPr>
      <w:r w:rsidRPr="00FE7127">
        <w:rPr>
          <w:sz w:val="22"/>
          <w:szCs w:val="22"/>
        </w:rPr>
        <w:t>Trial statistician</w:t>
      </w:r>
      <w:r w:rsidR="00D844C8">
        <w:rPr>
          <w:sz w:val="22"/>
          <w:szCs w:val="22"/>
        </w:rPr>
        <w:t>(s):</w:t>
      </w:r>
      <w:r w:rsidR="0049428C">
        <w:rPr>
          <w:sz w:val="22"/>
          <w:szCs w:val="22"/>
        </w:rPr>
        <w:t xml:space="preserve"> {{trial_statisticians}}</w:t>
      </w:r>
    </w:p>
    <w:p w14:paraId="47C91DDC" w14:textId="77777777" w:rsidR="00773FDB" w:rsidRPr="00FE7127" w:rsidRDefault="00773FDB" w:rsidP="000E21A1">
      <w:pPr>
        <w:rPr>
          <w:sz w:val="22"/>
          <w:szCs w:val="22"/>
        </w:rPr>
      </w:pPr>
    </w:p>
    <w:p w14:paraId="098B62B5" w14:textId="42485F8B" w:rsidR="00773FDB" w:rsidRPr="00FE7127" w:rsidRDefault="00773FDB" w:rsidP="000E21A1">
      <w:pPr>
        <w:rPr>
          <w:sz w:val="22"/>
          <w:szCs w:val="22"/>
        </w:rPr>
      </w:pPr>
      <w:r w:rsidRPr="00FE7127">
        <w:rPr>
          <w:sz w:val="22"/>
          <w:szCs w:val="22"/>
        </w:rPr>
        <w:t>Trial health economist</w:t>
      </w:r>
      <w:r w:rsidR="00D844C8">
        <w:rPr>
          <w:sz w:val="22"/>
          <w:szCs w:val="22"/>
        </w:rPr>
        <w:t>:</w:t>
      </w:r>
      <w:r w:rsidR="0049428C">
        <w:rPr>
          <w:sz w:val="22"/>
          <w:szCs w:val="22"/>
        </w:rPr>
        <w:t xml:space="preserve"> {{health_economist}}</w:t>
      </w:r>
    </w:p>
    <w:p w14:paraId="58961A8C" w14:textId="77777777" w:rsidR="00773FDB" w:rsidRPr="00524356" w:rsidRDefault="00773FDB" w:rsidP="000E21A1"/>
    <w:p w14:paraId="7F1A6C09" w14:textId="77777777" w:rsidR="001A29C3" w:rsidRPr="00524356" w:rsidRDefault="001A29C3" w:rsidP="000E21A1"/>
    <w:p w14:paraId="33AFA369" w14:textId="364B47F9" w:rsidR="001A29C3" w:rsidRPr="00524356" w:rsidRDefault="001A29C3" w:rsidP="00B57D1D">
      <w:pPr>
        <w:pStyle w:val="Heading2"/>
      </w:pPr>
      <w:bookmarkStart w:id="13" w:name="_Toc183099235"/>
      <w:bookmarkStart w:id="14" w:name="_Toc185323527"/>
      <w:r w:rsidRPr="00524356">
        <w:t>Principal research objectives to be addressed</w:t>
      </w:r>
      <w:bookmarkEnd w:id="13"/>
      <w:bookmarkEnd w:id="14"/>
      <w:r w:rsidRPr="00524356">
        <w:fldChar w:fldCharType="begin"/>
      </w:r>
      <w:r w:rsidRPr="00524356">
        <w:instrText xml:space="preserve"> TC "</w:instrText>
      </w:r>
      <w:bookmarkStart w:id="15" w:name="_Toc183094406"/>
      <w:r w:rsidRPr="00524356">
        <w:instrText>1.1</w:instrText>
      </w:r>
      <w:r w:rsidRPr="00524356">
        <w:tab/>
        <w:instrText>Principal research objectives to be addressed</w:instrText>
      </w:r>
      <w:bookmarkEnd w:id="15"/>
      <w:r w:rsidRPr="00524356">
        <w:instrText xml:space="preserve">" \f C \l "1" </w:instrText>
      </w:r>
      <w:r w:rsidRPr="00524356">
        <w:fldChar w:fldCharType="end"/>
      </w:r>
    </w:p>
    <w:p w14:paraId="741CBCA5" w14:textId="77777777" w:rsidR="001A29C3" w:rsidRPr="00524356" w:rsidRDefault="001A29C3" w:rsidP="000E21A1"/>
    <w:p w14:paraId="37D55E92" w14:textId="39C45771" w:rsidR="001A29C3" w:rsidRPr="00FE7127" w:rsidRDefault="001A29C3" w:rsidP="000E21A1">
      <w:pPr>
        <w:rPr>
          <w:sz w:val="22"/>
          <w:szCs w:val="22"/>
        </w:rPr>
      </w:pPr>
      <w:r w:rsidRPr="00FE7127">
        <w:rPr>
          <w:sz w:val="22"/>
          <w:szCs w:val="22"/>
        </w:rPr>
        <w:t>Primary objectives</w:t>
      </w:r>
      <w:r w:rsidR="00D844C8">
        <w:rPr>
          <w:sz w:val="22"/>
          <w:szCs w:val="22"/>
        </w:rPr>
        <w:t>:</w:t>
      </w:r>
      <w:r w:rsidRPr="00FE7127">
        <w:rPr>
          <w:sz w:val="22"/>
          <w:szCs w:val="22"/>
        </w:rPr>
        <w:fldChar w:fldCharType="begin"/>
      </w:r>
      <w:r w:rsidRPr="00FE7127">
        <w:rPr>
          <w:sz w:val="22"/>
          <w:szCs w:val="22"/>
        </w:rPr>
        <w:instrText xml:space="preserve"> TC "</w:instrText>
      </w:r>
      <w:bookmarkStart w:id="16" w:name="_Toc183094407"/>
      <w:r w:rsidRPr="00FE7127">
        <w:rPr>
          <w:sz w:val="22"/>
          <w:szCs w:val="22"/>
        </w:rPr>
        <w:instrText>Primary objectives</w:instrText>
      </w:r>
      <w:bookmarkEnd w:id="16"/>
      <w:r w:rsidRPr="00FE7127">
        <w:rPr>
          <w:sz w:val="22"/>
          <w:szCs w:val="22"/>
        </w:rPr>
        <w:instrText xml:space="preserve">" \f C \l "1" </w:instrText>
      </w:r>
      <w:r w:rsidRPr="00FE7127">
        <w:rPr>
          <w:sz w:val="22"/>
          <w:szCs w:val="22"/>
        </w:rPr>
        <w:fldChar w:fldCharType="end"/>
      </w:r>
    </w:p>
    <w:p w14:paraId="0F99D052" w14:textId="5BC6E3DC" w:rsidR="001A29C3" w:rsidRPr="00FE7127" w:rsidRDefault="0041554A" w:rsidP="000E21A1">
      <w:pPr>
        <w:rPr>
          <w:sz w:val="22"/>
          <w:szCs w:val="22"/>
        </w:rPr>
      </w:pPr>
      <w:r>
        <w:rPr>
          <w:sz w:val="22"/>
          <w:szCs w:val="22"/>
        </w:rPr>
        <w:t>{{primary_objectives}}</w:t>
      </w:r>
    </w:p>
    <w:p w14:paraId="1AD9A5FE" w14:textId="77777777" w:rsidR="001A29C3" w:rsidRPr="00FE7127" w:rsidRDefault="001A29C3" w:rsidP="000E21A1">
      <w:pPr>
        <w:rPr>
          <w:sz w:val="22"/>
          <w:szCs w:val="22"/>
        </w:rPr>
      </w:pPr>
    </w:p>
    <w:p w14:paraId="2AC1D0B3" w14:textId="6579A931" w:rsidR="001A29C3" w:rsidRPr="00524356" w:rsidRDefault="001A29C3" w:rsidP="000E21A1">
      <w:r w:rsidRPr="00FE7127">
        <w:rPr>
          <w:sz w:val="22"/>
          <w:szCs w:val="22"/>
        </w:rPr>
        <w:t>Secondary objectives</w:t>
      </w:r>
      <w:r w:rsidR="00D844C8">
        <w:rPr>
          <w:sz w:val="22"/>
          <w:szCs w:val="22"/>
        </w:rPr>
        <w:t>:</w:t>
      </w:r>
      <w:r w:rsidRPr="00524356">
        <w:fldChar w:fldCharType="begin"/>
      </w:r>
      <w:r w:rsidRPr="00524356">
        <w:instrText xml:space="preserve"> TC "</w:instrText>
      </w:r>
      <w:bookmarkStart w:id="17" w:name="_Toc183094408"/>
      <w:r w:rsidRPr="00524356">
        <w:instrText>Secondary objectives</w:instrText>
      </w:r>
      <w:bookmarkEnd w:id="17"/>
      <w:r w:rsidRPr="00524356">
        <w:instrText xml:space="preserve">" \f C \l "1" </w:instrText>
      </w:r>
      <w:r w:rsidRPr="00524356">
        <w:fldChar w:fldCharType="end"/>
      </w:r>
    </w:p>
    <w:p w14:paraId="0667F7F5" w14:textId="35C978FC" w:rsidR="0041554A" w:rsidRPr="00375D14" w:rsidRDefault="0041554A" w:rsidP="0041554A">
      <w:pPr>
        <w:rPr>
          <w:rStyle w:val="Emphasis"/>
          <w:i w:val="0"/>
          <w:iCs w:val="0"/>
        </w:rPr>
      </w:pPr>
      <w:r>
        <w:rPr>
          <w:rStyle w:val="Emphasis"/>
          <w:i w:val="0"/>
          <w:iCs w:val="0"/>
        </w:rPr>
        <w:t>{{secondary_objectives}}</w:t>
      </w:r>
    </w:p>
    <w:p w14:paraId="15302145" w14:textId="77777777" w:rsidR="00F012AE" w:rsidRDefault="00F012AE" w:rsidP="00375D14">
      <w:bookmarkStart w:id="18" w:name="_Toc183095000"/>
      <w:bookmarkStart w:id="19" w:name="_Toc183095106"/>
      <w:bookmarkStart w:id="20" w:name="_Toc183095451"/>
      <w:bookmarkStart w:id="21" w:name="_Toc183099237"/>
      <w:bookmarkStart w:id="22" w:name="_Toc183100528"/>
      <w:bookmarkEnd w:id="18"/>
      <w:bookmarkEnd w:id="19"/>
      <w:bookmarkEnd w:id="20"/>
      <w:bookmarkEnd w:id="21"/>
      <w:bookmarkEnd w:id="22"/>
    </w:p>
    <w:p w14:paraId="18A2CACE" w14:textId="3596C14E" w:rsidR="00F012AE" w:rsidRDefault="00F012AE" w:rsidP="00B57D1D">
      <w:pPr>
        <w:pStyle w:val="Heading2"/>
      </w:pPr>
      <w:bookmarkStart w:id="23" w:name="_Toc185323528"/>
      <w:r w:rsidRPr="00722CF3">
        <w:t>Trial design including blinding</w:t>
      </w:r>
      <w:bookmarkEnd w:id="23"/>
    </w:p>
    <w:p w14:paraId="21325624" w14:textId="44B48682" w:rsidR="0049428C" w:rsidRPr="00141151" w:rsidRDefault="0049428C" w:rsidP="00375D14">
      <w:r>
        <w:rPr>
          <w:lang w:val="en-GB"/>
        </w:rPr>
        <w:t>{{trial_design}}</w:t>
      </w:r>
    </w:p>
    <w:p w14:paraId="4AECC6DB" w14:textId="21B40221" w:rsidR="001A29C3" w:rsidRPr="00FE7127" w:rsidRDefault="00E47BBD" w:rsidP="000E21A1">
      <w:pPr>
        <w:rPr>
          <w:i/>
          <w:iCs/>
          <w:sz w:val="22"/>
          <w:szCs w:val="22"/>
        </w:rPr>
      </w:pPr>
      <w:bookmarkStart w:id="24" w:name="_Toc183099238"/>
      <w:bookmarkEnd w:id="24"/>
      <w:r w:rsidRPr="00FE7127">
        <w:rPr>
          <w:i/>
          <w:iCs/>
          <w:sz w:val="22"/>
          <w:szCs w:val="22"/>
          <w:highlight w:val="yellow"/>
        </w:rPr>
        <w:t>Description of w</w:t>
      </w:r>
      <w:r w:rsidR="00217E82" w:rsidRPr="00FE7127">
        <w:rPr>
          <w:i/>
          <w:iCs/>
          <w:sz w:val="22"/>
          <w:szCs w:val="22"/>
          <w:highlight w:val="yellow"/>
        </w:rPr>
        <w:t>hich members of the research team (including statisticians) are</w:t>
      </w:r>
      <w:r w:rsidRPr="00FE7127">
        <w:rPr>
          <w:i/>
          <w:iCs/>
          <w:sz w:val="22"/>
          <w:szCs w:val="22"/>
          <w:highlight w:val="yellow"/>
        </w:rPr>
        <w:t xml:space="preserve"> blinded or partially blinded should be included here</w:t>
      </w:r>
      <w:r w:rsidR="00242263" w:rsidRPr="00FE7127">
        <w:rPr>
          <w:i/>
          <w:iCs/>
          <w:sz w:val="22"/>
          <w:szCs w:val="22"/>
          <w:highlight w:val="yellow"/>
        </w:rPr>
        <w:t>, with distinctions made as to individual-level and group</w:t>
      </w:r>
      <w:r w:rsidR="00BD1B9D" w:rsidRPr="00FE7127">
        <w:rPr>
          <w:i/>
          <w:iCs/>
          <w:sz w:val="22"/>
          <w:szCs w:val="22"/>
          <w:highlight w:val="yellow"/>
        </w:rPr>
        <w:t>-</w:t>
      </w:r>
      <w:r w:rsidR="00242263" w:rsidRPr="00FE7127">
        <w:rPr>
          <w:i/>
          <w:iCs/>
          <w:sz w:val="22"/>
          <w:szCs w:val="22"/>
          <w:highlight w:val="yellow"/>
        </w:rPr>
        <w:t xml:space="preserve"> level blinding</w:t>
      </w:r>
      <w:r w:rsidR="00BD1B9D" w:rsidRPr="00FE7127">
        <w:rPr>
          <w:i/>
          <w:iCs/>
          <w:sz w:val="22"/>
          <w:szCs w:val="22"/>
          <w:highlight w:val="yellow"/>
        </w:rPr>
        <w:t>.</w:t>
      </w:r>
      <w:r w:rsidR="00BD1B9D">
        <w:rPr>
          <w:i/>
          <w:iCs/>
          <w:sz w:val="22"/>
          <w:szCs w:val="22"/>
          <w:highlight w:val="yellow"/>
        </w:rPr>
        <w:t xml:space="preserve"> </w:t>
      </w:r>
      <w:r w:rsidR="00242263" w:rsidRPr="00FE7127">
        <w:rPr>
          <w:i/>
          <w:iCs/>
          <w:sz w:val="22"/>
          <w:szCs w:val="22"/>
          <w:highlight w:val="yellow"/>
        </w:rPr>
        <w:t xml:space="preserve">Timing of </w:t>
      </w:r>
      <w:r w:rsidR="00CE5F74" w:rsidRPr="00FE7127">
        <w:rPr>
          <w:i/>
          <w:iCs/>
          <w:sz w:val="22"/>
          <w:szCs w:val="22"/>
          <w:highlight w:val="yellow"/>
        </w:rPr>
        <w:t>when statisticians and other members of team as necessary are unblinded should also be included.</w:t>
      </w:r>
      <w:r w:rsidR="00217E82" w:rsidRPr="00FE7127">
        <w:rPr>
          <w:i/>
          <w:iCs/>
          <w:sz w:val="22"/>
          <w:szCs w:val="22"/>
        </w:rPr>
        <w:t xml:space="preserve"> </w:t>
      </w:r>
    </w:p>
    <w:p w14:paraId="7895A89B" w14:textId="77777777" w:rsidR="001A29C3" w:rsidRPr="00524356" w:rsidRDefault="001A29C3" w:rsidP="00B57D1D">
      <w:pPr>
        <w:pStyle w:val="Heading2"/>
      </w:pPr>
      <w:r w:rsidRPr="00524356">
        <w:br w:type="page"/>
      </w:r>
      <w:bookmarkStart w:id="25" w:name="_Toc183099239"/>
      <w:bookmarkStart w:id="26" w:name="_Toc185323529"/>
      <w:r w:rsidRPr="00524356">
        <w:lastRenderedPageBreak/>
        <w:t>Figure 1. Trial design flow diagram</w:t>
      </w:r>
      <w:bookmarkEnd w:id="25"/>
      <w:bookmarkEnd w:id="26"/>
      <w:r w:rsidRPr="00524356">
        <w:fldChar w:fldCharType="begin"/>
      </w:r>
      <w:r w:rsidRPr="00524356">
        <w:instrText xml:space="preserve"> TC "</w:instrText>
      </w:r>
      <w:bookmarkStart w:id="27" w:name="_Toc183094410"/>
      <w:r w:rsidRPr="00524356">
        <w:instrText>Figure 1. Trial design flow diagram</w:instrText>
      </w:r>
      <w:bookmarkEnd w:id="27"/>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72393EA4" w14:textId="4800702F" w:rsidR="001A29C3" w:rsidRPr="00524356" w:rsidRDefault="001A29C3" w:rsidP="00B57D1D">
      <w:pPr>
        <w:pStyle w:val="Heading2"/>
      </w:pPr>
      <w:r w:rsidRPr="00524356">
        <w:br w:type="page"/>
      </w:r>
      <w:bookmarkStart w:id="28" w:name="_Toc183099240"/>
      <w:bookmarkStart w:id="29" w:name="_Toc185323530"/>
      <w:r w:rsidRPr="00524356">
        <w:lastRenderedPageBreak/>
        <w:t>Method of allocation of groups</w:t>
      </w:r>
      <w:bookmarkEnd w:id="28"/>
      <w:bookmarkEnd w:id="29"/>
      <w:r w:rsidRPr="00524356">
        <w:fldChar w:fldCharType="begin"/>
      </w:r>
      <w:r w:rsidRPr="00524356">
        <w:instrText xml:space="preserve"> TC "</w:instrText>
      </w:r>
      <w:bookmarkStart w:id="30" w:name="_Toc183094411"/>
      <w:r w:rsidRPr="00524356">
        <w:instrText>1.3</w:instrText>
      </w:r>
      <w:r w:rsidRPr="00524356">
        <w:tab/>
        <w:instrText>Method of allocation of groups</w:instrText>
      </w:r>
      <w:bookmarkEnd w:id="30"/>
      <w:r w:rsidRPr="00524356">
        <w:instrText xml:space="preserve">" \f C \l "1" </w:instrText>
      </w:r>
      <w:r w:rsidRPr="00524356">
        <w:fldChar w:fldCharType="end"/>
      </w:r>
    </w:p>
    <w:p w14:paraId="3F609F25" w14:textId="75232D8E" w:rsidR="001A29C3" w:rsidRPr="00FE7127" w:rsidRDefault="001A29C3" w:rsidP="000E21A1">
      <w:pPr>
        <w:rPr>
          <w:sz w:val="22"/>
          <w:szCs w:val="22"/>
        </w:rPr>
      </w:pPr>
      <w:r w:rsidRPr="004C495C">
        <w:rPr>
          <w:sz w:val="22"/>
          <w:szCs w:val="22"/>
        </w:rPr>
        <w:t>Once baseline assessments are complete, the individuals will be randomised to one of the treatment arms</w:t>
      </w:r>
      <w:r w:rsidR="008D6D5E" w:rsidRPr="004C495C">
        <w:rPr>
          <w:sz w:val="22"/>
          <w:szCs w:val="22"/>
        </w:rPr>
        <w:t xml:space="preserve">. </w:t>
      </w:r>
      <w:r w:rsidRPr="004C495C">
        <w:rPr>
          <w:sz w:val="22"/>
          <w:szCs w:val="22"/>
        </w:rPr>
        <w:t xml:space="preserve">Randomisation will be done in a </w:t>
      </w:r>
      <w:r w:rsidR="00512EC7">
        <w:rPr>
          <w:sz w:val="22"/>
          <w:szCs w:val="22"/>
        </w:rPr>
        <w:t>{{allocation_ratio}}</w:t>
      </w:r>
      <w:r w:rsidRPr="004C495C">
        <w:rPr>
          <w:sz w:val="22"/>
          <w:szCs w:val="22"/>
        </w:rPr>
        <w:t xml:space="preserve"> ratio</w:t>
      </w:r>
      <w:r w:rsidR="008D6D5E" w:rsidRPr="004C495C">
        <w:rPr>
          <w:sz w:val="22"/>
          <w:szCs w:val="22"/>
        </w:rPr>
        <w:t xml:space="preserve">. </w:t>
      </w:r>
      <w:r w:rsidRPr="004C495C">
        <w:rPr>
          <w:sz w:val="22"/>
          <w:szCs w:val="22"/>
        </w:rPr>
        <w:t xml:space="preserve">Randomisation is at the </w:t>
      </w:r>
      <w:r w:rsidR="00512EC7">
        <w:rPr>
          <w:sz w:val="22"/>
          <w:szCs w:val="22"/>
        </w:rPr>
        <w:t>{{randomization_level}}</w:t>
      </w:r>
      <w:r w:rsidRPr="004C495C">
        <w:rPr>
          <w:sz w:val="22"/>
          <w:szCs w:val="22"/>
        </w:rPr>
        <w:t xml:space="preserve"> level and is performed using an online randomisation system set up by </w:t>
      </w:r>
      <w:r w:rsidR="003F1350" w:rsidRPr="004C495C">
        <w:rPr>
          <w:sz w:val="22"/>
          <w:szCs w:val="22"/>
        </w:rPr>
        <w:t>King’s</w:t>
      </w:r>
      <w:r w:rsidRPr="004C495C">
        <w:rPr>
          <w:sz w:val="22"/>
          <w:szCs w:val="22"/>
        </w:rPr>
        <w:t xml:space="preserve"> Clinical Trials Unit (</w:t>
      </w:r>
      <w:r w:rsidR="003F1350" w:rsidRPr="004C495C">
        <w:rPr>
          <w:sz w:val="22"/>
          <w:szCs w:val="22"/>
        </w:rPr>
        <w:t>K</w:t>
      </w:r>
      <w:r w:rsidRPr="004C495C">
        <w:rPr>
          <w:sz w:val="22"/>
          <w:szCs w:val="22"/>
        </w:rPr>
        <w:t xml:space="preserve">CTU). Randomisation is stratified by </w:t>
      </w:r>
      <w:r w:rsidR="00512EC7">
        <w:rPr>
          <w:sz w:val="22"/>
          <w:szCs w:val="22"/>
        </w:rPr>
        <w:t>{{stratification_factors}}</w:t>
      </w:r>
      <w:r w:rsidR="00512EC7" w:rsidRPr="004C495C">
        <w:rPr>
          <w:sz w:val="22"/>
          <w:szCs w:val="22"/>
        </w:rPr>
        <w:t xml:space="preserve"> </w:t>
      </w:r>
      <w:r w:rsidRPr="004C495C">
        <w:rPr>
          <w:sz w:val="22"/>
          <w:szCs w:val="22"/>
        </w:rPr>
        <w:t xml:space="preserve">with variable block sizes to ensure that equal numbers of patients are allocated to the </w:t>
      </w:r>
      <w:r w:rsidR="000A6B32">
        <w:rPr>
          <w:sz w:val="22"/>
          <w:szCs w:val="22"/>
        </w:rPr>
        <w:t>{{number_of_arms}}</w:t>
      </w:r>
      <w:r w:rsidRPr="004C495C">
        <w:rPr>
          <w:sz w:val="22"/>
          <w:szCs w:val="22"/>
        </w:rPr>
        <w:t xml:space="preserve">arms within each xxx. The procedure is as follows:  On receipt of the baseline questionnaire, the Trial Coordinator electronically submits details of each participant to the CTU. This </w:t>
      </w:r>
      <w:r w:rsidR="00CE0BC3" w:rsidRPr="004C495C">
        <w:rPr>
          <w:sz w:val="22"/>
          <w:szCs w:val="22"/>
        </w:rPr>
        <w:t>includes</w:t>
      </w:r>
      <w:r w:rsidRPr="004C495C">
        <w:rPr>
          <w:sz w:val="22"/>
          <w:szCs w:val="22"/>
        </w:rPr>
        <w:t xml:space="preserve"> participant ID number, site, </w:t>
      </w:r>
      <w:r w:rsidR="008D6D5E" w:rsidRPr="004C495C">
        <w:rPr>
          <w:sz w:val="22"/>
          <w:szCs w:val="22"/>
        </w:rPr>
        <w:t>initials,</w:t>
      </w:r>
      <w:r w:rsidRPr="004C495C">
        <w:rPr>
          <w:sz w:val="22"/>
          <w:szCs w:val="22"/>
        </w:rPr>
        <w:t xml:space="preserve"> and date of birth. The system immediately notifies the relevant xxx and records the randomisation outcome</w:t>
      </w:r>
      <w:r w:rsidR="008D6D5E" w:rsidRPr="004C495C">
        <w:rPr>
          <w:sz w:val="22"/>
          <w:szCs w:val="22"/>
        </w:rPr>
        <w:t xml:space="preserve">. </w:t>
      </w:r>
      <w:r w:rsidRPr="004C495C">
        <w:rPr>
          <w:sz w:val="22"/>
          <w:szCs w:val="22"/>
        </w:rPr>
        <w:t>The Trial Coordinator does not receive the randomisation outcome.</w:t>
      </w:r>
      <w:r w:rsidRPr="00FE7127">
        <w:rPr>
          <w:sz w:val="22"/>
          <w:szCs w:val="22"/>
        </w:rPr>
        <w:t xml:space="preserve"> </w:t>
      </w:r>
    </w:p>
    <w:p w14:paraId="78C6268E" w14:textId="77777777" w:rsidR="001A29C3" w:rsidRPr="00524356" w:rsidRDefault="001A29C3" w:rsidP="000E21A1"/>
    <w:p w14:paraId="725DB6A5" w14:textId="61978896" w:rsidR="000A6B32" w:rsidRDefault="001A29C3" w:rsidP="00B57D1D">
      <w:pPr>
        <w:pStyle w:val="Heading2"/>
      </w:pPr>
      <w:bookmarkStart w:id="31" w:name="_Toc183099241"/>
      <w:bookmarkStart w:id="32" w:name="_Toc185323531"/>
      <w:r w:rsidRPr="00524356">
        <w:t>Duration of the treatment period</w:t>
      </w:r>
      <w:bookmarkEnd w:id="31"/>
      <w:bookmarkEnd w:id="32"/>
    </w:p>
    <w:p w14:paraId="64C206CD" w14:textId="0EC1A715" w:rsidR="001A29C3" w:rsidRPr="00375D14" w:rsidRDefault="000A6B32" w:rsidP="00375D14">
      <w:pPr>
        <w:pStyle w:val="Heading2"/>
        <w:numPr>
          <w:ilvl w:val="0"/>
          <w:numId w:val="0"/>
        </w:numPr>
        <w:rPr>
          <w:b w:val="0"/>
          <w:bCs/>
        </w:rPr>
      </w:pPr>
      <w:r w:rsidRPr="00375D14">
        <w:rPr>
          <w:b w:val="0"/>
          <w:bCs/>
        </w:rPr>
        <w:t>{{duration_of_treatment}}</w:t>
      </w:r>
      <w:r w:rsidR="001A29C3" w:rsidRPr="00375D14">
        <w:rPr>
          <w:b w:val="0"/>
          <w:bCs/>
        </w:rPr>
        <w:fldChar w:fldCharType="begin"/>
      </w:r>
      <w:r w:rsidR="001A29C3" w:rsidRPr="00375D14">
        <w:rPr>
          <w:b w:val="0"/>
          <w:bCs/>
        </w:rPr>
        <w:instrText xml:space="preserve"> TC "</w:instrText>
      </w:r>
      <w:bookmarkStart w:id="33" w:name="_Toc183094412"/>
      <w:r w:rsidR="001A29C3" w:rsidRPr="00375D14">
        <w:rPr>
          <w:b w:val="0"/>
          <w:bCs/>
        </w:rPr>
        <w:instrText>1.4</w:instrText>
      </w:r>
      <w:r w:rsidR="001A29C3" w:rsidRPr="00375D14">
        <w:rPr>
          <w:b w:val="0"/>
          <w:bCs/>
        </w:rPr>
        <w:tab/>
        <w:instrText>Duration of the treatment period</w:instrText>
      </w:r>
      <w:bookmarkEnd w:id="33"/>
      <w:r w:rsidR="001A29C3" w:rsidRPr="00375D14">
        <w:rPr>
          <w:b w:val="0"/>
          <w:bCs/>
        </w:rPr>
        <w:instrText xml:space="preserve">" \f C \l "1" </w:instrText>
      </w:r>
      <w:r w:rsidR="001A29C3" w:rsidRPr="00375D14">
        <w:rPr>
          <w:b w:val="0"/>
          <w:bCs/>
        </w:rPr>
        <w:fldChar w:fldCharType="end"/>
      </w:r>
    </w:p>
    <w:p w14:paraId="028BD200" w14:textId="63712781" w:rsidR="001A29C3" w:rsidRPr="00203A27" w:rsidRDefault="00EA4B78" w:rsidP="000E21A1">
      <w:pPr>
        <w:rPr>
          <w:i/>
          <w:iCs/>
        </w:rPr>
      </w:pPr>
      <w:r w:rsidRPr="00203A27">
        <w:rPr>
          <w:i/>
          <w:iCs/>
          <w:highlight w:val="yellow"/>
        </w:rPr>
        <w:t>Describe duration of treatment (in each arm as appropriate)</w:t>
      </w:r>
    </w:p>
    <w:p w14:paraId="2DDDEBBD" w14:textId="25F4812B" w:rsidR="000A6B32" w:rsidRDefault="001A29C3" w:rsidP="00B57D1D">
      <w:pPr>
        <w:pStyle w:val="Heading2"/>
      </w:pPr>
      <w:bookmarkStart w:id="34" w:name="_Toc183099242"/>
      <w:bookmarkStart w:id="35" w:name="_Toc185323532"/>
      <w:r w:rsidRPr="00524356">
        <w:t>Frequency and duration of follow-up</w:t>
      </w:r>
      <w:bookmarkEnd w:id="34"/>
      <w:bookmarkEnd w:id="35"/>
    </w:p>
    <w:p w14:paraId="4903F037" w14:textId="7F6F1D69" w:rsidR="001A29C3" w:rsidRPr="00375D14" w:rsidRDefault="000A6B32" w:rsidP="00375D14">
      <w:pPr>
        <w:pStyle w:val="Heading2"/>
        <w:numPr>
          <w:ilvl w:val="0"/>
          <w:numId w:val="0"/>
        </w:numPr>
        <w:rPr>
          <w:b w:val="0"/>
          <w:bCs/>
        </w:rPr>
      </w:pPr>
      <w:commentRangeStart w:id="36"/>
      <w:r w:rsidRPr="00375D14">
        <w:rPr>
          <w:b w:val="0"/>
          <w:bCs/>
        </w:rPr>
        <w:t>{{follow_up_timepoints}}</w:t>
      </w:r>
      <w:r w:rsidR="001A29C3" w:rsidRPr="00375D14">
        <w:rPr>
          <w:b w:val="0"/>
          <w:bCs/>
        </w:rPr>
        <w:fldChar w:fldCharType="begin"/>
      </w:r>
      <w:r w:rsidR="001A29C3" w:rsidRPr="00375D14">
        <w:rPr>
          <w:b w:val="0"/>
          <w:bCs/>
        </w:rPr>
        <w:instrText xml:space="preserve"> TC "</w:instrText>
      </w:r>
      <w:bookmarkStart w:id="37" w:name="_Toc183094413"/>
      <w:r w:rsidR="001A29C3" w:rsidRPr="00375D14">
        <w:rPr>
          <w:b w:val="0"/>
          <w:bCs/>
        </w:rPr>
        <w:instrText>1.5</w:instrText>
      </w:r>
      <w:r w:rsidR="001A29C3" w:rsidRPr="00375D14">
        <w:rPr>
          <w:b w:val="0"/>
          <w:bCs/>
        </w:rPr>
        <w:tab/>
        <w:instrText>Frequency and duration of follow-up</w:instrText>
      </w:r>
      <w:bookmarkEnd w:id="37"/>
      <w:r w:rsidR="001A29C3" w:rsidRPr="00375D14">
        <w:rPr>
          <w:b w:val="0"/>
          <w:bCs/>
        </w:rPr>
        <w:instrText xml:space="preserve">" \f C \l "1" </w:instrText>
      </w:r>
      <w:r w:rsidR="001A29C3" w:rsidRPr="00375D14">
        <w:rPr>
          <w:b w:val="0"/>
          <w:bCs/>
        </w:rPr>
        <w:fldChar w:fldCharType="end"/>
      </w:r>
      <w:commentRangeEnd w:id="36"/>
      <w:r w:rsidR="00141151">
        <w:rPr>
          <w:rStyle w:val="CommentReference"/>
          <w:b w:val="0"/>
          <w:iCs w:val="0"/>
          <w:u w:val="none"/>
          <w:lang w:val="en-US"/>
        </w:rPr>
        <w:commentReference w:id="36"/>
      </w:r>
    </w:p>
    <w:p w14:paraId="372339E3" w14:textId="2EB0B927" w:rsidR="001A29C3" w:rsidRPr="00FE7127" w:rsidRDefault="001A29C3" w:rsidP="000E21A1">
      <w:pPr>
        <w:rPr>
          <w:sz w:val="22"/>
          <w:szCs w:val="22"/>
        </w:rPr>
      </w:pPr>
      <w:r w:rsidRPr="00FE7127">
        <w:rPr>
          <w:sz w:val="22"/>
          <w:szCs w:val="22"/>
        </w:rPr>
        <w:t>Participants will complete follow up measures at</w:t>
      </w:r>
      <w:r w:rsidR="00AE6B69">
        <w:rPr>
          <w:sz w:val="22"/>
          <w:szCs w:val="22"/>
        </w:rPr>
        <w:t xml:space="preserve"> </w:t>
      </w:r>
      <w:r w:rsidR="005E1224" w:rsidRPr="00B52609">
        <w:rPr>
          <w:i/>
          <w:iCs/>
          <w:sz w:val="22"/>
          <w:szCs w:val="22"/>
          <w:highlight w:val="yellow"/>
        </w:rPr>
        <w:t>state timepoints etc</w:t>
      </w:r>
      <w:r w:rsidR="00F72B76">
        <w:rPr>
          <w:i/>
          <w:iCs/>
          <w:sz w:val="22"/>
          <w:szCs w:val="22"/>
        </w:rPr>
        <w:t>.</w:t>
      </w:r>
    </w:p>
    <w:p w14:paraId="5D708404" w14:textId="77777777" w:rsidR="001A29C3" w:rsidRPr="00524356" w:rsidRDefault="001A29C3" w:rsidP="000E21A1"/>
    <w:p w14:paraId="40858364" w14:textId="6F24F3E5" w:rsidR="001A29C3" w:rsidRPr="00524356" w:rsidRDefault="001A29C3" w:rsidP="00B57D1D">
      <w:pPr>
        <w:pStyle w:val="Heading2"/>
      </w:pPr>
      <w:bookmarkStart w:id="38" w:name="_Toc183099243"/>
      <w:bookmarkStart w:id="39" w:name="_Toc185323533"/>
      <w:r w:rsidRPr="00524356">
        <w:t>Visit windows</w:t>
      </w:r>
      <w:bookmarkEnd w:id="38"/>
      <w:bookmarkEnd w:id="39"/>
      <w:r w:rsidRPr="00524356">
        <w:fldChar w:fldCharType="begin"/>
      </w:r>
      <w:r w:rsidRPr="00524356">
        <w:instrText xml:space="preserve"> TC "</w:instrText>
      </w:r>
      <w:bookmarkStart w:id="40" w:name="_Toc183094414"/>
      <w:r w:rsidRPr="00524356">
        <w:instrText>1.6</w:instrText>
      </w:r>
      <w:r w:rsidRPr="00524356">
        <w:tab/>
        <w:instrText>Visit windows</w:instrText>
      </w:r>
      <w:bookmarkEnd w:id="40"/>
      <w:r w:rsidRPr="00524356">
        <w:instrText xml:space="preserve">" \f C \l "1" </w:instrText>
      </w:r>
      <w:r w:rsidRPr="00524356">
        <w:fldChar w:fldCharType="end"/>
      </w:r>
    </w:p>
    <w:p w14:paraId="6492135B" w14:textId="62C66C14" w:rsidR="00EA4B78" w:rsidRPr="00DA109C" w:rsidRDefault="00EA4B78" w:rsidP="00EA4B78">
      <w:pPr>
        <w:rPr>
          <w:i/>
          <w:iCs/>
        </w:rPr>
      </w:pPr>
      <w:r w:rsidRPr="00AA765F">
        <w:rPr>
          <w:i/>
          <w:iCs/>
          <w:highlight w:val="yellow"/>
        </w:rPr>
        <w:t xml:space="preserve">Describe </w:t>
      </w:r>
      <w:r w:rsidRPr="00203A27">
        <w:rPr>
          <w:i/>
          <w:iCs/>
          <w:highlight w:val="yellow"/>
        </w:rPr>
        <w:t>visit windows for assessments</w:t>
      </w:r>
    </w:p>
    <w:p w14:paraId="5D0E696B" w14:textId="7F408274" w:rsidR="001A29C3" w:rsidRPr="00524356" w:rsidRDefault="000A6B32" w:rsidP="000E21A1">
      <w:r>
        <w:t>{{visit_windows}}</w:t>
      </w:r>
    </w:p>
    <w:p w14:paraId="517BDDD7" w14:textId="7D59F623" w:rsidR="00EF2431" w:rsidRDefault="001A29C3" w:rsidP="00B57D1D">
      <w:pPr>
        <w:pStyle w:val="Heading2"/>
      </w:pPr>
      <w:bookmarkStart w:id="41" w:name="_Toc183099244"/>
      <w:bookmarkStart w:id="42" w:name="_Toc185323534"/>
      <w:r w:rsidRPr="00524356">
        <w:t>Data collection</w:t>
      </w:r>
      <w:bookmarkEnd w:id="41"/>
      <w:bookmarkEnd w:id="42"/>
    </w:p>
    <w:p w14:paraId="5BF5B4AA" w14:textId="3A2A5AAB" w:rsidR="00AA765F" w:rsidRDefault="00AA765F" w:rsidP="00AA765F">
      <w:pPr>
        <w:rPr>
          <w:i/>
          <w:iCs/>
        </w:rPr>
      </w:pPr>
      <w:r w:rsidRPr="00AA765F">
        <w:rPr>
          <w:i/>
          <w:iCs/>
          <w:highlight w:val="yellow"/>
        </w:rPr>
        <w:t xml:space="preserve">Describe </w:t>
      </w:r>
      <w:r w:rsidRPr="00203A27">
        <w:rPr>
          <w:i/>
          <w:iCs/>
          <w:highlight w:val="yellow"/>
        </w:rPr>
        <w:t>data collection procedures or refer to protocol</w:t>
      </w:r>
    </w:p>
    <w:p w14:paraId="37A5D17C" w14:textId="7B0CAEC6" w:rsidR="000A6B32" w:rsidRPr="00375D14" w:rsidRDefault="000A6B32" w:rsidP="00AA765F">
      <w:r>
        <w:t>{{data_collection_procedures}}</w:t>
      </w:r>
    </w:p>
    <w:p w14:paraId="0DF12606" w14:textId="77777777" w:rsidR="00B57D1D" w:rsidRPr="00F72B76" w:rsidRDefault="00B57D1D" w:rsidP="00F72B76">
      <w:pPr>
        <w:rPr>
          <w:lang w:val="en-GB"/>
        </w:rPr>
      </w:pPr>
    </w:p>
    <w:p w14:paraId="0CEF22C3" w14:textId="71E62CEC" w:rsidR="001A29C3" w:rsidRPr="00524356" w:rsidRDefault="00EF2431" w:rsidP="00B57D1D">
      <w:pPr>
        <w:pStyle w:val="Heading2"/>
      </w:pPr>
      <w:bookmarkStart w:id="43" w:name="_Toc185323535"/>
      <w:r>
        <w:t>Eligibility screening</w:t>
      </w:r>
      <w:bookmarkEnd w:id="43"/>
      <w:r w:rsidR="001A29C3" w:rsidRPr="00524356">
        <w:fldChar w:fldCharType="begin"/>
      </w:r>
      <w:r w:rsidR="001A29C3" w:rsidRPr="00524356">
        <w:instrText xml:space="preserve"> TC "</w:instrText>
      </w:r>
      <w:bookmarkStart w:id="44" w:name="_Toc183094415"/>
      <w:r w:rsidR="001A29C3" w:rsidRPr="00524356">
        <w:instrText>1.7</w:instrText>
      </w:r>
      <w:r w:rsidR="001A29C3" w:rsidRPr="00524356">
        <w:tab/>
        <w:instrText>Data collection</w:instrText>
      </w:r>
      <w:bookmarkEnd w:id="44"/>
      <w:r w:rsidR="001A29C3" w:rsidRPr="00524356">
        <w:instrText xml:space="preserve">" \f C \l "1" </w:instrText>
      </w:r>
      <w:r w:rsidR="001A29C3" w:rsidRPr="00524356">
        <w:fldChar w:fldCharType="end"/>
      </w:r>
    </w:p>
    <w:p w14:paraId="4D15541A" w14:textId="77777777" w:rsidR="001A29C3" w:rsidRPr="00524356" w:rsidRDefault="001A29C3" w:rsidP="000E21A1"/>
    <w:p w14:paraId="1623887E" w14:textId="0D480B48" w:rsidR="001A29C3" w:rsidRPr="00FE7127" w:rsidRDefault="000A6B32" w:rsidP="00375D14">
      <w:pPr>
        <w:rPr>
          <w:sz w:val="22"/>
          <w:szCs w:val="22"/>
        </w:rPr>
      </w:pPr>
      <w:r>
        <w:rPr>
          <w:sz w:val="22"/>
          <w:szCs w:val="22"/>
        </w:rPr>
        <w:t>{{inclusion_criteria}}</w:t>
      </w:r>
    </w:p>
    <w:p w14:paraId="6C3819B8" w14:textId="77777777" w:rsidR="001A29C3" w:rsidRPr="00FE7127" w:rsidRDefault="001A29C3" w:rsidP="000E21A1">
      <w:pPr>
        <w:rPr>
          <w:sz w:val="22"/>
          <w:szCs w:val="22"/>
        </w:rPr>
      </w:pPr>
    </w:p>
    <w:p w14:paraId="3F3FA0C7" w14:textId="43C84F0E" w:rsidR="001A29C3" w:rsidRPr="00524356" w:rsidRDefault="000A6B32" w:rsidP="00375D14">
      <w:r>
        <w:rPr>
          <w:sz w:val="22"/>
          <w:szCs w:val="22"/>
        </w:rPr>
        <w:t>{{exclusion_criteria}}</w:t>
      </w:r>
    </w:p>
    <w:p w14:paraId="0707D2BB" w14:textId="77777777" w:rsidR="001A29C3" w:rsidRPr="00524356" w:rsidRDefault="001A29C3" w:rsidP="000E21A1"/>
    <w:p w14:paraId="522BFAA4" w14:textId="77777777" w:rsidR="001A29C3" w:rsidRPr="00524356" w:rsidRDefault="001A29C3" w:rsidP="00B57D1D">
      <w:pPr>
        <w:pStyle w:val="Heading2"/>
      </w:pPr>
      <w:bookmarkStart w:id="45" w:name="_Toc183099246"/>
      <w:bookmarkStart w:id="46" w:name="_Toc185323536"/>
      <w:commentRangeStart w:id="47"/>
      <w:r w:rsidRPr="00524356">
        <w:t>Measures</w:t>
      </w:r>
      <w:bookmarkEnd w:id="45"/>
      <w:bookmarkEnd w:id="46"/>
      <w:commentRangeEnd w:id="47"/>
      <w:r w:rsidR="00480396">
        <w:rPr>
          <w:rStyle w:val="CommentReference"/>
          <w:b w:val="0"/>
          <w:iCs w:val="0"/>
          <w:u w:val="none"/>
          <w:lang w:val="en-US"/>
        </w:rPr>
        <w:commentReference w:id="47"/>
      </w:r>
      <w:r w:rsidRPr="00524356">
        <w:fldChar w:fldCharType="begin"/>
      </w:r>
      <w:r w:rsidRPr="00524356">
        <w:instrText xml:space="preserve"> TC "</w:instrText>
      </w:r>
      <w:bookmarkStart w:id="48" w:name="_Toc183094419"/>
      <w:r w:rsidRPr="00524356">
        <w:instrText>Measures</w:instrText>
      </w:r>
      <w:bookmarkEnd w:id="48"/>
      <w:r w:rsidRPr="00524356">
        <w:instrText xml:space="preserve">" \f C \l "1" </w:instrText>
      </w:r>
      <w:r w:rsidRPr="00524356">
        <w:fldChar w:fldCharType="end"/>
      </w:r>
    </w:p>
    <w:p w14:paraId="7C3B53F2" w14:textId="77777777" w:rsidR="001A29C3" w:rsidRPr="00524356" w:rsidRDefault="001A29C3" w:rsidP="000E21A1"/>
    <w:p w14:paraId="0B105A1C"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Baseline</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49" w:name="_Toc183094420"/>
      <w:r w:rsidRPr="00FE7127">
        <w:rPr>
          <w:rFonts w:asciiTheme="minorHAnsi" w:hAnsiTheme="minorHAnsi"/>
          <w:sz w:val="22"/>
          <w:szCs w:val="22"/>
          <w:lang w:val="en-US"/>
        </w:rPr>
        <w:instrText>Baseline</w:instrText>
      </w:r>
      <w:bookmarkEnd w:id="49"/>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0D5DACEE" w14:textId="77777777" w:rsidR="001A29C3" w:rsidRPr="00FE7127" w:rsidRDefault="001A29C3" w:rsidP="00B52609">
      <w:pPr>
        <w:pStyle w:val="ListParagraph"/>
        <w:spacing w:before="0" w:after="0"/>
        <w:rPr>
          <w:rFonts w:asciiTheme="minorHAnsi" w:hAnsiTheme="minorHAnsi"/>
          <w:sz w:val="22"/>
          <w:szCs w:val="22"/>
          <w:lang w:val="en-US"/>
        </w:rPr>
      </w:pPr>
    </w:p>
    <w:p w14:paraId="5DBFE83F" w14:textId="22F8B9EC"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Primary outcome measures</w:t>
      </w:r>
      <w:r w:rsidR="00834A52">
        <w:rPr>
          <w:rFonts w:asciiTheme="minorHAnsi" w:hAnsiTheme="minorHAnsi"/>
          <w:sz w:val="22"/>
          <w:szCs w:val="22"/>
          <w:lang w:val="en-US"/>
        </w:rPr>
        <w:t xml:space="preserve"> {{primary_outcome_measures}}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 w:name="_Toc183094421"/>
      <w:r w:rsidRPr="00FE7127">
        <w:rPr>
          <w:rFonts w:asciiTheme="minorHAnsi" w:hAnsiTheme="minorHAnsi"/>
          <w:sz w:val="22"/>
          <w:szCs w:val="22"/>
          <w:lang w:val="en-US"/>
        </w:rPr>
        <w:instrText>Primary outcome measures</w:instrText>
      </w:r>
      <w:bookmarkEnd w:id="50"/>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25F5DB6E" w14:textId="780EF968"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Secondary outcome measures</w:t>
      </w:r>
      <w:r w:rsidR="00834A52">
        <w:rPr>
          <w:rFonts w:asciiTheme="minorHAnsi" w:hAnsiTheme="minorHAnsi"/>
          <w:sz w:val="22"/>
          <w:szCs w:val="22"/>
          <w:lang w:val="en-US"/>
        </w:rPr>
        <w:t xml:space="preserve"> {{secondary_outcome_measures}}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1" w:name="_Toc183094422"/>
      <w:r w:rsidRPr="00FE7127">
        <w:rPr>
          <w:rFonts w:asciiTheme="minorHAnsi" w:hAnsiTheme="minorHAnsi"/>
          <w:sz w:val="22"/>
          <w:szCs w:val="22"/>
          <w:lang w:val="en-US"/>
        </w:rPr>
        <w:instrText>Secondary outcome measures</w:instrText>
      </w:r>
      <w:bookmarkEnd w:id="51"/>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02A57B1E" w14:textId="796DD930"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Mediators of treatment</w:t>
      </w:r>
      <w:r w:rsidR="00834A52">
        <w:rPr>
          <w:rFonts w:asciiTheme="minorHAnsi" w:hAnsiTheme="minorHAnsi"/>
          <w:sz w:val="22"/>
          <w:szCs w:val="22"/>
          <w:lang w:val="en-US"/>
        </w:rPr>
        <w:t xml:space="preserve"> {{</w:t>
      </w:r>
      <w:r w:rsidR="00EF531B">
        <w:rPr>
          <w:rFonts w:asciiTheme="minorHAnsi" w:hAnsiTheme="minorHAnsi"/>
          <w:sz w:val="22"/>
          <w:szCs w:val="22"/>
          <w:lang w:val="en-US"/>
        </w:rPr>
        <w:t>mediator_of_treatment}}</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 w:name="_Toc183094423"/>
      <w:r w:rsidRPr="00FE7127">
        <w:rPr>
          <w:rFonts w:asciiTheme="minorHAnsi" w:hAnsiTheme="minorHAnsi"/>
          <w:sz w:val="22"/>
          <w:szCs w:val="22"/>
          <w:lang w:val="en-US"/>
        </w:rPr>
        <w:instrText>Mediators of treatment</w:instrText>
      </w:r>
      <w:bookmarkEnd w:id="52"/>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02CDAE31" w14:textId="6D8CD2C0"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Moderators of treatment</w:t>
      </w:r>
      <w:r w:rsidR="00EF531B">
        <w:rPr>
          <w:rFonts w:asciiTheme="minorHAnsi" w:hAnsiTheme="minorHAnsi"/>
          <w:sz w:val="22"/>
          <w:szCs w:val="22"/>
          <w:lang w:val="en-US"/>
        </w:rPr>
        <w:t xml:space="preserve"> {{moderator_of_treatment}}</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3" w:name="_Toc183094424"/>
      <w:r w:rsidRPr="00FE7127">
        <w:rPr>
          <w:rFonts w:asciiTheme="minorHAnsi" w:hAnsiTheme="minorHAnsi"/>
          <w:sz w:val="22"/>
          <w:szCs w:val="22"/>
          <w:lang w:val="en-US"/>
        </w:rPr>
        <w:instrText>Moderators of treatment</w:instrText>
      </w:r>
      <w:bookmarkEnd w:id="53"/>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48C7400C" w14:textId="329263A9"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Process indicators</w:t>
      </w:r>
      <w:r w:rsidR="005B7098">
        <w:rPr>
          <w:rFonts w:asciiTheme="minorHAnsi" w:hAnsiTheme="minorHAnsi"/>
          <w:sz w:val="22"/>
          <w:szCs w:val="22"/>
          <w:lang w:val="en-US"/>
        </w:rPr>
        <w:t xml:space="preserve"> </w:t>
      </w:r>
      <w:r w:rsidR="005B7098" w:rsidRPr="005B7098">
        <w:rPr>
          <w:rFonts w:asciiTheme="minorHAnsi" w:hAnsiTheme="minorHAnsi"/>
          <w:sz w:val="22"/>
          <w:szCs w:val="22"/>
          <w:lang w:val="en-US"/>
        </w:rPr>
        <w:t>{{</w:t>
      </w:r>
      <w:r w:rsidR="005B7098">
        <w:rPr>
          <w:rFonts w:asciiTheme="minorHAnsi" w:hAnsiTheme="minorHAnsi"/>
          <w:sz w:val="22"/>
          <w:szCs w:val="22"/>
          <w:lang w:val="en-US"/>
        </w:rPr>
        <w:t>process_indicators</w:t>
      </w:r>
      <w:r w:rsidR="005B7098" w:rsidRPr="005B7098">
        <w:rPr>
          <w:rFonts w:asciiTheme="minorHAnsi" w:hAnsiTheme="minorHAnsi"/>
          <w:sz w:val="22"/>
          <w:szCs w:val="22"/>
          <w:lang w:val="en-US"/>
        </w:rPr>
        <w:t>}}</w:t>
      </w:r>
      <w:r w:rsidR="005B7098">
        <w:rPr>
          <w:rFonts w:asciiTheme="minorHAnsi" w:hAnsiTheme="minorHAnsi"/>
          <w:sz w:val="22"/>
          <w:szCs w:val="22"/>
          <w:lang w:val="en-US"/>
        </w:rPr>
        <w:t xml:space="preserve"> </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4" w:name="_Toc183094425"/>
      <w:r w:rsidRPr="00FE7127">
        <w:rPr>
          <w:rFonts w:asciiTheme="minorHAnsi" w:hAnsiTheme="minorHAnsi"/>
          <w:sz w:val="22"/>
          <w:szCs w:val="22"/>
          <w:lang w:val="en-US"/>
        </w:rPr>
        <w:instrText>Process indicators</w:instrText>
      </w:r>
      <w:bookmarkEnd w:id="54"/>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19F88CFF" w14:textId="2446BFFE"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Adverse events</w:t>
      </w:r>
      <w:r w:rsidR="005B7098">
        <w:rPr>
          <w:rFonts w:asciiTheme="minorHAnsi" w:hAnsiTheme="minorHAnsi"/>
          <w:sz w:val="22"/>
          <w:szCs w:val="22"/>
          <w:lang w:val="en-US"/>
        </w:rPr>
        <w:t xml:space="preserve"> </w:t>
      </w:r>
      <w:r w:rsidR="005B7098" w:rsidRPr="005B7098">
        <w:rPr>
          <w:rFonts w:asciiTheme="minorHAnsi" w:hAnsiTheme="minorHAnsi"/>
          <w:sz w:val="22"/>
          <w:szCs w:val="22"/>
          <w:lang w:val="en-US"/>
        </w:rPr>
        <w:t>{{</w:t>
      </w:r>
      <w:r w:rsidR="005B7098">
        <w:rPr>
          <w:rFonts w:asciiTheme="minorHAnsi" w:hAnsiTheme="minorHAnsi"/>
          <w:sz w:val="22"/>
          <w:szCs w:val="22"/>
          <w:lang w:val="en-US"/>
        </w:rPr>
        <w:t>adverse_events</w:t>
      </w:r>
      <w:r w:rsidR="005B7098" w:rsidRPr="005B7098">
        <w:rPr>
          <w:rFonts w:asciiTheme="minorHAnsi" w:hAnsiTheme="minorHAnsi"/>
          <w:sz w:val="22"/>
          <w:szCs w:val="22"/>
          <w:lang w:val="en-US"/>
        </w:rPr>
        <w:t>}}</w:t>
      </w:r>
      <w:r w:rsidR="005B7098">
        <w:rPr>
          <w:rFonts w:asciiTheme="minorHAnsi" w:hAnsiTheme="minorHAnsi"/>
          <w:sz w:val="22"/>
          <w:szCs w:val="22"/>
          <w:lang w:val="en-US"/>
        </w:rPr>
        <w:t xml:space="preserve"> </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5" w:name="_Toc183094426"/>
      <w:r w:rsidRPr="00FE7127">
        <w:rPr>
          <w:rFonts w:asciiTheme="minorHAnsi" w:hAnsiTheme="minorHAnsi"/>
          <w:sz w:val="22"/>
          <w:szCs w:val="22"/>
          <w:lang w:val="en-US"/>
        </w:rPr>
        <w:instrText>Adverse events</w:instrText>
      </w:r>
      <w:bookmarkEnd w:id="55"/>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F45D159" w14:textId="77777777" w:rsidR="001A29C3" w:rsidRPr="00FE7127" w:rsidRDefault="001A29C3" w:rsidP="00B52609">
      <w:pPr>
        <w:pStyle w:val="ListParagraph"/>
        <w:spacing w:before="0" w:after="0"/>
        <w:rPr>
          <w:rFonts w:asciiTheme="minorHAnsi" w:hAnsiTheme="minorHAnsi"/>
          <w:sz w:val="22"/>
          <w:szCs w:val="22"/>
          <w:lang w:val="en-US"/>
        </w:rPr>
      </w:pPr>
    </w:p>
    <w:p w14:paraId="647D44CE" w14:textId="15F06845"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Additional pre-randomisation (baseline) measures</w:t>
      </w:r>
      <w:r w:rsidR="002D0252">
        <w:rPr>
          <w:rFonts w:asciiTheme="minorHAnsi" w:hAnsiTheme="minorHAnsi"/>
          <w:sz w:val="22"/>
          <w:szCs w:val="22"/>
          <w:lang w:val="en-US"/>
        </w:rPr>
        <w:t xml:space="preserve"> {{only_baseline_measures}}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6" w:name="_Toc183094427"/>
      <w:r w:rsidRPr="00FE7127">
        <w:rPr>
          <w:rFonts w:asciiTheme="minorHAnsi" w:hAnsiTheme="minorHAnsi"/>
          <w:sz w:val="22"/>
          <w:szCs w:val="22"/>
          <w:lang w:val="en-US"/>
        </w:rPr>
        <w:instrText>Additional pre-randomisation (baseline) measures</w:instrText>
      </w:r>
      <w:bookmarkEnd w:id="56"/>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34C58E3E" w14:textId="77777777" w:rsidR="001A29C3" w:rsidRPr="00FE7127" w:rsidRDefault="001A29C3" w:rsidP="00B52609">
      <w:pPr>
        <w:pStyle w:val="ListParagraph"/>
        <w:spacing w:before="0" w:after="0"/>
        <w:rPr>
          <w:rFonts w:asciiTheme="minorHAnsi" w:hAnsiTheme="minorHAnsi"/>
          <w:sz w:val="22"/>
          <w:szCs w:val="22"/>
          <w:lang w:val="en-US"/>
        </w:rPr>
      </w:pPr>
    </w:p>
    <w:p w14:paraId="19EEC096" w14:textId="211DFC0F" w:rsidR="001A29C3" w:rsidRPr="00FE7127" w:rsidRDefault="001A29C3" w:rsidP="00B52609">
      <w:pPr>
        <w:pStyle w:val="ListParagraph"/>
        <w:numPr>
          <w:ilvl w:val="0"/>
          <w:numId w:val="31"/>
        </w:numPr>
        <w:spacing w:before="0" w:after="0"/>
        <w:rPr>
          <w:rFonts w:asciiTheme="minorHAnsi" w:hAnsiTheme="minorHAnsi"/>
          <w:sz w:val="24"/>
          <w:szCs w:val="24"/>
          <w:lang w:val="en-US"/>
        </w:rPr>
      </w:pPr>
      <w:r w:rsidRPr="00FE7127">
        <w:rPr>
          <w:rFonts w:asciiTheme="minorHAnsi" w:hAnsiTheme="minorHAnsi"/>
          <w:sz w:val="22"/>
          <w:szCs w:val="22"/>
          <w:lang w:val="en-US"/>
        </w:rPr>
        <w:t>Additional post-randomisation (follow-up) measures</w:t>
      </w:r>
      <w:r w:rsidR="00781FE9">
        <w:rPr>
          <w:rFonts w:asciiTheme="minorHAnsi" w:hAnsiTheme="minorHAnsi"/>
          <w:sz w:val="22"/>
          <w:szCs w:val="22"/>
          <w:lang w:val="en-US"/>
        </w:rPr>
        <w:t xml:space="preserve"> {{additional_follow_up_measures}}</w:t>
      </w:r>
      <w:r w:rsidRPr="00FE7127">
        <w:rPr>
          <w:rFonts w:asciiTheme="minorHAnsi" w:hAnsiTheme="minorHAnsi"/>
          <w:sz w:val="24"/>
          <w:szCs w:val="24"/>
          <w:lang w:val="en-US"/>
        </w:rPr>
        <w:fldChar w:fldCharType="begin"/>
      </w:r>
      <w:r w:rsidRPr="00FE7127">
        <w:rPr>
          <w:rFonts w:asciiTheme="minorHAnsi" w:hAnsiTheme="minorHAnsi"/>
          <w:sz w:val="24"/>
          <w:szCs w:val="24"/>
          <w:lang w:val="en-US"/>
        </w:rPr>
        <w:instrText xml:space="preserve"> TC "</w:instrText>
      </w:r>
      <w:bookmarkStart w:id="57" w:name="_Toc183094428"/>
      <w:r w:rsidRPr="00FE7127">
        <w:rPr>
          <w:rFonts w:asciiTheme="minorHAnsi" w:hAnsiTheme="minorHAnsi"/>
          <w:sz w:val="24"/>
          <w:szCs w:val="24"/>
          <w:lang w:val="en-US"/>
        </w:rPr>
        <w:instrText>Additional post-randomisation (follow-up) measures</w:instrText>
      </w:r>
      <w:bookmarkEnd w:id="57"/>
      <w:r w:rsidRPr="00FE7127">
        <w:rPr>
          <w:rFonts w:asciiTheme="minorHAnsi" w:hAnsiTheme="minorHAnsi"/>
          <w:sz w:val="24"/>
          <w:szCs w:val="24"/>
          <w:lang w:val="en-US"/>
        </w:rPr>
        <w:instrText xml:space="preserve">" \f C \l "1" </w:instrText>
      </w:r>
      <w:r w:rsidRPr="00FE7127">
        <w:rPr>
          <w:rFonts w:asciiTheme="minorHAnsi" w:hAnsiTheme="minorHAnsi"/>
          <w:sz w:val="24"/>
          <w:szCs w:val="24"/>
          <w:lang w:val="en-US"/>
        </w:rPr>
        <w:fldChar w:fldCharType="end"/>
      </w:r>
    </w:p>
    <w:p w14:paraId="775EE8B8" w14:textId="77777777" w:rsidR="001A29C3" w:rsidRPr="00524356" w:rsidRDefault="001A29C3" w:rsidP="000E21A1"/>
    <w:p w14:paraId="61D4883F" w14:textId="610B973F" w:rsidR="001A29C3" w:rsidRPr="00524356" w:rsidRDefault="001A29C3" w:rsidP="000A6B32">
      <w:pPr>
        <w:pStyle w:val="Heading2"/>
      </w:pPr>
      <w:bookmarkStart w:id="58" w:name="_Toc185323537"/>
      <w:bookmarkStart w:id="59" w:name="_Toc183099247"/>
      <w:bookmarkStart w:id="60" w:name="_Toc185323538"/>
      <w:bookmarkEnd w:id="58"/>
      <w:r w:rsidRPr="00524356">
        <w:t>Sample size estimation (including clinical significance)</w:t>
      </w:r>
      <w:bookmarkEnd w:id="59"/>
      <w:bookmarkEnd w:id="60"/>
      <w:r w:rsidRPr="00524356">
        <w:fldChar w:fldCharType="begin"/>
      </w:r>
      <w:r w:rsidRPr="00524356">
        <w:instrText xml:space="preserve"> TC "</w:instrText>
      </w:r>
      <w:bookmarkStart w:id="61" w:name="_Toc183094429"/>
      <w:r w:rsidRPr="00524356">
        <w:instrText>1.8</w:instrText>
      </w:r>
      <w:r w:rsidRPr="00524356">
        <w:tab/>
        <w:instrText>Sample size estimation (including clinical significance)</w:instrText>
      </w:r>
      <w:bookmarkEnd w:id="61"/>
      <w:r w:rsidRPr="00524356">
        <w:instrText xml:space="preserve">" \f C \l "1" </w:instrText>
      </w:r>
      <w:r w:rsidRPr="00524356">
        <w:fldChar w:fldCharType="end"/>
      </w:r>
    </w:p>
    <w:p w14:paraId="317BB340" w14:textId="3742CFA5" w:rsidR="001A29C3" w:rsidRDefault="00D54E75" w:rsidP="000E21A1">
      <w:pPr>
        <w:rPr>
          <w:i/>
          <w:iCs/>
        </w:rPr>
      </w:pPr>
      <w:r w:rsidRPr="00B52609">
        <w:rPr>
          <w:i/>
          <w:iCs/>
          <w:highlight w:val="yellow"/>
        </w:rPr>
        <w:t xml:space="preserve">Full details of the sample size calculation or reference to sample size calculation </w:t>
      </w:r>
      <w:r w:rsidR="008774D3" w:rsidRPr="00B52609">
        <w:rPr>
          <w:i/>
          <w:iCs/>
          <w:highlight w:val="yellow"/>
        </w:rPr>
        <w:t>in the protocol or other document should be included here.</w:t>
      </w:r>
      <w:r w:rsidR="008774D3">
        <w:rPr>
          <w:i/>
          <w:iCs/>
        </w:rPr>
        <w:t xml:space="preserve"> </w:t>
      </w:r>
      <w:r w:rsidR="008774D3" w:rsidRPr="00B52609">
        <w:rPr>
          <w:i/>
          <w:iCs/>
          <w:highlight w:val="yellow"/>
        </w:rPr>
        <w:t xml:space="preserve">Consider including </w:t>
      </w:r>
      <w:r w:rsidR="00667A44">
        <w:rPr>
          <w:i/>
          <w:iCs/>
          <w:highlight w:val="yellow"/>
        </w:rPr>
        <w:t xml:space="preserve">the </w:t>
      </w:r>
      <w:r w:rsidR="008774D3" w:rsidRPr="00B52609">
        <w:rPr>
          <w:i/>
          <w:iCs/>
          <w:highlight w:val="yellow"/>
        </w:rPr>
        <w:t>code</w:t>
      </w:r>
      <w:r w:rsidR="00667A44" w:rsidRPr="00B52609">
        <w:rPr>
          <w:i/>
          <w:iCs/>
          <w:highlight w:val="yellow"/>
        </w:rPr>
        <w:t xml:space="preserve"> used for the sample size calculation</w:t>
      </w:r>
      <w:r w:rsidR="008774D3" w:rsidRPr="00B52609">
        <w:rPr>
          <w:i/>
          <w:iCs/>
          <w:highlight w:val="yellow"/>
        </w:rPr>
        <w:t xml:space="preserve"> as an appendix </w:t>
      </w:r>
      <w:r w:rsidR="00667A44" w:rsidRPr="00B52609">
        <w:rPr>
          <w:i/>
          <w:iCs/>
          <w:highlight w:val="yellow"/>
        </w:rPr>
        <w:t>to this document if sample size calculation was complex.</w:t>
      </w:r>
      <w:r w:rsidR="00667A44">
        <w:rPr>
          <w:i/>
          <w:iCs/>
        </w:rPr>
        <w:t xml:space="preserve"> </w:t>
      </w:r>
    </w:p>
    <w:p w14:paraId="34CFCA4E" w14:textId="7BB7F2F7" w:rsidR="000A6B32" w:rsidRDefault="000A6B32" w:rsidP="000E21A1">
      <w:pPr>
        <w:rPr>
          <w:i/>
          <w:iCs/>
        </w:rPr>
      </w:pPr>
      <w:r>
        <w:rPr>
          <w:i/>
          <w:iCs/>
        </w:rPr>
        <w:t>{{sample_size}}</w:t>
      </w:r>
    </w:p>
    <w:p w14:paraId="6CD37163" w14:textId="4F391B25" w:rsidR="00332FD5" w:rsidRPr="00B52609" w:rsidRDefault="00332FD5" w:rsidP="000E21A1">
      <w:pPr>
        <w:rPr>
          <w:i/>
          <w:iCs/>
        </w:rPr>
      </w:pPr>
    </w:p>
    <w:p w14:paraId="71987A56" w14:textId="008CE64E" w:rsidR="001A29C3" w:rsidRDefault="001A29C3" w:rsidP="00B57D1D">
      <w:pPr>
        <w:pStyle w:val="Heading2"/>
      </w:pPr>
      <w:bookmarkStart w:id="62" w:name="_Toc185323539"/>
      <w:bookmarkStart w:id="63" w:name="_Toc183099248"/>
      <w:r w:rsidRPr="00524356">
        <w:t>Brief description</w:t>
      </w:r>
      <w:r w:rsidR="00EE0518">
        <w:t xml:space="preserve"> and timing</w:t>
      </w:r>
      <w:r w:rsidRPr="00524356">
        <w:t xml:space="preserve"> of proposed analyses</w:t>
      </w:r>
      <w:bookmarkEnd w:id="62"/>
      <w:r w:rsidRPr="00524356">
        <w:t xml:space="preserve"> </w:t>
      </w:r>
      <w:bookmarkEnd w:id="63"/>
    </w:p>
    <w:p w14:paraId="147997FD" w14:textId="0F26209C" w:rsidR="004E7368" w:rsidRPr="00B52609" w:rsidRDefault="004E7368" w:rsidP="004E7368">
      <w:pPr>
        <w:rPr>
          <w:i/>
          <w:iCs/>
          <w:sz w:val="22"/>
          <w:szCs w:val="22"/>
        </w:rPr>
      </w:pPr>
      <w:r w:rsidRPr="00B52609">
        <w:rPr>
          <w:i/>
          <w:iCs/>
          <w:sz w:val="22"/>
          <w:szCs w:val="22"/>
          <w:highlight w:val="yellow"/>
        </w:rPr>
        <w:t>State timing of final analyses</w:t>
      </w:r>
      <w:r w:rsidR="00BF01F9">
        <w:rPr>
          <w:i/>
          <w:iCs/>
          <w:sz w:val="22"/>
          <w:szCs w:val="22"/>
          <w:highlight w:val="yellow"/>
        </w:rPr>
        <w:t xml:space="preserve"> as well as any interim analys</w:t>
      </w:r>
      <w:r w:rsidR="00611850">
        <w:rPr>
          <w:i/>
          <w:iCs/>
          <w:sz w:val="22"/>
          <w:szCs w:val="22"/>
          <w:highlight w:val="yellow"/>
        </w:rPr>
        <w:t>es</w:t>
      </w:r>
      <w:r w:rsidR="00BF01F9">
        <w:rPr>
          <w:i/>
          <w:iCs/>
          <w:sz w:val="22"/>
          <w:szCs w:val="22"/>
          <w:highlight w:val="yellow"/>
        </w:rPr>
        <w:t xml:space="preserve"> (</w:t>
      </w:r>
      <w:r w:rsidRPr="00B52609">
        <w:rPr>
          <w:i/>
          <w:iCs/>
          <w:sz w:val="22"/>
          <w:szCs w:val="22"/>
          <w:highlight w:val="yellow"/>
        </w:rPr>
        <w:t>including stopping rules</w:t>
      </w:r>
      <w:r w:rsidR="00611850">
        <w:rPr>
          <w:i/>
          <w:iCs/>
          <w:sz w:val="22"/>
          <w:szCs w:val="22"/>
          <w:highlight w:val="yellow"/>
        </w:rPr>
        <w:t xml:space="preserve"> and any guidelines</w:t>
      </w:r>
      <w:r w:rsidR="00BF01F9">
        <w:rPr>
          <w:i/>
          <w:iCs/>
          <w:sz w:val="22"/>
          <w:szCs w:val="22"/>
          <w:highlight w:val="yellow"/>
        </w:rPr>
        <w:t>)</w:t>
      </w:r>
      <w:r w:rsidRPr="00B52609">
        <w:rPr>
          <w:i/>
          <w:iCs/>
          <w:sz w:val="22"/>
          <w:szCs w:val="22"/>
          <w:highlight w:val="yellow"/>
        </w:rPr>
        <w:t xml:space="preserve"> and who will carry out each analysis. </w:t>
      </w:r>
      <w:r w:rsidR="00BF01F9" w:rsidRPr="00B52609">
        <w:rPr>
          <w:i/>
          <w:iCs/>
          <w:sz w:val="22"/>
          <w:szCs w:val="22"/>
          <w:highlight w:val="yellow"/>
        </w:rPr>
        <w:t xml:space="preserve">If separate SAPs have been written for interim </w:t>
      </w:r>
      <w:r w:rsidR="00CE0BC3" w:rsidRPr="00B52609">
        <w:rPr>
          <w:i/>
          <w:iCs/>
          <w:sz w:val="22"/>
          <w:szCs w:val="22"/>
          <w:highlight w:val="yellow"/>
        </w:rPr>
        <w:t>analyses,</w:t>
      </w:r>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 outlined here.</w:t>
      </w:r>
      <w:r w:rsidR="00763974" w:rsidRPr="00B52609">
        <w:rPr>
          <w:i/>
          <w:iCs/>
          <w:highlight w:val="yellow"/>
        </w:rPr>
        <w:t xml:space="preserve"> If further details included in DMC charter, this should also be referenced here.</w:t>
      </w:r>
    </w:p>
    <w:p w14:paraId="548B43CA" w14:textId="2FB135A7" w:rsidR="004E7368" w:rsidRDefault="008C78B0" w:rsidP="004E7368">
      <w:pPr>
        <w:rPr>
          <w:lang w:val="en-GB"/>
        </w:rPr>
      </w:pPr>
      <w:r>
        <w:rPr>
          <w:lang w:val="en-GB"/>
        </w:rPr>
        <w:t>{{timing_of_analysis}}</w:t>
      </w:r>
    </w:p>
    <w:p w14:paraId="3F526B8B" w14:textId="77777777" w:rsidR="004E7368" w:rsidRPr="00C53D91" w:rsidRDefault="004E7368" w:rsidP="00B52609"/>
    <w:p w14:paraId="0F9D3AA8" w14:textId="2100208A" w:rsidR="001A29C3" w:rsidRPr="00FE7127" w:rsidRDefault="001A29C3" w:rsidP="000E21A1">
      <w:pPr>
        <w:rPr>
          <w:sz w:val="22"/>
          <w:szCs w:val="22"/>
        </w:rPr>
      </w:pPr>
      <w:r w:rsidRPr="00FE7127">
        <w:rPr>
          <w:sz w:val="22"/>
          <w:szCs w:val="22"/>
        </w:rPr>
        <w:t xml:space="preserve">Analyses will be carried out by the trial statistician </w:t>
      </w:r>
      <w:r w:rsidR="00D02004" w:rsidRPr="00B52609">
        <w:rPr>
          <w:i/>
          <w:iCs/>
          <w:sz w:val="22"/>
          <w:szCs w:val="22"/>
          <w:highlight w:val="yellow"/>
        </w:rPr>
        <w:t>(state who if more than one).</w:t>
      </w:r>
      <w:r w:rsidRPr="00FE7127">
        <w:rPr>
          <w:sz w:val="22"/>
          <w:szCs w:val="22"/>
        </w:rPr>
        <w:t xml:space="preserve">  </w:t>
      </w: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64" w:name="_Toc185323540"/>
      <w:bookmarkStart w:id="65" w:name="_Toc185323541"/>
      <w:bookmarkStart w:id="66" w:name="_Toc183095012"/>
      <w:bookmarkStart w:id="67" w:name="_Toc183095118"/>
      <w:bookmarkStart w:id="68" w:name="_Toc183095463"/>
      <w:bookmarkStart w:id="69" w:name="_Toc183099249"/>
      <w:bookmarkStart w:id="70" w:name="_Toc183100540"/>
      <w:bookmarkStart w:id="71" w:name="_Toc183095013"/>
      <w:bookmarkStart w:id="72" w:name="_Toc183095119"/>
      <w:bookmarkStart w:id="73" w:name="_Toc183095464"/>
      <w:bookmarkStart w:id="74" w:name="_Toc183099250"/>
      <w:bookmarkStart w:id="75" w:name="_Toc183100541"/>
      <w:bookmarkStart w:id="76" w:name="_Toc183095014"/>
      <w:bookmarkStart w:id="77" w:name="_Toc183095120"/>
      <w:bookmarkStart w:id="78" w:name="_Toc183095465"/>
      <w:bookmarkStart w:id="79" w:name="_Toc183099251"/>
      <w:bookmarkStart w:id="80" w:name="_Toc183100542"/>
      <w:bookmarkStart w:id="81" w:name="_Toc183095015"/>
      <w:bookmarkStart w:id="82" w:name="_Toc183095121"/>
      <w:bookmarkStart w:id="83" w:name="_Toc183095466"/>
      <w:bookmarkStart w:id="84" w:name="_Toc183099252"/>
      <w:bookmarkStart w:id="85" w:name="_Toc183100543"/>
      <w:bookmarkStart w:id="86" w:name="_Toc183095016"/>
      <w:bookmarkStart w:id="87" w:name="_Toc183095122"/>
      <w:bookmarkStart w:id="88" w:name="_Toc183095467"/>
      <w:bookmarkStart w:id="89" w:name="_Toc183099253"/>
      <w:bookmarkStart w:id="90" w:name="_Toc183100544"/>
      <w:bookmarkStart w:id="91" w:name="_Toc183095017"/>
      <w:bookmarkStart w:id="92" w:name="_Toc183095123"/>
      <w:bookmarkStart w:id="93" w:name="_Toc183095468"/>
      <w:bookmarkStart w:id="94" w:name="_Toc183099254"/>
      <w:bookmarkStart w:id="95" w:name="_Toc183100545"/>
      <w:bookmarkStart w:id="96" w:name="_Toc183095018"/>
      <w:bookmarkStart w:id="97" w:name="_Toc183095124"/>
      <w:bookmarkStart w:id="98" w:name="_Toc183095469"/>
      <w:bookmarkStart w:id="99" w:name="_Toc183099255"/>
      <w:bookmarkStart w:id="100" w:name="_Toc183100546"/>
      <w:bookmarkStart w:id="101" w:name="_Toc183099256"/>
      <w:bookmarkStart w:id="102" w:name="_Toc185323542"/>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sidRPr="00816362">
        <w:lastRenderedPageBreak/>
        <w:t>Data analysis plan – Data description</w:t>
      </w:r>
      <w:bookmarkEnd w:id="101"/>
      <w:bookmarkEnd w:id="102"/>
      <w:r w:rsidRPr="00816362">
        <w:fldChar w:fldCharType="begin"/>
      </w:r>
      <w:r w:rsidRPr="00816362">
        <w:instrText xml:space="preserve"> TC "</w:instrText>
      </w:r>
      <w:bookmarkStart w:id="103" w:name="_Toc183094431"/>
      <w:r w:rsidRPr="00816362">
        <w:instrText>2.</w:instrText>
      </w:r>
      <w:r w:rsidRPr="00816362">
        <w:tab/>
        <w:instrText>Data analysis plan – Data description</w:instrText>
      </w:r>
      <w:bookmarkEnd w:id="103"/>
      <w:r w:rsidRPr="00816362">
        <w:instrText xml:space="preserve">" \f C \l "1" </w:instrText>
      </w:r>
      <w:r w:rsidRPr="00816362">
        <w:fldChar w:fldCharType="end"/>
      </w:r>
    </w:p>
    <w:p w14:paraId="206B9458" w14:textId="1CED0A74" w:rsidR="001A29C3" w:rsidRPr="00524356" w:rsidRDefault="001A29C3" w:rsidP="00B57D1D">
      <w:pPr>
        <w:pStyle w:val="Heading2"/>
      </w:pPr>
      <w:bookmarkStart w:id="104" w:name="_Toc183099257"/>
      <w:bookmarkStart w:id="105" w:name="_Toc185323543"/>
      <w:r w:rsidRPr="00524356">
        <w:t>Recruitment and representativeness of recruited patients</w:t>
      </w:r>
      <w:bookmarkEnd w:id="104"/>
      <w:bookmarkEnd w:id="105"/>
      <w:r w:rsidRPr="00524356">
        <w:fldChar w:fldCharType="begin"/>
      </w:r>
      <w:r w:rsidRPr="00524356">
        <w:instrText xml:space="preserve"> TC "</w:instrText>
      </w:r>
      <w:bookmarkStart w:id="106" w:name="_Toc183094432"/>
      <w:r w:rsidRPr="00524356">
        <w:instrText>2.1</w:instrText>
      </w:r>
      <w:r w:rsidRPr="00524356">
        <w:tab/>
        <w:instrText>Recruitment and representativeness of recruited patients</w:instrText>
      </w:r>
      <w:bookmarkEnd w:id="106"/>
      <w:r w:rsidRPr="00524356">
        <w:instrText xml:space="preserve">" \f C \l "1" </w:instrText>
      </w:r>
      <w:r w:rsidRPr="00524356">
        <w:fldChar w:fldCharType="end"/>
      </w:r>
    </w:p>
    <w:p w14:paraId="5A26ABF0" w14:textId="77777777" w:rsidR="001A29C3" w:rsidRDefault="001A29C3" w:rsidP="000E21A1">
      <w:pPr>
        <w:rPr>
          <w:sz w:val="22"/>
          <w:szCs w:val="22"/>
        </w:rPr>
      </w:pPr>
      <w:r w:rsidRPr="007829A2">
        <w:rPr>
          <w:sz w:val="22"/>
          <w:szCs w:val="22"/>
        </w:rPr>
        <w:t xml:space="preserve">CONSORT flow chart will be constructed </w:t>
      </w:r>
      <w:r w:rsidRPr="00524356">
        <w:fldChar w:fldCharType="begin"/>
      </w:r>
      <w:r w:rsidRPr="00524356">
        <w:instrText xml:space="preserve"> ADDIN REFMGR.CITE &lt;Refman&gt;&lt;Cite&gt;&lt;Author&gt;Moher&lt;/Author&gt;&lt;Year&gt;2001&lt;/Year&gt;&lt;RecNum&gt;73&lt;/RecNum&gt;&lt;IDText&gt;The CONSORT statement: revised recommendations for improving the quality of reports of parallel-group randomised trials&lt;/IDText&gt;&lt;MDL Ref_Type="Journal"&gt;&lt;Ref_Type&gt;Journal&lt;/Ref_Type&gt;&lt;Ref_ID&gt;73&lt;/Ref_ID&gt;&lt;Title_Primary&gt;The CONSORT statement: revised recommendations for improving the quality of reports of parallel-group randomised trials&lt;/Title_Primary&gt;&lt;Authors_Primary&gt;Moher,D.&lt;/Authors_Primary&gt;&lt;Authors_Primary&gt;Schulz,K.F.&lt;/Authors_Primary&gt;&lt;Authors_Primary&gt;Altman,D.G.&lt;/Authors_Primary&gt;&lt;Date_Primary&gt;2001/4/14&lt;/Date_Primary&gt;&lt;Keywords&gt;Humans&lt;/Keywords&gt;&lt;Keywords&gt;methods&lt;/Keywords&gt;&lt;Keywords&gt;Publishing&lt;/Keywords&gt;&lt;Keywords&gt;Quality Control&lt;/Keywords&gt;&lt;Keywords&gt;Randomized Controlled Trials as Topic&lt;/Keywords&gt;&lt;Keywords&gt;Reproducibility of Results&lt;/Keywords&gt;&lt;Keywords&gt;Research Design&lt;/Keywords&gt;&lt;Keywords&gt;standards&lt;/Keywords&gt;&lt;Reprint&gt;Not in File&lt;/Reprint&gt;&lt;Start_Page&gt;1191&lt;/Start_Page&gt;&lt;End_Page&gt;1194&lt;/End_Page&gt;&lt;Periodical&gt;Lancet&lt;/Periodical&gt;&lt;Volume&gt;357&lt;/Volume&gt;&lt;Issue&gt;9263&lt;/Issue&gt;&lt;Address&gt;University of Ottawa, Thomas C Chalmers Centre for Systematic Reviews, Ottawa, Ontario, Canada&lt;/Address&gt;&lt;Web_URL&gt;PM:11323066&lt;/Web_URL&gt;&lt;ZZ_JournalStdAbbrev&gt;&lt;f name="System"&gt;Lancet&lt;/f&gt;&lt;/ZZ_JournalStdAbbrev&gt;&lt;ZZ_WorkformID&gt;1&lt;/ZZ_WorkformID&gt;&lt;/MDL&gt;&lt;/Cite&gt;&lt;/Refman&gt;</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excluded/analysed.</w:t>
      </w:r>
    </w:p>
    <w:p w14:paraId="60CCA6A5" w14:textId="77777777" w:rsidR="003E4FDB" w:rsidRDefault="003E4FDB" w:rsidP="000E21A1">
      <w:pPr>
        <w:rPr>
          <w:sz w:val="22"/>
          <w:szCs w:val="22"/>
        </w:rPr>
      </w:pPr>
    </w:p>
    <w:p w14:paraId="34444A1A" w14:textId="4F6DBA17" w:rsidR="003E4FDB" w:rsidRDefault="00700928" w:rsidP="000E21A1">
      <w:pPr>
        <w:rPr>
          <w:sz w:val="22"/>
          <w:szCs w:val="22"/>
        </w:rPr>
      </w:pPr>
      <w:r>
        <w:rPr>
          <w:sz w:val="22"/>
          <w:szCs w:val="22"/>
        </w:rPr>
        <w:t>{{screening_recruitment_consort}}</w:t>
      </w:r>
      <w:r w:rsidR="009B554E">
        <w:rPr>
          <w:sz w:val="22"/>
          <w:szCs w:val="22"/>
        </w:rPr>
        <w:t xml:space="preserve"> </w:t>
      </w:r>
    </w:p>
    <w:p w14:paraId="6053ACF7" w14:textId="77777777" w:rsidR="008C78B0" w:rsidRDefault="008C78B0" w:rsidP="000E21A1">
      <w:pPr>
        <w:rPr>
          <w:sz w:val="22"/>
          <w:szCs w:val="22"/>
        </w:rPr>
      </w:pPr>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r w:rsidR="004F7685">
        <w:rPr>
          <w:i/>
          <w:iCs/>
          <w:highlight w:val="yellow"/>
        </w:rPr>
        <w:t xml:space="preserve"> terms included in the CONSORT diagram such as</w:t>
      </w:r>
      <w:r w:rsidRPr="00FE7127">
        <w:rPr>
          <w:i/>
          <w:iCs/>
          <w:highlight w:val="yellow"/>
        </w:rPr>
        <w:t xml:space="preserve"> not treated, inadequately treated, adequately treated or compliant/non-compliant</w:t>
      </w:r>
      <w:r w:rsidR="00D02004" w:rsidRPr="00FE7127">
        <w:rPr>
          <w:i/>
          <w:iCs/>
          <w:highlight w:val="yellow"/>
        </w:rPr>
        <w:t xml:space="preserve"> as appropriate</w:t>
      </w:r>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10BFEB85" w14:textId="468253AD" w:rsidR="001A29C3" w:rsidRPr="00524356" w:rsidRDefault="001A29C3" w:rsidP="000E21A1">
      <w:r w:rsidRPr="00524356">
        <w:br w:type="page"/>
      </w:r>
      <w:r w:rsidRPr="00524356">
        <w:lastRenderedPageBreak/>
        <w:t>Figure 2</w:t>
      </w:r>
      <w:r w:rsidR="008D6D5E" w:rsidRPr="00524356">
        <w:t xml:space="preserve">. </w:t>
      </w:r>
      <w:r w:rsidRPr="00524356">
        <w:t>Template CONSORT diagram for ACRONYM trial</w:t>
      </w:r>
      <w:r w:rsidRPr="00524356">
        <w:fldChar w:fldCharType="begin"/>
      </w:r>
      <w:r w:rsidRPr="00524356">
        <w:instrText xml:space="preserve"> TC "</w:instrText>
      </w:r>
      <w:bookmarkStart w:id="107" w:name="_Toc183094433"/>
      <w:r w:rsidRPr="00524356">
        <w:instrText>Figure 2.  Template CONSORT diagram for ACRONYM trial</w:instrText>
      </w:r>
      <w:bookmarkEnd w:id="107"/>
      <w:r w:rsidRPr="00524356">
        <w:instrText xml:space="preserve">" \f C \l "1" </w:instrText>
      </w:r>
      <w:r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10D0FDF3" w:rsidR="001A29C3" w:rsidRPr="00524356" w:rsidRDefault="001A29C3" w:rsidP="00B57D1D">
      <w:pPr>
        <w:pStyle w:val="Heading2"/>
      </w:pPr>
      <w:r w:rsidRPr="00524356">
        <w:br w:type="page"/>
      </w:r>
      <w:bookmarkStart w:id="108" w:name="_Toc183099258"/>
      <w:bookmarkStart w:id="109" w:name="_Toc185323544"/>
      <w:r w:rsidRPr="00524356">
        <w:lastRenderedPageBreak/>
        <w:t>Baseline comparability of randomised groups</w:t>
      </w:r>
      <w:bookmarkEnd w:id="108"/>
      <w:bookmarkEnd w:id="109"/>
      <w:r w:rsidRPr="00524356">
        <w:fldChar w:fldCharType="begin"/>
      </w:r>
      <w:r w:rsidRPr="00524356">
        <w:instrText xml:space="preserve"> TC "</w:instrText>
      </w:r>
      <w:bookmarkStart w:id="110" w:name="_Toc183094434"/>
      <w:r w:rsidRPr="00524356">
        <w:instrText>2.2</w:instrText>
      </w:r>
      <w:r w:rsidRPr="00524356">
        <w:tab/>
        <w:instrText>Baseline comparability of randomised groups</w:instrText>
      </w:r>
      <w:bookmarkEnd w:id="110"/>
      <w:r w:rsidRPr="00524356">
        <w:instrText xml:space="preserve">" \f C \l "1" </w:instrText>
      </w:r>
      <w:r w:rsidRPr="00524356">
        <w:fldChar w:fldCharType="end"/>
      </w:r>
    </w:p>
    <w:p w14:paraId="380E745A" w14:textId="5CB69128" w:rsidR="001A29C3" w:rsidRPr="007829A2" w:rsidRDefault="001A29C3" w:rsidP="000E21A1">
      <w:r w:rsidRPr="007829A2">
        <w:t>Baseline descriptions of participants by treatment and overall: means and standard deviation or numbers and proportions as appropriate</w:t>
      </w:r>
      <w:r w:rsidR="00C1297B" w:rsidRPr="007829A2">
        <w:t xml:space="preserve">. </w:t>
      </w:r>
      <w:r w:rsidRPr="007829A2">
        <w:t>No significance testing</w:t>
      </w:r>
      <w:r w:rsidR="00E07C3A">
        <w:t xml:space="preserve"> will be carried out</w:t>
      </w:r>
      <w:r w:rsidRPr="007829A2">
        <w:t>.</w:t>
      </w:r>
    </w:p>
    <w:p w14:paraId="1D926D93" w14:textId="77777777" w:rsidR="001A29C3" w:rsidRPr="00524356" w:rsidRDefault="001A29C3" w:rsidP="000E21A1"/>
    <w:p w14:paraId="344113EF" w14:textId="3AE06A25" w:rsidR="00191400" w:rsidRPr="00524356" w:rsidRDefault="001A29C3" w:rsidP="00B57D1D">
      <w:pPr>
        <w:pStyle w:val="Heading2"/>
      </w:pPr>
      <w:bookmarkStart w:id="111" w:name="_Toc185323545"/>
      <w:bookmarkStart w:id="112" w:name="_Toc183099259"/>
      <w:bookmarkStart w:id="113" w:name="_Toc185323546"/>
      <w:bookmarkEnd w:id="111"/>
      <w:r w:rsidRPr="00524356">
        <w:t>Adherence to allocated treatment and treatment fidelity</w:t>
      </w:r>
      <w:bookmarkEnd w:id="112"/>
      <w:bookmarkEnd w:id="113"/>
    </w:p>
    <w:p w14:paraId="08D582D1" w14:textId="77777777" w:rsidR="00417F06" w:rsidRDefault="00367767" w:rsidP="007829A2">
      <w:pPr>
        <w:rPr>
          <w:i/>
          <w:iCs/>
          <w:highlight w:val="yellow"/>
        </w:rPr>
      </w:pPr>
      <w:r w:rsidRPr="00B52609">
        <w:rPr>
          <w:i/>
          <w:iCs/>
          <w:highlight w:val="yellow"/>
        </w:rPr>
        <w:t>Adherence should be defined here if applicable</w:t>
      </w:r>
    </w:p>
    <w:p w14:paraId="31C88178" w14:textId="77777777" w:rsidR="0060417E" w:rsidRDefault="0060417E" w:rsidP="0060417E">
      <w:pPr>
        <w:rPr>
          <w:sz w:val="22"/>
          <w:szCs w:val="22"/>
        </w:rPr>
      </w:pPr>
    </w:p>
    <w:p w14:paraId="7A309115" w14:textId="3102FAFA" w:rsidR="0060417E" w:rsidRPr="007829A2" w:rsidRDefault="0060417E" w:rsidP="0060417E">
      <w:pPr>
        <w:rPr>
          <w:sz w:val="22"/>
          <w:szCs w:val="22"/>
        </w:rPr>
      </w:pPr>
      <w:commentRangeStart w:id="114"/>
      <w:r>
        <w:rPr>
          <w:sz w:val="22"/>
          <w:szCs w:val="22"/>
        </w:rPr>
        <w:t>treatment_compliance_definitition</w:t>
      </w:r>
      <w:commentRangeEnd w:id="114"/>
      <w:r w:rsidR="00C11237">
        <w:rPr>
          <w:rStyle w:val="CommentReference"/>
        </w:rPr>
        <w:commentReference w:id="114"/>
      </w:r>
      <w:r>
        <w:rPr>
          <w:sz w:val="22"/>
          <w:szCs w:val="22"/>
        </w:rPr>
        <w:t xml:space="preserve"> </w:t>
      </w:r>
    </w:p>
    <w:p w14:paraId="05B1E434" w14:textId="77777777" w:rsidR="0060417E" w:rsidRDefault="0060417E" w:rsidP="007829A2">
      <w:pPr>
        <w:rPr>
          <w:i/>
          <w:iCs/>
          <w:highlight w:val="yellow"/>
          <w:rtl/>
          <w:lang w:bidi="fa-IR"/>
        </w:rPr>
      </w:pPr>
    </w:p>
    <w:p w14:paraId="45EF585B" w14:textId="08AD44FD" w:rsidR="001A29C3" w:rsidRPr="00375D14" w:rsidRDefault="00417F06" w:rsidP="007829A2">
      <w:r w:rsidRPr="00375D14">
        <w:t>{{</w:t>
      </w:r>
      <w:r w:rsidR="001A29C3" w:rsidRPr="00375D14">
        <w:fldChar w:fldCharType="begin"/>
      </w:r>
      <w:r w:rsidR="001A29C3" w:rsidRPr="00375D14">
        <w:instrText xml:space="preserve"> TC "</w:instrText>
      </w:r>
      <w:bookmarkStart w:id="115" w:name="_Toc183094435"/>
      <w:r w:rsidR="001A29C3" w:rsidRPr="00375D14">
        <w:instrText>2.3</w:instrText>
      </w:r>
      <w:r w:rsidR="001A29C3" w:rsidRPr="00375D14">
        <w:tab/>
        <w:instrText>Adherence to allocated treatment and treatment fidelity</w:instrText>
      </w:r>
      <w:bookmarkEnd w:id="115"/>
      <w:r w:rsidR="001A29C3" w:rsidRPr="00375D14">
        <w:instrText xml:space="preserve">" \f C \l "1" </w:instrText>
      </w:r>
      <w:r w:rsidR="001A29C3" w:rsidRPr="00375D14">
        <w:fldChar w:fldCharType="end"/>
      </w:r>
      <w:r>
        <w:t>adherence_to_treatment}}</w:t>
      </w:r>
    </w:p>
    <w:p w14:paraId="54C8F435" w14:textId="77777777" w:rsidR="00367767" w:rsidRDefault="00367767" w:rsidP="007829A2"/>
    <w:p w14:paraId="0A1D7533" w14:textId="72E4F647" w:rsidR="001A29C3" w:rsidRPr="00524356" w:rsidRDefault="001A29C3" w:rsidP="007829A2">
      <w:r w:rsidRPr="00524356">
        <w:t xml:space="preserve">Compliant versus non-compliant with the treatment will be described in terms of baseline variables. </w:t>
      </w:r>
    </w:p>
    <w:p w14:paraId="2725ECB6" w14:textId="77777777" w:rsidR="001A29C3" w:rsidRPr="00524356" w:rsidRDefault="001A29C3" w:rsidP="000E21A1"/>
    <w:p w14:paraId="74F6CB05" w14:textId="77777777" w:rsidR="001A29C3" w:rsidRPr="007829A2" w:rsidRDefault="001A29C3" w:rsidP="000E21A1">
      <w:r w:rsidRPr="007829A2">
        <w:t>The reasons for withdrawal from treatment will be summarised.</w:t>
      </w:r>
    </w:p>
    <w:p w14:paraId="3AD774E7" w14:textId="77777777" w:rsidR="001A29C3" w:rsidRPr="00524356" w:rsidRDefault="001A29C3" w:rsidP="000E21A1"/>
    <w:p w14:paraId="76ACA5F2" w14:textId="57E831B4" w:rsidR="001A29C3" w:rsidRPr="00524356" w:rsidRDefault="001A29C3" w:rsidP="00B57D1D">
      <w:pPr>
        <w:pStyle w:val="Heading2"/>
      </w:pPr>
      <w:bookmarkStart w:id="116" w:name="_Toc183099260"/>
      <w:bookmarkStart w:id="117" w:name="_Toc185323547"/>
      <w:r w:rsidRPr="00524356">
        <w:t xml:space="preserve">Loss to follow-up and other missing </w:t>
      </w:r>
      <w:commentRangeStart w:id="118"/>
      <w:r w:rsidRPr="00524356">
        <w:t>data</w:t>
      </w:r>
      <w:bookmarkEnd w:id="116"/>
      <w:bookmarkEnd w:id="117"/>
      <w:commentRangeEnd w:id="118"/>
      <w:r w:rsidR="0055697C">
        <w:rPr>
          <w:rStyle w:val="CommentReference"/>
          <w:b w:val="0"/>
          <w:iCs w:val="0"/>
          <w:u w:val="none"/>
          <w:lang w:val="en-US"/>
        </w:rPr>
        <w:commentReference w:id="118"/>
      </w:r>
      <w:r w:rsidRPr="00524356">
        <w:fldChar w:fldCharType="begin"/>
      </w:r>
      <w:r w:rsidRPr="00524356">
        <w:instrText xml:space="preserve"> TC "</w:instrText>
      </w:r>
      <w:bookmarkStart w:id="119" w:name="_Toc183094436"/>
      <w:r w:rsidRPr="00524356">
        <w:instrText>2.4</w:instrText>
      </w:r>
      <w:r w:rsidRPr="00524356">
        <w:tab/>
        <w:instrText>Loss to follow-up and other missing data</w:instrText>
      </w:r>
      <w:bookmarkEnd w:id="119"/>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summarised in each arm and at each time point.  </w:t>
      </w:r>
    </w:p>
    <w:p w14:paraId="077F537A" w14:textId="77777777" w:rsidR="001A29C3" w:rsidRPr="00524356" w:rsidRDefault="001A29C3" w:rsidP="000E21A1"/>
    <w:p w14:paraId="3AB231B5" w14:textId="77777777" w:rsidR="001A29C3" w:rsidRPr="007829A2" w:rsidRDefault="001A29C3" w:rsidP="007829A2">
      <w:r w:rsidRPr="007829A2">
        <w:t>The baseline characteristics of those missing follow up will be compared to those with complete follow up.</w:t>
      </w:r>
    </w:p>
    <w:p w14:paraId="6129C40B" w14:textId="77777777" w:rsidR="001A29C3" w:rsidRPr="007829A2" w:rsidRDefault="001A29C3" w:rsidP="000E21A1"/>
    <w:p w14:paraId="1A52CB4A" w14:textId="2EDBED01" w:rsidR="001A29C3" w:rsidRPr="007829A2" w:rsidRDefault="001A29C3" w:rsidP="000E21A1">
      <w:r w:rsidRPr="007829A2">
        <w:t xml:space="preserve">The reasons for withdrawal from </w:t>
      </w:r>
      <w:r w:rsidR="00F73CED">
        <w:t>data collection</w:t>
      </w:r>
      <w:r w:rsidRPr="007829A2">
        <w:t xml:space="preserve"> will be summarised.</w:t>
      </w:r>
    </w:p>
    <w:p w14:paraId="754DA1EF" w14:textId="77777777" w:rsidR="001A29C3" w:rsidRPr="00524356" w:rsidRDefault="001A29C3" w:rsidP="000E21A1"/>
    <w:p w14:paraId="3E4A35AD" w14:textId="38733ED3" w:rsidR="001A29C3" w:rsidRDefault="00716C48" w:rsidP="00B57D1D">
      <w:pPr>
        <w:pStyle w:val="Heading2"/>
      </w:pPr>
      <w:bookmarkStart w:id="120" w:name="_Toc185323548"/>
      <w:r>
        <w:t>Harms</w:t>
      </w:r>
      <w:bookmarkEnd w:id="120"/>
    </w:p>
    <w:p w14:paraId="45F03EFF" w14:textId="756EB6BF" w:rsidR="00716C48" w:rsidRDefault="00716C48" w:rsidP="00716C48">
      <w:pPr>
        <w:rPr>
          <w:i/>
          <w:iCs/>
          <w:highlight w:val="yellow"/>
          <w:rtl/>
          <w:lang w:bidi="fa-IR"/>
        </w:rPr>
      </w:pPr>
      <w:r w:rsidRPr="00FE7127">
        <w:rPr>
          <w:i/>
          <w:iCs/>
          <w:highlight w:val="yellow"/>
        </w:rPr>
        <w:t>Adverse event terms should be defined</w:t>
      </w:r>
      <w:r w:rsidR="001426E9">
        <w:rPr>
          <w:i/>
          <w:iCs/>
          <w:highlight w:val="yellow"/>
        </w:rPr>
        <w:t xml:space="preserve"> and what will be reported outlined. </w:t>
      </w:r>
      <w:r w:rsidRPr="00AC426E">
        <w:rPr>
          <w:i/>
          <w:iCs/>
          <w:highlight w:val="yellow"/>
        </w:rPr>
        <w:t>Specify to what extent events will be grouped and whether, and if so how, p-values will be presented. If p-values are to be used state clear</w:t>
      </w:r>
      <w:r w:rsidR="000431B9">
        <w:rPr>
          <w:i/>
          <w:iCs/>
          <w:highlight w:val="yellow"/>
        </w:rPr>
        <w:t>ly</w:t>
      </w:r>
      <w:r w:rsidRPr="00AC426E">
        <w:rPr>
          <w:i/>
          <w:iCs/>
          <w:highlight w:val="yellow"/>
        </w:rPr>
        <w:t xml:space="preserve"> which population will be used (</w:t>
      </w:r>
      <w:r w:rsidR="00C1297B" w:rsidRPr="00AC426E">
        <w:rPr>
          <w:i/>
          <w:iCs/>
          <w:highlight w:val="yellow"/>
        </w:rPr>
        <w:t>e.g.,</w:t>
      </w:r>
      <w:r w:rsidRPr="00AC426E">
        <w:rPr>
          <w:i/>
          <w:iCs/>
          <w:highlight w:val="yellow"/>
        </w:rPr>
        <w:t xml:space="preserve"> ITT). Sufficient detail should be included as to how adverse events are coded or categorized. If any </w:t>
      </w:r>
      <w:r w:rsidR="00AC426E" w:rsidRPr="00AC426E">
        <w:rPr>
          <w:i/>
          <w:iCs/>
          <w:highlight w:val="yellow"/>
        </w:rPr>
        <w:t xml:space="preserve">inferential </w:t>
      </w:r>
      <w:r w:rsidR="00F00D0A" w:rsidRPr="00AC426E">
        <w:rPr>
          <w:i/>
          <w:iCs/>
          <w:highlight w:val="yellow"/>
        </w:rPr>
        <w:t>analysis</w:t>
      </w:r>
      <w:r w:rsidR="00AC426E" w:rsidRPr="00AC426E">
        <w:rPr>
          <w:i/>
          <w:iCs/>
          <w:highlight w:val="yellow"/>
        </w:rPr>
        <w:t xml:space="preserve"> is to be used for analysis of harms</w:t>
      </w:r>
      <w:r w:rsidR="00AC426E">
        <w:rPr>
          <w:i/>
          <w:iCs/>
          <w:highlight w:val="yellow"/>
        </w:rPr>
        <w:t>,</w:t>
      </w:r>
      <w:r w:rsidR="00F00D0A" w:rsidRPr="00AC426E">
        <w:rPr>
          <w:i/>
          <w:iCs/>
          <w:highlight w:val="yellow"/>
        </w:rPr>
        <w:t xml:space="preserve">  </w:t>
      </w:r>
      <w:r w:rsidR="00F00D0A" w:rsidRPr="00B52609">
        <w:rPr>
          <w:i/>
          <w:iCs/>
          <w:highlight w:val="yellow"/>
        </w:rPr>
        <w:t>consider moving to Section 3</w:t>
      </w:r>
      <w:r w:rsidR="00AC426E" w:rsidRPr="00B52609">
        <w:rPr>
          <w:i/>
          <w:iCs/>
          <w:highlight w:val="yellow"/>
        </w:rPr>
        <w:t>.</w:t>
      </w:r>
    </w:p>
    <w:p w14:paraId="34B44E77" w14:textId="64FC5EFF" w:rsidR="00417F06" w:rsidRPr="00375D14" w:rsidRDefault="00417F06" w:rsidP="00716C48">
      <w:pPr>
        <w:rPr>
          <w:highlight w:val="yellow"/>
        </w:rPr>
      </w:pPr>
    </w:p>
    <w:p w14:paraId="19A4BF71" w14:textId="36DCA0CE" w:rsidR="00716C48" w:rsidRDefault="00417F06" w:rsidP="00716C48">
      <w:pPr>
        <w:rPr>
          <w:lang w:val="en-GB"/>
        </w:rPr>
      </w:pPr>
      <w:r w:rsidRPr="00375D14">
        <w:rPr>
          <w:highlight w:val="red"/>
          <w:lang w:val="en-GB"/>
        </w:rPr>
        <w:t>{{adverse_</w:t>
      </w:r>
      <w:commentRangeStart w:id="121"/>
      <w:r w:rsidRPr="00375D14">
        <w:rPr>
          <w:highlight w:val="red"/>
          <w:lang w:val="en-GB"/>
        </w:rPr>
        <w:t>events</w:t>
      </w:r>
      <w:commentRangeEnd w:id="121"/>
      <w:r w:rsidR="006809A4">
        <w:rPr>
          <w:rStyle w:val="CommentReference"/>
          <w:rtl/>
        </w:rPr>
        <w:commentReference w:id="121"/>
      </w:r>
      <w:r w:rsidR="00A43E59" w:rsidRPr="00375D14">
        <w:rPr>
          <w:highlight w:val="red"/>
          <w:lang w:val="en-GB"/>
        </w:rPr>
        <w:t>}}</w:t>
      </w:r>
    </w:p>
    <w:p w14:paraId="5419687D" w14:textId="77777777" w:rsidR="00417F06" w:rsidRDefault="00417F06" w:rsidP="00716C48">
      <w:pPr>
        <w:rPr>
          <w:lang w:val="en-GB"/>
        </w:rPr>
      </w:pPr>
    </w:p>
    <w:p w14:paraId="6AB3F796" w14:textId="77777777" w:rsidR="00F14CF3" w:rsidRDefault="001A29C3" w:rsidP="004A016C">
      <w:r w:rsidRPr="007829A2">
        <w:t>Adverse events (AE), adverse reactions (AR), serious adverse events (SAE) and serious adverse reactions (SAR) will be summarised.</w:t>
      </w:r>
      <w:r w:rsidR="00CA2CE2" w:rsidRPr="007829A2">
        <w:t xml:space="preserve"> </w:t>
      </w:r>
    </w:p>
    <w:p w14:paraId="763F6AE8" w14:textId="77777777" w:rsidR="00F14CF3" w:rsidRDefault="00F14CF3" w:rsidP="004A016C"/>
    <w:p w14:paraId="692A08F8" w14:textId="0191BEED" w:rsidR="001A29C3" w:rsidRPr="00524356" w:rsidRDefault="001A29C3" w:rsidP="00B57D1D">
      <w:pPr>
        <w:pStyle w:val="Heading2"/>
      </w:pPr>
      <w:bookmarkStart w:id="122" w:name="_Toc185323549"/>
      <w:bookmarkStart w:id="123" w:name="_Toc185323550"/>
      <w:bookmarkStart w:id="124" w:name="_Toc185323551"/>
      <w:bookmarkStart w:id="125" w:name="_Toc183099262"/>
      <w:bookmarkStart w:id="126" w:name="_Toc185323552"/>
      <w:bookmarkEnd w:id="122"/>
      <w:bookmarkEnd w:id="123"/>
      <w:bookmarkEnd w:id="124"/>
      <w:r w:rsidRPr="00524356">
        <w:t>Assessment of outcome measures (</w:t>
      </w:r>
      <w:commentRangeStart w:id="127"/>
      <w:r w:rsidRPr="00524356">
        <w:t>unblinding</w:t>
      </w:r>
      <w:commentRangeEnd w:id="127"/>
      <w:r w:rsidR="00A62FB4">
        <w:rPr>
          <w:rStyle w:val="CommentReference"/>
          <w:b w:val="0"/>
          <w:iCs w:val="0"/>
          <w:u w:val="none"/>
          <w:lang w:val="en-US"/>
        </w:rPr>
        <w:commentReference w:id="127"/>
      </w:r>
      <w:r w:rsidRPr="00524356">
        <w:t>)</w:t>
      </w:r>
      <w:bookmarkEnd w:id="125"/>
      <w:bookmarkEnd w:id="126"/>
      <w:r w:rsidRPr="00524356">
        <w:fldChar w:fldCharType="begin"/>
      </w:r>
      <w:r w:rsidRPr="00524356">
        <w:instrText xml:space="preserve"> TC "</w:instrText>
      </w:r>
      <w:bookmarkStart w:id="128" w:name="_Toc183094438"/>
      <w:r w:rsidRPr="00524356">
        <w:instrText>2.6</w:instrText>
      </w:r>
      <w:r w:rsidRPr="00524356">
        <w:tab/>
        <w:instrText>Assessment of outcome measures (unblinding)</w:instrText>
      </w:r>
      <w:bookmarkEnd w:id="128"/>
      <w:r w:rsidRPr="00524356">
        <w:instrText xml:space="preserve">" \f C \l "1" </w:instrText>
      </w:r>
      <w:r w:rsidRPr="00524356">
        <w:fldChar w:fldCharType="end"/>
      </w:r>
    </w:p>
    <w:p w14:paraId="0CA6F394" w14:textId="77777777" w:rsidR="001A29C3" w:rsidRPr="007829A2" w:rsidRDefault="001A29C3" w:rsidP="000E21A1">
      <w:r w:rsidRPr="007829A2">
        <w:t xml:space="preserve">Evidence for unblinding of treatment to interviewers will be studied. </w:t>
      </w:r>
    </w:p>
    <w:p w14:paraId="23726F60" w14:textId="77777777" w:rsidR="001A29C3" w:rsidRPr="00524356" w:rsidRDefault="001A29C3" w:rsidP="000E21A1"/>
    <w:p w14:paraId="78278406" w14:textId="5CBFB1AF" w:rsidR="001A29C3" w:rsidRPr="00524356" w:rsidRDefault="001A29C3" w:rsidP="00B57D1D">
      <w:pPr>
        <w:pStyle w:val="Heading2"/>
      </w:pPr>
      <w:bookmarkStart w:id="129" w:name="_Toc183099263"/>
      <w:bookmarkStart w:id="130" w:name="_Toc185323553"/>
      <w:r w:rsidRPr="00524356">
        <w:lastRenderedPageBreak/>
        <w:t>Descriptive statistics for outcome measures</w:t>
      </w:r>
      <w:bookmarkEnd w:id="129"/>
      <w:bookmarkEnd w:id="130"/>
      <w:r w:rsidRPr="00524356">
        <w:fldChar w:fldCharType="begin"/>
      </w:r>
      <w:r w:rsidRPr="00524356">
        <w:instrText xml:space="preserve"> TC "</w:instrText>
      </w:r>
      <w:bookmarkStart w:id="131" w:name="_Toc183094439"/>
      <w:r w:rsidRPr="00524356">
        <w:instrText>2.7</w:instrText>
      </w:r>
      <w:r w:rsidRPr="00524356">
        <w:tab/>
        <w:instrText>Descriptive statistics for outcome measures</w:instrText>
      </w:r>
      <w:bookmarkEnd w:id="131"/>
      <w:r w:rsidRPr="00524356">
        <w:instrText xml:space="preserve">" \f C \l "1" </w:instrText>
      </w:r>
      <w:r w:rsidRPr="00524356">
        <w:fldChar w:fldCharType="end"/>
      </w:r>
    </w:p>
    <w:p w14:paraId="1F00C554" w14:textId="184069DF" w:rsidR="001A29C3" w:rsidRDefault="00B65787" w:rsidP="000E21A1">
      <w:pPr>
        <w:rPr>
          <w:i/>
          <w:iCs/>
        </w:rPr>
      </w:pPr>
      <w:r w:rsidRPr="00203A27">
        <w:rPr>
          <w:i/>
          <w:iCs/>
          <w:highlight w:val="yellow"/>
        </w:rPr>
        <w:t>Outline descriptive statistics that will be presented for the outcome measures</w:t>
      </w:r>
    </w:p>
    <w:p w14:paraId="7C1610B8" w14:textId="77777777" w:rsidR="00A43E59" w:rsidRDefault="00A43E59" w:rsidP="000E21A1"/>
    <w:p w14:paraId="77D7CA68" w14:textId="06BB94A7" w:rsidR="00A43E59" w:rsidRPr="00375D14" w:rsidRDefault="00A43E59" w:rsidP="000E21A1">
      <w:r>
        <w:t>{{descriptive_statistics}}</w:t>
      </w:r>
    </w:p>
    <w:p w14:paraId="4023D7EA" w14:textId="4B3E71FE" w:rsidR="00026764" w:rsidRPr="00524356" w:rsidRDefault="001A29C3" w:rsidP="00B57D1D">
      <w:pPr>
        <w:pStyle w:val="Heading2"/>
      </w:pPr>
      <w:bookmarkStart w:id="132" w:name="_Toc185323554"/>
      <w:bookmarkStart w:id="133" w:name="_Toc183099264"/>
      <w:bookmarkStart w:id="134" w:name="_Toc185323555"/>
      <w:bookmarkEnd w:id="132"/>
      <w:r w:rsidRPr="00524356">
        <w:t>Descripti</w:t>
      </w:r>
      <w:r w:rsidR="00EC1263">
        <w:t>ves</w:t>
      </w:r>
      <w:bookmarkEnd w:id="133"/>
      <w:bookmarkEnd w:id="134"/>
      <w:r w:rsidR="00EC1263">
        <w:t xml:space="preserve"> of </w:t>
      </w:r>
      <w:r w:rsidR="00954849">
        <w:t>intervention</w:t>
      </w:r>
      <w:r w:rsidR="005B2213">
        <w:t>(s)</w:t>
      </w:r>
      <w:r w:rsidR="00EC1263">
        <w:t xml:space="preserve"> </w:t>
      </w:r>
      <w:r w:rsidR="00954849">
        <w:t xml:space="preserve">and </w:t>
      </w:r>
      <w:r w:rsidR="0023790D">
        <w:t xml:space="preserve">people </w:t>
      </w:r>
      <w:r w:rsidR="007D7342">
        <w:t>that administered</w:t>
      </w:r>
      <w:r w:rsidR="0023790D">
        <w:t xml:space="preserve"> the intervention</w:t>
      </w:r>
      <w:r w:rsidR="005B2213">
        <w:t>(s)</w:t>
      </w:r>
      <w:r w:rsidR="00B65787">
        <w:t xml:space="preserve"> </w:t>
      </w:r>
    </w:p>
    <w:p w14:paraId="0FB374F2" w14:textId="479464A0" w:rsidR="00B65787" w:rsidRPr="00DA109C" w:rsidRDefault="00844E01" w:rsidP="00B65787">
      <w:pPr>
        <w:rPr>
          <w:i/>
          <w:iCs/>
        </w:rPr>
      </w:pPr>
      <w:r>
        <w:rPr>
          <w:i/>
          <w:iCs/>
          <w:highlight w:val="yellow"/>
        </w:rPr>
        <w:t>If applicable, o</w:t>
      </w:r>
      <w:r w:rsidR="00B65787" w:rsidRPr="00844E01">
        <w:rPr>
          <w:i/>
          <w:iCs/>
          <w:highlight w:val="yellow"/>
        </w:rPr>
        <w:t>utline descriptive statistics</w:t>
      </w:r>
      <w:r>
        <w:rPr>
          <w:i/>
          <w:iCs/>
          <w:highlight w:val="yellow"/>
        </w:rPr>
        <w:t xml:space="preserve"> </w:t>
      </w:r>
      <w:r w:rsidR="0023790D" w:rsidRPr="00203A27">
        <w:rPr>
          <w:i/>
          <w:iCs/>
          <w:highlight w:val="yellow"/>
        </w:rPr>
        <w:t>that will be presented</w:t>
      </w:r>
      <w:r w:rsidR="007D7342" w:rsidRPr="00203A27">
        <w:rPr>
          <w:i/>
          <w:iCs/>
          <w:highlight w:val="yellow"/>
        </w:rPr>
        <w:t xml:space="preserve"> about the </w:t>
      </w:r>
      <w:r w:rsidR="00EC1263">
        <w:rPr>
          <w:i/>
          <w:iCs/>
          <w:highlight w:val="yellow"/>
        </w:rPr>
        <w:t xml:space="preserve">delivery of the </w:t>
      </w:r>
      <w:r w:rsidR="007D7342" w:rsidRPr="00203A27">
        <w:rPr>
          <w:i/>
          <w:iCs/>
          <w:highlight w:val="yellow"/>
        </w:rPr>
        <w:t>intervention</w:t>
      </w:r>
      <w:r w:rsidR="005B2213">
        <w:rPr>
          <w:i/>
          <w:iCs/>
          <w:highlight w:val="yellow"/>
        </w:rPr>
        <w:t xml:space="preserve"> (or control arms)</w:t>
      </w:r>
      <w:r w:rsidR="007D7342" w:rsidRPr="00203A27">
        <w:rPr>
          <w:i/>
          <w:iCs/>
          <w:highlight w:val="yellow"/>
        </w:rPr>
        <w:t xml:space="preserve"> and the people that administered the intervention (</w:t>
      </w:r>
      <w:r w:rsidR="00C1297B" w:rsidRPr="00203A27">
        <w:rPr>
          <w:i/>
          <w:iCs/>
          <w:highlight w:val="yellow"/>
        </w:rPr>
        <w:t>e.g.,</w:t>
      </w:r>
      <w:r w:rsidR="007D7342" w:rsidRPr="00203A27">
        <w:rPr>
          <w:i/>
          <w:iCs/>
          <w:highlight w:val="yellow"/>
        </w:rPr>
        <w:t xml:space="preserve"> therapists)</w:t>
      </w:r>
    </w:p>
    <w:p w14:paraId="41D4F5BC" w14:textId="77777777" w:rsidR="00026764" w:rsidRDefault="00026764" w:rsidP="007829A2"/>
    <w:p w14:paraId="63554511" w14:textId="309AD1AF" w:rsidR="00A43E59" w:rsidRDefault="00A43E59" w:rsidP="007829A2">
      <w:r>
        <w:t>{{descriptive_of_intervention}}</w:t>
      </w:r>
    </w:p>
    <w:p w14:paraId="273E6C09" w14:textId="77777777" w:rsidR="003549E8" w:rsidRDefault="003549E8" w:rsidP="007829A2"/>
    <w:p w14:paraId="063E639B" w14:textId="307AA4C3" w:rsidR="003549E8" w:rsidRDefault="003F1CC2" w:rsidP="00FB6FBF">
      <w:pPr>
        <w:pStyle w:val="Heading2"/>
      </w:pPr>
      <w:r>
        <w:t>C</w:t>
      </w:r>
      <w:r w:rsidR="003549E8" w:rsidRPr="00FB6FBF">
        <w:t xml:space="preserve">oncomitant </w:t>
      </w:r>
      <w:r>
        <w:t>M</w:t>
      </w:r>
      <w:r w:rsidR="003549E8" w:rsidRPr="00FB6FBF">
        <w:t>edications</w:t>
      </w:r>
    </w:p>
    <w:p w14:paraId="6D6E099E" w14:textId="5A08C152" w:rsidR="003F1CC2" w:rsidRDefault="0044043A" w:rsidP="003F1CC2">
      <w:pPr>
        <w:rPr>
          <w:i/>
          <w:iCs/>
        </w:rPr>
      </w:pPr>
      <w:r w:rsidRPr="0044043A">
        <w:rPr>
          <w:i/>
          <w:iCs/>
          <w:highlight w:val="yellow"/>
        </w:rPr>
        <w:t>If applicable, outline descriptive statistics</w:t>
      </w:r>
      <w:r w:rsidRPr="00FB6FBF">
        <w:rPr>
          <w:i/>
          <w:iCs/>
          <w:highlight w:val="yellow"/>
        </w:rPr>
        <w:t xml:space="preserve"> that will be presented on concomitant medications participants are taking</w:t>
      </w:r>
    </w:p>
    <w:p w14:paraId="5F0B1D1E" w14:textId="77777777" w:rsidR="00A43E59" w:rsidRDefault="00A43E59" w:rsidP="003F1CC2">
      <w:pPr>
        <w:rPr>
          <w:i/>
          <w:iCs/>
        </w:rPr>
      </w:pPr>
    </w:p>
    <w:p w14:paraId="227B4D65" w14:textId="3520441D" w:rsidR="00A43E59" w:rsidRPr="00375D14" w:rsidRDefault="00A43E59" w:rsidP="003F1CC2">
      <w:r>
        <w:t>{{descriptive_concomitant_medications}}</w:t>
      </w:r>
    </w:p>
    <w:p w14:paraId="68E1136B" w14:textId="77777777" w:rsidR="0044043A" w:rsidRPr="00FB6FBF" w:rsidRDefault="0044043A" w:rsidP="003F1CC2">
      <w:pPr>
        <w:rPr>
          <w:lang w:val="en-GB"/>
        </w:rPr>
      </w:pPr>
    </w:p>
    <w:p w14:paraId="702EE2F6" w14:textId="74F4A48C" w:rsidR="00A52BC8" w:rsidRPr="00524356" w:rsidRDefault="00026764" w:rsidP="00B57D1D">
      <w:pPr>
        <w:pStyle w:val="Heading2"/>
      </w:pPr>
      <w:bookmarkStart w:id="135" w:name="_Toc183099265"/>
      <w:bookmarkStart w:id="136" w:name="_Toc185323556"/>
      <w:r w:rsidRPr="00524356">
        <w:t>Protocol deviations/violations</w:t>
      </w:r>
      <w:bookmarkEnd w:id="135"/>
      <w:bookmarkEnd w:id="136"/>
    </w:p>
    <w:p w14:paraId="690AD34A" w14:textId="77777777"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randomised in error and participant assessments occurring outside the specified visit windows. </w:t>
      </w:r>
    </w:p>
    <w:p w14:paraId="64B19D92" w14:textId="77777777" w:rsidR="00D02004" w:rsidRPr="00F72B76" w:rsidRDefault="00D02004" w:rsidP="00A52BC8">
      <w:pPr>
        <w:pStyle w:val="Default"/>
        <w:rPr>
          <w:rFonts w:asciiTheme="minorHAnsi" w:hAnsiTheme="minorHAnsi" w:cstheme="minorHAnsi"/>
          <w:color w:val="auto"/>
          <w:lang w:val="en-US" w:eastAsia="en-US"/>
        </w:rPr>
      </w:pPr>
    </w:p>
    <w:p w14:paraId="187E2D3F" w14:textId="56444EBD" w:rsidR="007A044A"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p>
    <w:p w14:paraId="6972B779" w14:textId="77777777" w:rsidR="007A044A" w:rsidRPr="00F72B76" w:rsidRDefault="007A044A" w:rsidP="00A52BC8">
      <w:pPr>
        <w:pStyle w:val="Default"/>
        <w:rPr>
          <w:rFonts w:asciiTheme="minorHAnsi" w:hAnsiTheme="minorHAnsi" w:cstheme="minorHAnsi"/>
          <w:color w:val="auto"/>
          <w:lang w:val="en-US" w:eastAsia="en-US"/>
        </w:rPr>
      </w:pPr>
    </w:p>
    <w:p w14:paraId="5F589DA4" w14:textId="20D31EE4"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Protocol deviation</w:t>
      </w:r>
      <w:r w:rsidR="00AB4389">
        <w:rPr>
          <w:rFonts w:asciiTheme="minorHAnsi" w:hAnsiTheme="minorHAnsi" w:cstheme="minorHAnsi"/>
          <w:color w:val="auto"/>
          <w:lang w:val="en-US" w:eastAsia="en-US"/>
        </w:rPr>
        <w:t>s</w:t>
      </w:r>
      <w:r w:rsidRPr="00F72B76">
        <w:rPr>
          <w:rFonts w:asciiTheme="minorHAnsi" w:hAnsiTheme="minorHAnsi" w:cstheme="minorHAnsi"/>
          <w:color w:val="auto"/>
          <w:lang w:val="en-US" w:eastAsia="en-US"/>
        </w:rPr>
        <w:t xml:space="preserve"> and violations will be reported (and tabulated by arm). </w:t>
      </w:r>
    </w:p>
    <w:p w14:paraId="1ED4AA4E" w14:textId="77777777" w:rsidR="00191400" w:rsidRPr="00F72B76" w:rsidRDefault="00191400" w:rsidP="00A52BC8">
      <w:pPr>
        <w:pStyle w:val="Default"/>
        <w:rPr>
          <w:rFonts w:asciiTheme="minorHAnsi" w:hAnsiTheme="minorHAnsi" w:cstheme="minorHAnsi"/>
          <w:color w:val="auto"/>
          <w:lang w:val="en-US" w:eastAsia="en-US"/>
        </w:rPr>
      </w:pPr>
    </w:p>
    <w:p w14:paraId="3C2201B3" w14:textId="29449216" w:rsidR="00280277" w:rsidRDefault="00A52BC8" w:rsidP="007829A2">
      <w:r w:rsidRPr="007829A2">
        <w:t>All visit window deviations will be classified as protocol deviation</w:t>
      </w:r>
      <w:r w:rsidR="00633C73">
        <w:t xml:space="preserve"> </w:t>
      </w:r>
      <w:r w:rsidR="00633C73" w:rsidRPr="00633C73">
        <w:t xml:space="preserve">as </w:t>
      </w:r>
      <w:r w:rsidR="00633C73" w:rsidRPr="00F72B76">
        <w:rPr>
          <w:i/>
          <w:iCs/>
          <w:highlight w:val="yellow"/>
        </w:rPr>
        <w:t>[describe way will handle visit window deviations here as appropriate]</w:t>
      </w:r>
      <w:r w:rsidR="00AA64B6">
        <w:rPr>
          <w:i/>
          <w:iCs/>
        </w:rPr>
        <w:t xml:space="preserve"> </w:t>
      </w:r>
      <w:r w:rsidR="00AA64B6" w:rsidRPr="00375D14">
        <w:t>{{visit_window_deviation}}</w:t>
      </w:r>
      <w:r w:rsidRPr="00F72B76">
        <w:rPr>
          <w:i/>
          <w:iCs/>
        </w:rPr>
        <w:t>.</w:t>
      </w:r>
      <w:r w:rsidRPr="007829A2">
        <w:t xml:space="preserve"> An assessment of the impact of other excursions from the protocol on the primary outcome will be made by the Chief investigator and Senior statistician. </w:t>
      </w:r>
    </w:p>
    <w:p w14:paraId="78190C1E" w14:textId="77777777" w:rsidR="00280277" w:rsidRDefault="00280277" w:rsidP="007829A2"/>
    <w:p w14:paraId="0780642A" w14:textId="77777777" w:rsidR="005B2213" w:rsidRDefault="00A52BC8" w:rsidP="007829A2">
      <w:r w:rsidRPr="007829A2">
        <w:t xml:space="preserve">All protocol violations will be reported to the DMEC as well as any excursions for which the trial team are unsure if should be considered deviations or violations (for which the DMEC will have the final decision on). </w:t>
      </w:r>
    </w:p>
    <w:p w14:paraId="47650878" w14:textId="77777777" w:rsidR="005B2213" w:rsidRDefault="005B2213" w:rsidP="007829A2"/>
    <w:p w14:paraId="6237D781" w14:textId="77777777" w:rsidR="005B2213" w:rsidRDefault="005B2213" w:rsidP="007829A2"/>
    <w:p w14:paraId="4D46CB0A" w14:textId="6CB6B765" w:rsidR="0044043A" w:rsidRDefault="0044043A">
      <w:r>
        <w:br w:type="page"/>
      </w:r>
    </w:p>
    <w:p w14:paraId="743BBDDE" w14:textId="16D65652" w:rsidR="001A29C3" w:rsidRPr="00816362" w:rsidRDefault="001A29C3" w:rsidP="000E21A1">
      <w:pPr>
        <w:pStyle w:val="Heading1"/>
      </w:pPr>
      <w:bookmarkStart w:id="137" w:name="_Toc183095029"/>
      <w:bookmarkStart w:id="138" w:name="_Toc183095135"/>
      <w:bookmarkStart w:id="139" w:name="_Toc183095480"/>
      <w:bookmarkStart w:id="140" w:name="_Toc183099266"/>
      <w:bookmarkStart w:id="141" w:name="_Toc183100557"/>
      <w:bookmarkStart w:id="142" w:name="_Toc183095030"/>
      <w:bookmarkStart w:id="143" w:name="_Toc183095136"/>
      <w:bookmarkStart w:id="144" w:name="_Toc183095481"/>
      <w:bookmarkStart w:id="145" w:name="_Toc183099267"/>
      <w:bookmarkStart w:id="146" w:name="_Toc183100558"/>
      <w:bookmarkStart w:id="147" w:name="_Toc183095031"/>
      <w:bookmarkStart w:id="148" w:name="_Toc183095137"/>
      <w:bookmarkStart w:id="149" w:name="_Toc183095482"/>
      <w:bookmarkStart w:id="150" w:name="_Toc183099268"/>
      <w:bookmarkStart w:id="151" w:name="_Toc183100559"/>
      <w:bookmarkStart w:id="152" w:name="_Toc183095032"/>
      <w:bookmarkStart w:id="153" w:name="_Toc183095138"/>
      <w:bookmarkStart w:id="154" w:name="_Toc183095483"/>
      <w:bookmarkStart w:id="155" w:name="_Toc183099269"/>
      <w:bookmarkStart w:id="156" w:name="_Toc183100560"/>
      <w:bookmarkStart w:id="157" w:name="_Toc183095033"/>
      <w:bookmarkStart w:id="158" w:name="_Toc183095139"/>
      <w:bookmarkStart w:id="159" w:name="_Toc183095484"/>
      <w:bookmarkStart w:id="160" w:name="_Toc183099270"/>
      <w:bookmarkStart w:id="161" w:name="_Toc183100561"/>
      <w:bookmarkStart w:id="162" w:name="_Toc183095034"/>
      <w:bookmarkStart w:id="163" w:name="_Toc183095140"/>
      <w:bookmarkStart w:id="164" w:name="_Toc183095485"/>
      <w:bookmarkStart w:id="165" w:name="_Toc183099271"/>
      <w:bookmarkStart w:id="166" w:name="_Toc183100562"/>
      <w:bookmarkStart w:id="167" w:name="_Toc183095035"/>
      <w:bookmarkStart w:id="168" w:name="_Toc183095141"/>
      <w:bookmarkStart w:id="169" w:name="_Toc183095486"/>
      <w:bookmarkStart w:id="170" w:name="_Toc183099272"/>
      <w:bookmarkStart w:id="171" w:name="_Toc183100563"/>
      <w:bookmarkStart w:id="172" w:name="_Toc183099273"/>
      <w:bookmarkStart w:id="173" w:name="_Toc185323557"/>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rsidRPr="00816362">
        <w:lastRenderedPageBreak/>
        <w:t>Data analysis plan – Inferential analysis</w:t>
      </w:r>
      <w:bookmarkEnd w:id="172"/>
      <w:bookmarkEnd w:id="173"/>
      <w:r w:rsidRPr="00816362">
        <w:fldChar w:fldCharType="begin"/>
      </w:r>
      <w:r w:rsidRPr="00816362">
        <w:instrText xml:space="preserve"> TC "</w:instrText>
      </w:r>
      <w:bookmarkStart w:id="174" w:name="_Toc183094441"/>
      <w:r w:rsidRPr="00816362">
        <w:instrText>3.</w:instrText>
      </w:r>
      <w:r w:rsidRPr="00816362">
        <w:tab/>
        <w:instrText>Data analysis plan – Inferential analysis</w:instrText>
      </w:r>
      <w:bookmarkEnd w:id="174"/>
      <w:r w:rsidRPr="00816362">
        <w:instrText xml:space="preserve">" \f C \l "1" </w:instrText>
      </w:r>
      <w:r w:rsidRPr="00816362">
        <w:fldChar w:fldCharType="end"/>
      </w:r>
    </w:p>
    <w:p w14:paraId="34BE2E96" w14:textId="3AA23B60" w:rsidR="002304DA" w:rsidRPr="00524356" w:rsidRDefault="00773FDB" w:rsidP="00B57D1D">
      <w:pPr>
        <w:pStyle w:val="Heading2"/>
      </w:pPr>
      <w:bookmarkStart w:id="175" w:name="_Toc183099274"/>
      <w:bookmarkStart w:id="176" w:name="_Toc185323558"/>
      <w:r w:rsidRPr="00524356">
        <w:t>Description of primary estimand</w:t>
      </w:r>
      <w:bookmarkEnd w:id="175"/>
      <w:bookmarkEnd w:id="176"/>
    </w:p>
    <w:p w14:paraId="606A5255" w14:textId="3CD32417" w:rsidR="008401DE" w:rsidRDefault="006677FB" w:rsidP="000E21A1">
      <w:pPr>
        <w:rPr>
          <w:i/>
          <w:iCs/>
          <w:sz w:val="22"/>
          <w:szCs w:val="22"/>
          <w:lang w:val="en-GB"/>
        </w:rPr>
      </w:pPr>
      <w:r w:rsidRPr="00FE7127">
        <w:rPr>
          <w:i/>
          <w:iCs/>
          <w:sz w:val="22"/>
          <w:szCs w:val="22"/>
          <w:highlight w:val="yellow"/>
          <w:lang w:val="en-GB"/>
        </w:rPr>
        <w:t>Describe p</w:t>
      </w:r>
      <w:r w:rsidR="008401DE" w:rsidRPr="00FE7127">
        <w:rPr>
          <w:i/>
          <w:iCs/>
          <w:sz w:val="22"/>
          <w:szCs w:val="22"/>
          <w:highlight w:val="yellow"/>
          <w:lang w:val="en-GB"/>
        </w:rPr>
        <w:t xml:space="preserve">rimary </w:t>
      </w:r>
      <w:r w:rsidR="00E04642" w:rsidRPr="00FE7127">
        <w:rPr>
          <w:i/>
          <w:iCs/>
          <w:sz w:val="22"/>
          <w:szCs w:val="22"/>
          <w:highlight w:val="yellow"/>
          <w:lang w:val="en-GB"/>
        </w:rPr>
        <w:t>estimand</w:t>
      </w:r>
      <w:r w:rsidR="00A82E93">
        <w:rPr>
          <w:i/>
          <w:iCs/>
          <w:sz w:val="22"/>
          <w:szCs w:val="22"/>
          <w:highlight w:val="yellow"/>
          <w:lang w:val="en-GB"/>
        </w:rPr>
        <w:t>(s)</w:t>
      </w:r>
      <w:r w:rsidR="00E04642" w:rsidRPr="00FE7127">
        <w:rPr>
          <w:i/>
          <w:iCs/>
          <w:sz w:val="22"/>
          <w:szCs w:val="22"/>
          <w:highlight w:val="yellow"/>
          <w:lang w:val="en-GB"/>
        </w:rPr>
        <w:t xml:space="preserve"> </w:t>
      </w:r>
      <w:r w:rsidR="008401DE" w:rsidRPr="00FE7127">
        <w:rPr>
          <w:i/>
          <w:iCs/>
          <w:sz w:val="22"/>
          <w:szCs w:val="22"/>
          <w:highlight w:val="yellow"/>
          <w:lang w:val="en-GB"/>
        </w:rPr>
        <w:t>in words</w:t>
      </w:r>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r w:rsidR="00FC73BF" w:rsidRPr="00FC73BF">
        <w:rPr>
          <w:i/>
          <w:iCs/>
          <w:sz w:val="22"/>
          <w:szCs w:val="22"/>
          <w:highlight w:val="yellow"/>
          <w:lang w:val="en-GB"/>
        </w:rPr>
        <w:t>:</w:t>
      </w:r>
    </w:p>
    <w:p w14:paraId="759D0EF9" w14:textId="77777777" w:rsidR="00292783" w:rsidRDefault="00292783" w:rsidP="000E21A1">
      <w:pPr>
        <w:rPr>
          <w:i/>
          <w:iCs/>
          <w:sz w:val="22"/>
          <w:szCs w:val="22"/>
          <w:lang w:val="en-GB"/>
        </w:rPr>
      </w:pPr>
    </w:p>
    <w:p w14:paraId="19110CEF" w14:textId="6CE91A81" w:rsidR="00292783" w:rsidRPr="00375D14" w:rsidRDefault="00292783" w:rsidP="000E21A1">
      <w:pPr>
        <w:rPr>
          <w:sz w:val="22"/>
          <w:szCs w:val="22"/>
          <w:lang w:val="en-GB"/>
        </w:rPr>
      </w:pPr>
      <w:r>
        <w:rPr>
          <w:sz w:val="22"/>
          <w:szCs w:val="22"/>
          <w:lang w:val="en-GB"/>
        </w:rPr>
        <w:t>{{primary_estimand}}</w:t>
      </w:r>
    </w:p>
    <w:p w14:paraId="2A3E87E3" w14:textId="77777777" w:rsidR="00A82E93" w:rsidRPr="00FE7127" w:rsidRDefault="00A82E93" w:rsidP="000E21A1">
      <w:pPr>
        <w:rPr>
          <w:i/>
          <w:iCs/>
          <w:sz w:val="22"/>
          <w:szCs w:val="22"/>
          <w:lang w:val="en-GB"/>
        </w:rPr>
      </w:pPr>
    </w:p>
    <w:p w14:paraId="06C98AA5" w14:textId="5C7925D7" w:rsidR="008401DE" w:rsidRPr="00376F69" w:rsidRDefault="008401DE" w:rsidP="000E21A1">
      <w:pPr>
        <w:pStyle w:val="ListParagraph"/>
        <w:numPr>
          <w:ilvl w:val="0"/>
          <w:numId w:val="38"/>
        </w:numPr>
        <w:rPr>
          <w:rFonts w:asciiTheme="minorHAnsi" w:hAnsiTheme="minorHAnsi"/>
          <w:sz w:val="22"/>
          <w:szCs w:val="22"/>
        </w:rPr>
      </w:pPr>
      <w:r w:rsidRPr="00376F69">
        <w:rPr>
          <w:rFonts w:asciiTheme="minorHAnsi" w:hAnsiTheme="minorHAnsi"/>
          <w:sz w:val="22"/>
          <w:szCs w:val="22"/>
        </w:rPr>
        <w:t xml:space="preserve">Population: </w:t>
      </w:r>
    </w:p>
    <w:p w14:paraId="7CD89050" w14:textId="6D9C5552" w:rsidR="008401DE" w:rsidRPr="00376F69" w:rsidRDefault="008401DE" w:rsidP="000E21A1">
      <w:pPr>
        <w:pStyle w:val="ListParagraph"/>
        <w:numPr>
          <w:ilvl w:val="0"/>
          <w:numId w:val="38"/>
        </w:numPr>
        <w:rPr>
          <w:rFonts w:asciiTheme="minorHAnsi" w:hAnsiTheme="minorHAnsi"/>
          <w:sz w:val="22"/>
          <w:szCs w:val="22"/>
        </w:rPr>
      </w:pPr>
      <w:r w:rsidRPr="00376F69">
        <w:rPr>
          <w:rFonts w:asciiTheme="minorHAnsi" w:hAnsiTheme="minorHAnsi"/>
          <w:sz w:val="22"/>
          <w:szCs w:val="22"/>
        </w:rPr>
        <w:t xml:space="preserve">Endpoint: </w:t>
      </w:r>
    </w:p>
    <w:p w14:paraId="1B254BFE" w14:textId="558D76F1" w:rsidR="008401DE" w:rsidRPr="00376F69" w:rsidRDefault="008401DE" w:rsidP="000E21A1">
      <w:pPr>
        <w:pStyle w:val="ListParagraph"/>
        <w:numPr>
          <w:ilvl w:val="0"/>
          <w:numId w:val="38"/>
        </w:numPr>
        <w:rPr>
          <w:rFonts w:asciiTheme="minorHAnsi" w:hAnsiTheme="minorHAnsi"/>
          <w:sz w:val="22"/>
          <w:szCs w:val="22"/>
        </w:rPr>
      </w:pPr>
      <w:r w:rsidRPr="00376F69">
        <w:rPr>
          <w:rFonts w:asciiTheme="minorHAnsi" w:hAnsiTheme="minorHAnsi"/>
          <w:sz w:val="22"/>
          <w:szCs w:val="22"/>
        </w:rPr>
        <w:t xml:space="preserve">Treatment condition: </w:t>
      </w:r>
    </w:p>
    <w:p w14:paraId="00E11DBA" w14:textId="15F0D48E" w:rsidR="008401DE" w:rsidRPr="00376F69" w:rsidRDefault="008401DE" w:rsidP="000E21A1">
      <w:pPr>
        <w:pStyle w:val="ListParagraph"/>
        <w:numPr>
          <w:ilvl w:val="0"/>
          <w:numId w:val="38"/>
        </w:numPr>
        <w:rPr>
          <w:rFonts w:asciiTheme="minorHAnsi" w:hAnsiTheme="minorHAnsi"/>
          <w:sz w:val="22"/>
          <w:szCs w:val="22"/>
        </w:rPr>
      </w:pPr>
      <w:r w:rsidRPr="00376F69">
        <w:rPr>
          <w:rFonts w:asciiTheme="minorHAnsi" w:hAnsiTheme="minorHAnsi"/>
          <w:sz w:val="22"/>
          <w:szCs w:val="22"/>
        </w:rPr>
        <w:t xml:space="preserve">Intercurrent events: </w:t>
      </w:r>
    </w:p>
    <w:p w14:paraId="5162FA19" w14:textId="4BE9F3BE" w:rsidR="008401DE" w:rsidRPr="00376F69" w:rsidRDefault="008401DE" w:rsidP="007829A2">
      <w:pPr>
        <w:pStyle w:val="ListParagraph"/>
        <w:numPr>
          <w:ilvl w:val="0"/>
          <w:numId w:val="38"/>
        </w:numPr>
        <w:rPr>
          <w:rFonts w:asciiTheme="minorHAnsi" w:hAnsiTheme="minorHAnsi"/>
          <w:i/>
          <w:iCs/>
          <w:sz w:val="22"/>
          <w:szCs w:val="22"/>
        </w:rPr>
      </w:pPr>
      <w:r w:rsidRPr="00376F69">
        <w:rPr>
          <w:rFonts w:asciiTheme="minorHAnsi" w:hAnsiTheme="minorHAnsi"/>
          <w:sz w:val="22"/>
          <w:szCs w:val="22"/>
        </w:rPr>
        <w:t xml:space="preserve">Population-level summary:  </w:t>
      </w:r>
    </w:p>
    <w:p w14:paraId="68666E36" w14:textId="77777777" w:rsidR="0093697D" w:rsidRDefault="0093697D" w:rsidP="0093697D">
      <w:pPr>
        <w:rPr>
          <w:sz w:val="22"/>
          <w:szCs w:val="22"/>
        </w:rPr>
      </w:pPr>
    </w:p>
    <w:p w14:paraId="00791CE2" w14:textId="77777777" w:rsidR="00CC6E4C" w:rsidRDefault="00A82E93" w:rsidP="000E21A1">
      <w:pPr>
        <w:rPr>
          <w:i/>
          <w:iCs/>
          <w:sz w:val="22"/>
          <w:szCs w:val="22"/>
        </w:rPr>
      </w:pPr>
      <w:r w:rsidRPr="00FE7127">
        <w:rPr>
          <w:i/>
          <w:iCs/>
          <w:sz w:val="22"/>
          <w:szCs w:val="22"/>
          <w:highlight w:val="yellow"/>
        </w:rPr>
        <w:t>Describe additio</w:t>
      </w:r>
      <w:r w:rsidR="0093697D" w:rsidRPr="00FE7127">
        <w:rPr>
          <w:i/>
          <w:iCs/>
          <w:sz w:val="22"/>
          <w:szCs w:val="22"/>
          <w:highlight w:val="yellow"/>
        </w:rPr>
        <w:t>n</w:t>
      </w:r>
      <w:r w:rsidRPr="00FE7127">
        <w:rPr>
          <w:i/>
          <w:iCs/>
          <w:sz w:val="22"/>
          <w:szCs w:val="22"/>
          <w:highlight w:val="yellow"/>
        </w:rPr>
        <w:t>al effect size</w:t>
      </w:r>
      <w:r w:rsidR="0093697D" w:rsidRPr="00FE7127">
        <w:rPr>
          <w:i/>
          <w:iCs/>
          <w:sz w:val="22"/>
          <w:szCs w:val="22"/>
          <w:highlight w:val="yellow"/>
        </w:rPr>
        <w:t>s that will be reported</w:t>
      </w:r>
      <w:r w:rsidRPr="00FE7127">
        <w:rPr>
          <w:i/>
          <w:iCs/>
          <w:sz w:val="22"/>
          <w:szCs w:val="22"/>
          <w:highlight w:val="yellow"/>
        </w:rPr>
        <w:t xml:space="preserve"> </w:t>
      </w:r>
      <w:r w:rsidR="0093697D" w:rsidRPr="00FE7127">
        <w:rPr>
          <w:i/>
          <w:iCs/>
          <w:sz w:val="22"/>
          <w:szCs w:val="22"/>
          <w:highlight w:val="yellow"/>
        </w:rPr>
        <w:t>and how they will be calculated if relevant</w:t>
      </w:r>
      <w:r w:rsidR="00CC6E4C">
        <w:rPr>
          <w:i/>
          <w:iCs/>
          <w:sz w:val="22"/>
          <w:szCs w:val="22"/>
        </w:rPr>
        <w:t xml:space="preserve">. </w:t>
      </w:r>
    </w:p>
    <w:p w14:paraId="735F0009" w14:textId="77777777" w:rsidR="006A7D26" w:rsidRDefault="006A7D26" w:rsidP="000E21A1">
      <w:pPr>
        <w:rPr>
          <w:i/>
          <w:iCs/>
          <w:sz w:val="22"/>
          <w:szCs w:val="22"/>
        </w:rPr>
      </w:pPr>
    </w:p>
    <w:p w14:paraId="7CD77391" w14:textId="77777777" w:rsidR="00292783" w:rsidRDefault="00CC6E4C" w:rsidP="000E21A1">
      <w:pPr>
        <w:rPr>
          <w:i/>
          <w:iCs/>
          <w:sz w:val="22"/>
          <w:szCs w:val="22"/>
          <w:highlight w:val="yellow"/>
        </w:rPr>
      </w:pPr>
      <w:r w:rsidRPr="00F72B76">
        <w:rPr>
          <w:i/>
          <w:iCs/>
          <w:sz w:val="22"/>
          <w:szCs w:val="22"/>
          <w:highlight w:val="yellow"/>
        </w:rPr>
        <w:t xml:space="preserve">Where cut-off values are to be used for statistical </w:t>
      </w:r>
      <w:r w:rsidR="00FC73BF" w:rsidRPr="00F72B76">
        <w:rPr>
          <w:i/>
          <w:iCs/>
          <w:sz w:val="22"/>
          <w:szCs w:val="22"/>
          <w:highlight w:val="yellow"/>
        </w:rPr>
        <w:t>significance,</w:t>
      </w:r>
      <w:r w:rsidRPr="00F72B76">
        <w:rPr>
          <w:i/>
          <w:iCs/>
          <w:sz w:val="22"/>
          <w:szCs w:val="22"/>
          <w:highlight w:val="yellow"/>
        </w:rPr>
        <w:t xml:space="preserve"> these should be described here, as well as reporting of c</w:t>
      </w:r>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p>
    <w:p w14:paraId="01B49843" w14:textId="77777777" w:rsidR="00292783" w:rsidRDefault="00292783" w:rsidP="000E21A1">
      <w:pPr>
        <w:rPr>
          <w:i/>
          <w:iCs/>
          <w:sz w:val="22"/>
          <w:szCs w:val="22"/>
          <w:highlight w:val="yellow"/>
        </w:rPr>
      </w:pPr>
    </w:p>
    <w:p w14:paraId="165C1AD2" w14:textId="2A1EE458" w:rsidR="00292783" w:rsidRPr="00CB604C" w:rsidRDefault="00292783" w:rsidP="00292783">
      <w:pPr>
        <w:rPr>
          <w:sz w:val="22"/>
          <w:szCs w:val="22"/>
          <w:lang w:val="en-GB"/>
        </w:rPr>
      </w:pPr>
      <w:r>
        <w:rPr>
          <w:sz w:val="22"/>
          <w:szCs w:val="22"/>
          <w:lang w:val="en-GB"/>
        </w:rPr>
        <w:t>{{confidence_interval_p_value}}</w:t>
      </w:r>
    </w:p>
    <w:p w14:paraId="401397E9" w14:textId="77777777" w:rsidR="001A29C3" w:rsidRPr="00524356" w:rsidRDefault="001A29C3" w:rsidP="000E21A1">
      <w:bookmarkStart w:id="177" w:name="_Toc183099275"/>
      <w:bookmarkEnd w:id="177"/>
    </w:p>
    <w:p w14:paraId="1ABD683A" w14:textId="77777777" w:rsidR="002304DA" w:rsidRPr="00524356" w:rsidRDefault="002304DA" w:rsidP="000E21A1"/>
    <w:p w14:paraId="0C49CA30" w14:textId="646D7B8E" w:rsidR="00751AC9" w:rsidRPr="00524356" w:rsidRDefault="001A29C3" w:rsidP="00B57D1D">
      <w:pPr>
        <w:pStyle w:val="Heading2"/>
      </w:pPr>
      <w:bookmarkStart w:id="178" w:name="_Toc183099276"/>
      <w:bookmarkStart w:id="179" w:name="_Toc185323559"/>
      <w:r w:rsidRPr="00524356">
        <w:t xml:space="preserve">Analysis </w:t>
      </w:r>
      <w:r w:rsidR="004972EE" w:rsidRPr="00524356">
        <w:t xml:space="preserve">model for </w:t>
      </w:r>
      <w:r w:rsidRPr="00524356">
        <w:t>primary outcome</w:t>
      </w:r>
      <w:r w:rsidR="005207EA" w:rsidRPr="00524356">
        <w:t>(s)</w:t>
      </w:r>
      <w:bookmarkEnd w:id="178"/>
      <w:bookmarkEnd w:id="179"/>
    </w:p>
    <w:p w14:paraId="4588403B" w14:textId="2C0C3180" w:rsidR="00971712" w:rsidRDefault="00971712" w:rsidP="00971712">
      <w:pPr>
        <w:rPr>
          <w:i/>
          <w:iCs/>
          <w:sz w:val="22"/>
          <w:szCs w:val="22"/>
        </w:rPr>
      </w:pPr>
      <w:r w:rsidRPr="00966A44">
        <w:rPr>
          <w:i/>
          <w:iCs/>
          <w:sz w:val="22"/>
          <w:szCs w:val="22"/>
          <w:highlight w:val="yellow"/>
        </w:rPr>
        <w:t>Describe analysis model(s) for primary outcome</w:t>
      </w:r>
      <w:r w:rsidR="006123DA">
        <w:rPr>
          <w:i/>
          <w:iCs/>
          <w:sz w:val="22"/>
          <w:szCs w:val="22"/>
          <w:highlight w:val="yellow"/>
        </w:rPr>
        <w:t>(</w:t>
      </w:r>
      <w:r w:rsidRPr="00966A44">
        <w:rPr>
          <w:i/>
          <w:iCs/>
          <w:sz w:val="22"/>
          <w:szCs w:val="22"/>
          <w:highlight w:val="yellow"/>
        </w:rPr>
        <w:t>s</w:t>
      </w:r>
      <w:r w:rsidR="006123DA">
        <w:rPr>
          <w:i/>
          <w:iCs/>
          <w:sz w:val="22"/>
          <w:szCs w:val="22"/>
          <w:highlight w:val="yellow"/>
        </w:rPr>
        <w:t>)</w:t>
      </w:r>
      <w:r w:rsidRPr="00203A27">
        <w:rPr>
          <w:i/>
          <w:iCs/>
          <w:sz w:val="22"/>
          <w:szCs w:val="22"/>
          <w:highlight w:val="yellow"/>
        </w:rPr>
        <w:t xml:space="preserve"> that will be used to estimate estimands described in Section 3.1</w:t>
      </w:r>
    </w:p>
    <w:p w14:paraId="23762C39" w14:textId="77777777" w:rsidR="00292783" w:rsidRDefault="00292783" w:rsidP="00971712">
      <w:pPr>
        <w:rPr>
          <w:i/>
          <w:iCs/>
          <w:sz w:val="22"/>
          <w:szCs w:val="22"/>
        </w:rPr>
      </w:pPr>
    </w:p>
    <w:p w14:paraId="47311B9D" w14:textId="00EC4D63" w:rsidR="00292783" w:rsidRPr="00375D14" w:rsidRDefault="00292783" w:rsidP="00971712">
      <w:pPr>
        <w:rPr>
          <w:sz w:val="22"/>
          <w:szCs w:val="22"/>
        </w:rPr>
      </w:pPr>
      <w:r>
        <w:rPr>
          <w:sz w:val="22"/>
          <w:szCs w:val="22"/>
        </w:rPr>
        <w:t>{{primary_analysis_model</w:t>
      </w:r>
      <w:r w:rsidR="004D799E">
        <w:rPr>
          <w:sz w:val="22"/>
          <w:szCs w:val="22"/>
        </w:rPr>
        <w:t>}}</w:t>
      </w:r>
    </w:p>
    <w:p w14:paraId="5A1CC6FC" w14:textId="77777777" w:rsidR="00751AC9" w:rsidRPr="00FE7127" w:rsidRDefault="00751AC9" w:rsidP="007829A2">
      <w:pPr>
        <w:rPr>
          <w:lang w:val="en-GB"/>
        </w:rPr>
      </w:pPr>
    </w:p>
    <w:p w14:paraId="3AF44DEB" w14:textId="41552CA7" w:rsidR="00751AC9" w:rsidRDefault="000F327A" w:rsidP="00B57D1D">
      <w:pPr>
        <w:pStyle w:val="Heading2"/>
      </w:pPr>
      <w:bookmarkStart w:id="180" w:name="_Ref105410120"/>
      <w:bookmarkStart w:id="181" w:name="_Toc105411787"/>
      <w:bookmarkStart w:id="182" w:name="_Toc148432493"/>
      <w:bookmarkStart w:id="183" w:name="_Toc183099277"/>
      <w:bookmarkStart w:id="184" w:name="_Toc185323560"/>
      <w:r w:rsidRPr="00524356">
        <w:t>List of anticipated</w:t>
      </w:r>
      <w:r w:rsidR="00751AC9" w:rsidRPr="00524356">
        <w:t xml:space="preserve"> intercurrent events</w:t>
      </w:r>
      <w:bookmarkEnd w:id="180"/>
      <w:bookmarkEnd w:id="181"/>
      <w:r w:rsidR="00751AC9" w:rsidRPr="00524356">
        <w:t xml:space="preserve"> and </w:t>
      </w:r>
      <w:r w:rsidRPr="00524356">
        <w:t xml:space="preserve">any </w:t>
      </w:r>
      <w:r w:rsidR="00751AC9" w:rsidRPr="00524356">
        <w:t>supplementary analyses</w:t>
      </w:r>
      <w:bookmarkEnd w:id="182"/>
      <w:r w:rsidRPr="00524356">
        <w:t xml:space="preserve"> using different strategies</w:t>
      </w:r>
      <w:bookmarkEnd w:id="183"/>
      <w:bookmarkEnd w:id="184"/>
    </w:p>
    <w:p w14:paraId="1F935C25" w14:textId="77777777" w:rsidR="004D799E" w:rsidRDefault="004D799E" w:rsidP="004D799E">
      <w:pPr>
        <w:rPr>
          <w:lang w:val="en-GB"/>
        </w:rPr>
      </w:pPr>
    </w:p>
    <w:p w14:paraId="4A0B0877" w14:textId="36FF17C9" w:rsidR="004D799E" w:rsidRDefault="004D799E" w:rsidP="004D799E">
      <w:pPr>
        <w:rPr>
          <w:lang w:val="en-GB"/>
        </w:rPr>
      </w:pPr>
      <w:r>
        <w:rPr>
          <w:lang w:val="en-GB"/>
        </w:rPr>
        <w:t>{{intercurrent_events_and_analysis}}</w:t>
      </w:r>
    </w:p>
    <w:p w14:paraId="5F7BE11A" w14:textId="77777777" w:rsidR="004D799E" w:rsidRPr="00141151" w:rsidRDefault="004D799E" w:rsidP="00375D14"/>
    <w:p w14:paraId="46D55FB5" w14:textId="0D99A347" w:rsidR="00751AC9" w:rsidRPr="00FB6FBF" w:rsidRDefault="00661526" w:rsidP="007829A2">
      <w:pPr>
        <w:rPr>
          <w:i/>
          <w:iCs/>
          <w:sz w:val="22"/>
          <w:szCs w:val="22"/>
        </w:rPr>
      </w:pPr>
      <w:r w:rsidRPr="00FB6FBF">
        <w:rPr>
          <w:i/>
          <w:iCs/>
          <w:sz w:val="22"/>
          <w:szCs w:val="22"/>
          <w:highlight w:val="yellow"/>
        </w:rPr>
        <w:t xml:space="preserve">List all anticipated intercurrent events with </w:t>
      </w:r>
      <w:r w:rsidR="00B64975" w:rsidRPr="00FB6FBF">
        <w:rPr>
          <w:i/>
          <w:iCs/>
          <w:sz w:val="22"/>
          <w:szCs w:val="22"/>
          <w:highlight w:val="yellow"/>
        </w:rPr>
        <w:t>perceived or estimated rates of occurrence.</w:t>
      </w:r>
      <w:r w:rsidR="00A114BA" w:rsidRPr="00FB6FBF">
        <w:rPr>
          <w:i/>
          <w:iCs/>
          <w:sz w:val="22"/>
          <w:szCs w:val="22"/>
          <w:highlight w:val="yellow"/>
        </w:rPr>
        <w:t xml:space="preserve"> If </w:t>
      </w:r>
      <w:r w:rsidR="00CE0BC3" w:rsidRPr="00FB6FBF">
        <w:rPr>
          <w:i/>
          <w:iCs/>
          <w:sz w:val="22"/>
          <w:szCs w:val="22"/>
          <w:highlight w:val="yellow"/>
        </w:rPr>
        <w:t>necessary,</w:t>
      </w:r>
      <w:r w:rsidR="00A114BA" w:rsidRPr="00FB6FBF">
        <w:rPr>
          <w:i/>
          <w:iCs/>
          <w:sz w:val="22"/>
          <w:szCs w:val="22"/>
          <w:highlight w:val="yellow"/>
        </w:rPr>
        <w:t xml:space="preserve"> include explanations of why they are anticipated intercurrent events and why rates may differ by arm. </w:t>
      </w:r>
      <w:r w:rsidR="00B64975" w:rsidRPr="00FB6FBF">
        <w:rPr>
          <w:i/>
          <w:iCs/>
          <w:sz w:val="22"/>
          <w:szCs w:val="22"/>
          <w:highlight w:val="yellow"/>
        </w:rPr>
        <w:t xml:space="preserve"> Any supplementary analyses looking at different strategies</w:t>
      </w:r>
      <w:r w:rsidR="00870703" w:rsidRPr="00FB6FBF">
        <w:rPr>
          <w:i/>
          <w:iCs/>
          <w:sz w:val="22"/>
          <w:szCs w:val="22"/>
          <w:highlight w:val="yellow"/>
        </w:rPr>
        <w:t xml:space="preserve"> for handling these ICEs or different </w:t>
      </w:r>
      <w:r w:rsidR="00B64975" w:rsidRPr="00FB6FBF">
        <w:rPr>
          <w:i/>
          <w:iCs/>
          <w:sz w:val="22"/>
          <w:szCs w:val="22"/>
          <w:highlight w:val="yellow"/>
        </w:rPr>
        <w:t xml:space="preserve">estimands </w:t>
      </w:r>
      <w:r w:rsidR="00870703" w:rsidRPr="00FB6FBF">
        <w:rPr>
          <w:i/>
          <w:iCs/>
          <w:sz w:val="22"/>
          <w:szCs w:val="22"/>
          <w:highlight w:val="yellow"/>
        </w:rPr>
        <w:t>should be outlined here unless stated elsewhere in SAP.</w:t>
      </w:r>
    </w:p>
    <w:p w14:paraId="4AB7A7BA" w14:textId="42742994" w:rsidR="001A29C3" w:rsidRPr="00524356" w:rsidRDefault="001A29C3" w:rsidP="007829A2">
      <w:r w:rsidRPr="00524356">
        <w:fldChar w:fldCharType="begin"/>
      </w:r>
      <w:r w:rsidRPr="00524356">
        <w:instrText xml:space="preserve"> TC "</w:instrText>
      </w:r>
      <w:bookmarkStart w:id="185" w:name="_Toc183094443"/>
      <w:r w:rsidRPr="00524356">
        <w:instrText>3.1.1</w:instrText>
      </w:r>
      <w:r w:rsidRPr="00524356">
        <w:tab/>
        <w:instrText>Analysis of primary outcomes</w:instrText>
      </w:r>
      <w:bookmarkEnd w:id="185"/>
      <w:r w:rsidRPr="00524356">
        <w:instrText xml:space="preserve">" \f C \l "1" </w:instrText>
      </w:r>
      <w:r w:rsidRPr="00524356">
        <w:fldChar w:fldCharType="end"/>
      </w:r>
    </w:p>
    <w:p w14:paraId="5C84D134" w14:textId="3BDF70CA" w:rsidR="001A29C3" w:rsidRPr="00524356" w:rsidRDefault="005207EA" w:rsidP="00B57D1D">
      <w:pPr>
        <w:pStyle w:val="Heading2"/>
      </w:pPr>
      <w:bookmarkStart w:id="186" w:name="_Toc185323561"/>
      <w:bookmarkStart w:id="187" w:name="_Toc183099278"/>
      <w:bookmarkStart w:id="188" w:name="_Toc185323562"/>
      <w:bookmarkEnd w:id="186"/>
      <w:r w:rsidRPr="00524356">
        <w:t>Analysis of</w:t>
      </w:r>
      <w:r w:rsidR="001A29C3" w:rsidRPr="00524356">
        <w:t xml:space="preserve"> secondary outcomes</w:t>
      </w:r>
      <w:bookmarkEnd w:id="187"/>
      <w:bookmarkEnd w:id="188"/>
      <w:r w:rsidRPr="00524356">
        <w:t xml:space="preserve"> </w:t>
      </w:r>
      <w:r w:rsidR="001A29C3" w:rsidRPr="00524356">
        <w:fldChar w:fldCharType="begin"/>
      </w:r>
      <w:r w:rsidR="001A29C3" w:rsidRPr="00524356">
        <w:instrText xml:space="preserve"> TC "</w:instrText>
      </w:r>
      <w:bookmarkStart w:id="189" w:name="_Toc183094444"/>
      <w:r w:rsidR="001A29C3" w:rsidRPr="00524356">
        <w:instrText>3.1.2</w:instrText>
      </w:r>
      <w:r w:rsidR="001A29C3" w:rsidRPr="00524356">
        <w:tab/>
        <w:instrText>Analysis of secondary outcomes</w:instrText>
      </w:r>
      <w:bookmarkEnd w:id="189"/>
      <w:r w:rsidR="001A29C3" w:rsidRPr="00524356">
        <w:instrText xml:space="preserve">" \f C \l "1" </w:instrText>
      </w:r>
      <w:r w:rsidR="001A29C3" w:rsidRPr="00524356">
        <w:fldChar w:fldCharType="end"/>
      </w:r>
    </w:p>
    <w:p w14:paraId="1D66110E" w14:textId="70E6FDD3" w:rsidR="005207EA" w:rsidRPr="00FE7127" w:rsidRDefault="005207EA" w:rsidP="000E21A1">
      <w:pPr>
        <w:rPr>
          <w:i/>
          <w:iCs/>
          <w:sz w:val="22"/>
          <w:szCs w:val="22"/>
        </w:rPr>
      </w:pPr>
      <w:r w:rsidRPr="00FE7127">
        <w:rPr>
          <w:i/>
          <w:iCs/>
          <w:sz w:val="22"/>
          <w:szCs w:val="22"/>
          <w:highlight w:val="yellow"/>
        </w:rPr>
        <w:t>Estimands for secondary outcomes where differ from primary estimand, and analysis models for secondary outcomes</w:t>
      </w:r>
    </w:p>
    <w:p w14:paraId="2FEF716E" w14:textId="77777777" w:rsidR="005207EA" w:rsidRDefault="005207EA" w:rsidP="000E21A1"/>
    <w:p w14:paraId="288F72BC" w14:textId="45865DF3" w:rsidR="004D799E" w:rsidRDefault="004D799E" w:rsidP="000E21A1">
      <w:r>
        <w:t>{{secondary_estiman</w:t>
      </w:r>
      <w:r w:rsidR="00D67896">
        <w:t>d</w:t>
      </w:r>
      <w:r>
        <w:t>s}}</w:t>
      </w:r>
    </w:p>
    <w:p w14:paraId="0E7E05D7" w14:textId="77777777" w:rsidR="004D799E" w:rsidRDefault="004D799E" w:rsidP="000E21A1"/>
    <w:p w14:paraId="09559492" w14:textId="370FC90E" w:rsidR="004D799E" w:rsidRPr="00524356" w:rsidRDefault="004D799E" w:rsidP="000E21A1">
      <w:r>
        <w:lastRenderedPageBreak/>
        <w:t>{{secondary_analysis}}</w:t>
      </w:r>
    </w:p>
    <w:p w14:paraId="761DE8C7" w14:textId="77777777" w:rsidR="001A29C3" w:rsidRPr="00524356" w:rsidRDefault="001A29C3" w:rsidP="00B57D1D">
      <w:pPr>
        <w:pStyle w:val="Heading2"/>
      </w:pPr>
      <w:bookmarkStart w:id="190" w:name="_Toc183099279"/>
      <w:bookmarkStart w:id="191" w:name="_Toc183100570"/>
      <w:bookmarkStart w:id="192" w:name="_Toc185323563"/>
      <w:bookmarkStart w:id="193" w:name="_Toc183099280"/>
      <w:bookmarkStart w:id="194" w:name="_Toc183100571"/>
      <w:bookmarkStart w:id="195" w:name="_Toc185323564"/>
      <w:bookmarkStart w:id="196" w:name="_Toc183099281"/>
      <w:bookmarkStart w:id="197" w:name="_Toc185323565"/>
      <w:bookmarkEnd w:id="190"/>
      <w:bookmarkEnd w:id="191"/>
      <w:bookmarkEnd w:id="192"/>
      <w:bookmarkEnd w:id="193"/>
      <w:bookmarkEnd w:id="194"/>
      <w:bookmarkEnd w:id="195"/>
      <w:commentRangeStart w:id="198"/>
      <w:r w:rsidRPr="00524356">
        <w:t>Time points</w:t>
      </w:r>
      <w:bookmarkEnd w:id="196"/>
      <w:bookmarkEnd w:id="197"/>
      <w:commentRangeEnd w:id="198"/>
      <w:r w:rsidR="00DD1EA7">
        <w:rPr>
          <w:rStyle w:val="CommentReference"/>
          <w:b w:val="0"/>
          <w:iCs w:val="0"/>
          <w:u w:val="none"/>
          <w:lang w:val="en-US"/>
        </w:rPr>
        <w:commentReference w:id="198"/>
      </w:r>
      <w:r w:rsidRPr="00524356">
        <w:fldChar w:fldCharType="begin"/>
      </w:r>
      <w:r w:rsidRPr="00524356">
        <w:instrText xml:space="preserve"> TC "</w:instrText>
      </w:r>
      <w:bookmarkStart w:id="199" w:name="_Toc183094446"/>
      <w:r w:rsidRPr="00524356">
        <w:instrText>Time points</w:instrText>
      </w:r>
      <w:bookmarkEnd w:id="199"/>
      <w:r w:rsidRPr="00524356">
        <w:instrText xml:space="preserve">" \f C \l "1" </w:instrText>
      </w:r>
      <w:r w:rsidRPr="00524356">
        <w:fldChar w:fldCharType="end"/>
      </w:r>
    </w:p>
    <w:p w14:paraId="7478025E" w14:textId="7E132392" w:rsidR="001A29C3" w:rsidRDefault="00966A44" w:rsidP="000E21A1">
      <w:pPr>
        <w:rPr>
          <w:i/>
          <w:iCs/>
          <w:sz w:val="22"/>
          <w:szCs w:val="22"/>
        </w:rPr>
      </w:pPr>
      <w:r w:rsidRPr="00966A44">
        <w:rPr>
          <w:i/>
          <w:iCs/>
          <w:sz w:val="22"/>
          <w:szCs w:val="22"/>
          <w:highlight w:val="yellow"/>
        </w:rPr>
        <w:t xml:space="preserve">Describe </w:t>
      </w:r>
      <w:r w:rsidRPr="00203A27">
        <w:rPr>
          <w:i/>
          <w:iCs/>
          <w:sz w:val="22"/>
          <w:szCs w:val="22"/>
          <w:highlight w:val="yellow"/>
        </w:rPr>
        <w:t>how timepoints</w:t>
      </w:r>
      <w:r w:rsidR="00426E90">
        <w:rPr>
          <w:i/>
          <w:iCs/>
          <w:sz w:val="22"/>
          <w:szCs w:val="22"/>
          <w:highlight w:val="yellow"/>
        </w:rPr>
        <w:t>/</w:t>
      </w:r>
      <w:r w:rsidRPr="00203A27">
        <w:rPr>
          <w:i/>
          <w:iCs/>
          <w:sz w:val="22"/>
          <w:szCs w:val="22"/>
          <w:highlight w:val="yellow"/>
        </w:rPr>
        <w:t xml:space="preserve"> time will be used in the analysis (if not described elsewhere)</w:t>
      </w:r>
      <w:r w:rsidR="003A39B7">
        <w:rPr>
          <w:i/>
          <w:iCs/>
          <w:sz w:val="22"/>
          <w:szCs w:val="22"/>
        </w:rPr>
        <w:t xml:space="preserve"> </w:t>
      </w:r>
      <w:r w:rsidR="003A39B7" w:rsidRPr="00FB6FBF">
        <w:rPr>
          <w:i/>
          <w:iCs/>
          <w:sz w:val="22"/>
          <w:szCs w:val="22"/>
          <w:highlight w:val="yellow"/>
        </w:rPr>
        <w:t>and what data will be used if visit windows exist</w:t>
      </w:r>
    </w:p>
    <w:p w14:paraId="58D4AAEC" w14:textId="06F57E9E" w:rsidR="00EE1495" w:rsidRPr="000E21A1" w:rsidRDefault="00EE1495" w:rsidP="00EE1495">
      <w:r>
        <w:t>{{time</w:t>
      </w:r>
      <w:r w:rsidR="00B858A5">
        <w:t>_points}}</w:t>
      </w:r>
    </w:p>
    <w:p w14:paraId="3AFFB587" w14:textId="77777777" w:rsidR="001A29C3" w:rsidRPr="00524356" w:rsidRDefault="001A29C3" w:rsidP="00B57D1D">
      <w:pPr>
        <w:pStyle w:val="Heading2"/>
      </w:pPr>
      <w:bookmarkStart w:id="200" w:name="_Toc183099282"/>
      <w:bookmarkStart w:id="201" w:name="_Toc185323566"/>
      <w:commentRangeStart w:id="202"/>
      <w:commentRangeStart w:id="203"/>
      <w:r w:rsidRPr="00524356">
        <w:t>Stratification and clustering</w:t>
      </w:r>
      <w:bookmarkEnd w:id="200"/>
      <w:bookmarkEnd w:id="201"/>
      <w:commentRangeEnd w:id="202"/>
      <w:r w:rsidR="00EE1495">
        <w:rPr>
          <w:rStyle w:val="CommentReference"/>
          <w:b w:val="0"/>
          <w:iCs w:val="0"/>
          <w:u w:val="none"/>
          <w:lang w:val="en-US"/>
        </w:rPr>
        <w:commentReference w:id="202"/>
      </w:r>
      <w:commentRangeEnd w:id="203"/>
      <w:r w:rsidR="00F6040C">
        <w:rPr>
          <w:rStyle w:val="CommentReference"/>
          <w:b w:val="0"/>
          <w:iCs w:val="0"/>
          <w:u w:val="none"/>
          <w:lang w:val="en-US"/>
        </w:rPr>
        <w:commentReference w:id="203"/>
      </w:r>
      <w:r w:rsidRPr="00524356">
        <w:fldChar w:fldCharType="begin"/>
      </w:r>
      <w:r w:rsidRPr="00524356">
        <w:instrText xml:space="preserve"> TC "</w:instrText>
      </w:r>
      <w:bookmarkStart w:id="204" w:name="_Toc183094447"/>
      <w:r w:rsidRPr="00524356">
        <w:instrText>Stratification and clustering</w:instrText>
      </w:r>
      <w:bookmarkEnd w:id="204"/>
      <w:r w:rsidRPr="00524356">
        <w:instrText xml:space="preserve">" \f C \l "1" </w:instrText>
      </w:r>
      <w:r w:rsidRPr="00524356">
        <w:fldChar w:fldCharType="end"/>
      </w:r>
    </w:p>
    <w:p w14:paraId="4EE0F265" w14:textId="4155508C" w:rsidR="00966A44" w:rsidRPr="000E21A1" w:rsidRDefault="00966A44" w:rsidP="00966A44">
      <w:r w:rsidRPr="002C5A8F">
        <w:rPr>
          <w:i/>
          <w:iCs/>
          <w:sz w:val="22"/>
          <w:szCs w:val="22"/>
          <w:highlight w:val="yellow"/>
        </w:rPr>
        <w:t xml:space="preserve">Describe how </w:t>
      </w:r>
      <w:r w:rsidR="002C5A8F" w:rsidRPr="00203A27">
        <w:rPr>
          <w:i/>
          <w:iCs/>
          <w:sz w:val="22"/>
          <w:szCs w:val="22"/>
          <w:highlight w:val="yellow"/>
        </w:rPr>
        <w:t>stratifiers and/or potential clustering effects will be accounted for in the analysis (if not described elsewhere)</w:t>
      </w:r>
    </w:p>
    <w:p w14:paraId="4B5462AA" w14:textId="269F2CAC" w:rsidR="00B858A5" w:rsidRPr="000E21A1" w:rsidRDefault="00B858A5" w:rsidP="00B858A5">
      <w:r>
        <w:t>{{</w:t>
      </w:r>
      <w:r w:rsidRPr="00B858A5">
        <w:t xml:space="preserve"> Stratification</w:t>
      </w:r>
      <w:r>
        <w:t>_</w:t>
      </w:r>
      <w:r w:rsidRPr="00B858A5">
        <w:t>and</w:t>
      </w:r>
      <w:r>
        <w:t>_</w:t>
      </w:r>
      <w:r w:rsidRPr="00B858A5">
        <w:t>clustering</w:t>
      </w:r>
      <w:r>
        <w:t>}}</w:t>
      </w:r>
    </w:p>
    <w:p w14:paraId="0432608E" w14:textId="77777777" w:rsidR="001A29C3" w:rsidRPr="00524356" w:rsidRDefault="001A29C3" w:rsidP="00B57D1D">
      <w:pPr>
        <w:pStyle w:val="Heading2"/>
      </w:pPr>
      <w:bookmarkStart w:id="205" w:name="_Toc183099283"/>
      <w:bookmarkStart w:id="206" w:name="_Toc185323567"/>
      <w:r w:rsidRPr="00524356">
        <w:t>Missing items in scales and subscales</w:t>
      </w:r>
      <w:bookmarkEnd w:id="205"/>
      <w:bookmarkEnd w:id="206"/>
      <w:r w:rsidRPr="00524356">
        <w:fldChar w:fldCharType="begin"/>
      </w:r>
      <w:r w:rsidRPr="00524356">
        <w:instrText xml:space="preserve"> TC "</w:instrText>
      </w:r>
      <w:bookmarkStart w:id="207" w:name="_Toc183094448"/>
      <w:r w:rsidRPr="00524356">
        <w:instrText>Missing items in scales and subscales</w:instrText>
      </w:r>
      <w:bookmarkEnd w:id="207"/>
      <w:r w:rsidRPr="00524356">
        <w:instrText xml:space="preserve">" \f C \l "1" </w:instrText>
      </w:r>
      <w:r w:rsidRPr="00524356">
        <w:fldChar w:fldCharType="end"/>
      </w:r>
    </w:p>
    <w:p w14:paraId="1EA0C047" w14:textId="4BD45136" w:rsidR="001A29C3" w:rsidRPr="007829A2" w:rsidRDefault="001A29C3" w:rsidP="000E21A1">
      <w:r w:rsidRPr="00FE7127">
        <w:rPr>
          <w:sz w:val="22"/>
          <w:szCs w:val="22"/>
        </w:rPr>
        <w:t xml:space="preserve">The number (%) with complete data will be reported.  The ideal approach would be to use missing value guidance provided for scales, </w:t>
      </w:r>
      <w:r w:rsidR="00D02004" w:rsidRPr="0009292A">
        <w:rPr>
          <w:i/>
          <w:iCs/>
          <w:sz w:val="22"/>
          <w:szCs w:val="22"/>
          <w:highlight w:val="yellow"/>
        </w:rPr>
        <w:t>if available, describe</w:t>
      </w:r>
      <w:r w:rsidR="0009292A" w:rsidRPr="00B52609">
        <w:rPr>
          <w:i/>
          <w:iCs/>
          <w:sz w:val="22"/>
          <w:szCs w:val="22"/>
          <w:highlight w:val="yellow"/>
        </w:rPr>
        <w:t xml:space="preserve"> in scoring section and refer to here</w:t>
      </w:r>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 w14:paraId="4D290D15" w14:textId="68E3A3D7" w:rsidR="003A3849" w:rsidRPr="007829A2" w:rsidRDefault="003A3849" w:rsidP="000E21A1">
      <w:r>
        <w:t>{{missing_items_in_scales}}</w:t>
      </w:r>
    </w:p>
    <w:p w14:paraId="683B0CA5" w14:textId="77777777" w:rsidR="001A29C3" w:rsidRPr="007829A2" w:rsidRDefault="001A29C3" w:rsidP="00B57D1D">
      <w:pPr>
        <w:pStyle w:val="Heading2"/>
      </w:pPr>
      <w:bookmarkStart w:id="208" w:name="_Toc183099284"/>
      <w:bookmarkStart w:id="209" w:name="_Toc185323568"/>
      <w:r w:rsidRPr="007829A2">
        <w:t>Missing baseline data</w:t>
      </w:r>
      <w:bookmarkEnd w:id="208"/>
      <w:bookmarkEnd w:id="209"/>
      <w:r w:rsidRPr="007829A2">
        <w:fldChar w:fldCharType="begin"/>
      </w:r>
      <w:r w:rsidRPr="007829A2">
        <w:instrText xml:space="preserve"> TC "</w:instrText>
      </w:r>
      <w:bookmarkStart w:id="210" w:name="_Toc183094449"/>
      <w:r w:rsidRPr="007829A2">
        <w:instrText>Missing baseline data</w:instrText>
      </w:r>
      <w:bookmarkEnd w:id="210"/>
      <w:r w:rsidRPr="007829A2">
        <w:instrText xml:space="preserve">" \f C \l "1" </w:instrText>
      </w:r>
      <w:r w:rsidRPr="007829A2">
        <w:fldChar w:fldCharType="end"/>
      </w:r>
      <w:r w:rsidRPr="007829A2">
        <w:t xml:space="preserve"> </w:t>
      </w:r>
    </w:p>
    <w:p w14:paraId="6F290E53" w14:textId="2B3C57A4" w:rsidR="001A29C3" w:rsidRDefault="001A29C3" w:rsidP="000E21A1">
      <w:pPr>
        <w:rPr>
          <w:sz w:val="22"/>
          <w:szCs w:val="22"/>
        </w:rPr>
      </w:pPr>
      <w:r w:rsidRPr="00FE7127">
        <w:rPr>
          <w:sz w:val="22"/>
          <w:szCs w:val="22"/>
        </w:rPr>
        <w:t xml:space="preserve">Missing baseline data should not be an issue for the primary analysis.  Some extensions to this analysis may use other baseline variables; if these contain missing data, the number with complete data will be reported and they will be imputed using a method suitable to the variable as per the recommendations of White and Thompson </w:t>
      </w:r>
      <w:r w:rsidRPr="00FE7127">
        <w:rPr>
          <w:sz w:val="22"/>
          <w:szCs w:val="22"/>
        </w:rPr>
        <w:fldChar w:fldCharType="begin"/>
      </w:r>
      <w:r w:rsidRPr="00FE7127">
        <w:rPr>
          <w:sz w:val="22"/>
          <w:szCs w:val="22"/>
        </w:rPr>
        <w:instrText xml:space="preserve"> ADDIN REFMGR.CITE &lt;Refman&gt;&lt;Cite&gt;&lt;Author&gt;White&lt;/Author&gt;&lt;Year&gt;2005&lt;/Year&gt;&lt;RecNum&gt;16&lt;/RecNum&gt;&lt;IDText&gt;Adjusting for partially missing baseline measurements in randomized trials&lt;/IDText&gt;&lt;MDL Ref_Type="Journal"&gt;&lt;Ref_Type&gt;Journal&lt;/Ref_Type&gt;&lt;Ref_ID&gt;16&lt;/Ref_ID&gt;&lt;Title_Primary&gt;Adjusting for partially missing baseline measurements in randomized trials&lt;/Title_Primary&gt;&lt;Authors_Primary&gt;White,I.R.&lt;/Authors_Primary&gt;&lt;Authors_Primary&gt;Thompson,S.G.&lt;/Authors_Primary&gt;&lt;Date_Primary&gt;2005/4/15&lt;/Date_Primary&gt;&lt;Keywords&gt;Data Interpretation,Statistical&lt;/Keywords&gt;&lt;Keywords&gt;Humans&lt;/Keywords&gt;&lt;Keywords&gt;methods&lt;/Keywords&gt;&lt;Keywords&gt;Models,Statistical&lt;/Keywords&gt;&lt;Keywords&gt;Patient Satisfaction&lt;/Keywords&gt;&lt;Keywords&gt;Psychotic Disorders&lt;/Keywords&gt;&lt;Keywords&gt;Randomized Controlled Trials as Topic&lt;/Keywords&gt;&lt;Keywords&gt;Sample Size&lt;/Keywords&gt;&lt;Keywords&gt;therapy&lt;/Keywords&gt;&lt;Reprint&gt;Not in File&lt;/Reprint&gt;&lt;Start_Page&gt;993&lt;/Start_Page&gt;&lt;End_Page&gt;1007&lt;/End_Page&gt;&lt;Periodical&gt;Stat.Med.&lt;/Periodical&gt;&lt;Volume&gt;24&lt;/Volume&gt;&lt;Issue&gt;7&lt;/Issue&gt;&lt;Address&gt;MRC Biostatistics Unit, Institute of Public Health, Robinson Way, Cambridge CB2 2SR, U.K. ian.white@mrc-bsu.cam.ac.uk&lt;/Address&gt;&lt;Web_URL&gt;PM:15570623&lt;/Web_URL&gt;&lt;ZZ_JournalStdAbbrev&gt;&lt;f name="System"&gt;Stat.Med.&lt;/f&gt;&lt;/ZZ_JournalStdAbbrev&gt;&lt;ZZ_WorkformID&gt;1&lt;/ZZ_WorkformID&gt;&lt;/MDL&gt;&lt;/Cite&gt;&lt;/Refman&gt;</w:instrText>
      </w:r>
      <w:r w:rsidRPr="00FE7127">
        <w:rPr>
          <w:sz w:val="22"/>
          <w:szCs w:val="22"/>
        </w:rPr>
        <w:fldChar w:fldCharType="separate"/>
      </w:r>
      <w:r w:rsidRPr="00FE7127">
        <w:rPr>
          <w:sz w:val="22"/>
          <w:szCs w:val="22"/>
        </w:rPr>
        <w:t>(</w:t>
      </w:r>
      <w:r w:rsidR="00473944">
        <w:rPr>
          <w:sz w:val="22"/>
          <w:szCs w:val="22"/>
        </w:rPr>
        <w:t>4</w:t>
      </w:r>
      <w:r w:rsidRPr="00FE7127">
        <w:rPr>
          <w:sz w:val="22"/>
          <w:szCs w:val="22"/>
        </w:rPr>
        <w:t>)</w:t>
      </w:r>
      <w:r w:rsidRPr="00FE7127">
        <w:rPr>
          <w:sz w:val="22"/>
          <w:szCs w:val="22"/>
        </w:rPr>
        <w:fldChar w:fldCharType="end"/>
      </w:r>
      <w:r w:rsidRPr="00FE7127">
        <w:rPr>
          <w:sz w:val="22"/>
          <w:szCs w:val="22"/>
        </w:rPr>
        <w:t xml:space="preserve">. </w:t>
      </w:r>
    </w:p>
    <w:p w14:paraId="6877B65F" w14:textId="77777777" w:rsidR="003A3849" w:rsidRDefault="003A3849" w:rsidP="000E21A1">
      <w:pPr>
        <w:rPr>
          <w:sz w:val="22"/>
          <w:szCs w:val="22"/>
        </w:rPr>
      </w:pPr>
    </w:p>
    <w:p w14:paraId="2DC46D83" w14:textId="643F9A9D" w:rsidR="003A3849" w:rsidRPr="00FE7127" w:rsidRDefault="003A3849" w:rsidP="000E21A1">
      <w:pPr>
        <w:rPr>
          <w:sz w:val="22"/>
          <w:szCs w:val="22"/>
        </w:rPr>
      </w:pPr>
      <w:r>
        <w:rPr>
          <w:sz w:val="22"/>
          <w:szCs w:val="22"/>
        </w:rPr>
        <w:t>{{missing_baseline_data}}</w:t>
      </w:r>
    </w:p>
    <w:p w14:paraId="1517743A" w14:textId="77777777" w:rsidR="001A29C3" w:rsidRPr="007829A2" w:rsidRDefault="001A29C3" w:rsidP="000E21A1"/>
    <w:p w14:paraId="3FD2821A" w14:textId="77777777" w:rsidR="001A29C3" w:rsidRPr="00524356" w:rsidRDefault="001A29C3" w:rsidP="00B57D1D">
      <w:pPr>
        <w:pStyle w:val="Heading2"/>
      </w:pPr>
      <w:bookmarkStart w:id="211" w:name="_Toc183099285"/>
      <w:bookmarkStart w:id="212" w:name="_Toc185323569"/>
      <w:r w:rsidRPr="00524356">
        <w:t>Missing outcome data</w:t>
      </w:r>
      <w:bookmarkEnd w:id="211"/>
      <w:bookmarkEnd w:id="212"/>
      <w:r w:rsidRPr="00524356">
        <w:fldChar w:fldCharType="begin"/>
      </w:r>
      <w:r w:rsidRPr="00524356">
        <w:instrText xml:space="preserve"> TC "</w:instrText>
      </w:r>
      <w:bookmarkStart w:id="213" w:name="_Toc183094450"/>
      <w:r w:rsidRPr="00524356">
        <w:instrText>Missing outcome data</w:instrText>
      </w:r>
      <w:bookmarkEnd w:id="213"/>
      <w:r w:rsidRPr="00524356">
        <w:instrText xml:space="preserve">" \f C \l "1" </w:instrText>
      </w:r>
      <w:r w:rsidRPr="00524356">
        <w:fldChar w:fldCharType="end"/>
      </w:r>
    </w:p>
    <w:p w14:paraId="71BD8C32" w14:textId="77777777" w:rsidR="001A29C3" w:rsidRDefault="001A29C3" w:rsidP="000E21A1">
      <w:pPr>
        <w:rPr>
          <w:sz w:val="22"/>
          <w:szCs w:val="22"/>
        </w:rPr>
      </w:pPr>
      <w:r w:rsidRPr="00FE7127">
        <w:rPr>
          <w:sz w:val="22"/>
          <w:szCs w:val="22"/>
        </w:rPr>
        <w:t>Where there are two or more outcome time points, missing post-randomisation assessments will be dealt with by fitting linear mixed models to all the available data using maximum likelihood methods. Such an approach provides valid inferences under the assumption that the missing data mechanism is ignorable (or MAR).  If post treatment variables such as compliance with treatment are found to be predictive of drop out, multiple imputation will be considered.</w:t>
      </w:r>
    </w:p>
    <w:p w14:paraId="70ABB75F" w14:textId="77777777" w:rsidR="001847E1" w:rsidRDefault="001847E1" w:rsidP="000E21A1">
      <w:pPr>
        <w:rPr>
          <w:sz w:val="22"/>
          <w:szCs w:val="22"/>
        </w:rPr>
      </w:pPr>
    </w:p>
    <w:p w14:paraId="40B84922" w14:textId="333A017C" w:rsidR="001847E1" w:rsidRDefault="001847E1" w:rsidP="000E21A1">
      <w:pPr>
        <w:rPr>
          <w:sz w:val="22"/>
          <w:szCs w:val="22"/>
        </w:rPr>
      </w:pPr>
      <w:r>
        <w:rPr>
          <w:sz w:val="22"/>
          <w:szCs w:val="22"/>
        </w:rPr>
        <w:t>{{missing_data_sensitivity_analysis}}</w:t>
      </w:r>
    </w:p>
    <w:p w14:paraId="359CD42E" w14:textId="77777777" w:rsidR="002A3C5E" w:rsidRDefault="002A3C5E" w:rsidP="000E21A1">
      <w:pPr>
        <w:rPr>
          <w:sz w:val="22"/>
          <w:szCs w:val="22"/>
        </w:rPr>
      </w:pPr>
    </w:p>
    <w:p w14:paraId="11816F2D" w14:textId="7C58BE55" w:rsidR="002A3C5E" w:rsidRPr="00B52609" w:rsidRDefault="002A3C5E" w:rsidP="000E21A1">
      <w:pPr>
        <w:rPr>
          <w:i/>
          <w:iCs/>
          <w:sz w:val="22"/>
          <w:szCs w:val="22"/>
        </w:rPr>
      </w:pPr>
      <w:r w:rsidRPr="00B52609">
        <w:rPr>
          <w:i/>
          <w:iCs/>
          <w:sz w:val="22"/>
          <w:szCs w:val="22"/>
          <w:highlight w:val="yellow"/>
        </w:rPr>
        <w:t xml:space="preserve">Outline any sensitivity analyses examining </w:t>
      </w:r>
      <w:r w:rsidR="007F4749">
        <w:rPr>
          <w:i/>
          <w:iCs/>
          <w:sz w:val="22"/>
          <w:szCs w:val="22"/>
          <w:highlight w:val="yellow"/>
        </w:rPr>
        <w:t xml:space="preserve">scenarios where data may be </w:t>
      </w:r>
      <w:r w:rsidRPr="00B52609">
        <w:rPr>
          <w:i/>
          <w:iCs/>
          <w:sz w:val="22"/>
          <w:szCs w:val="22"/>
          <w:highlight w:val="yellow"/>
        </w:rPr>
        <w:t>missing not at random (MNAR).</w:t>
      </w:r>
    </w:p>
    <w:p w14:paraId="0FB854E6" w14:textId="77777777" w:rsidR="001A29C3" w:rsidRPr="007829A2" w:rsidRDefault="001A29C3" w:rsidP="000E21A1"/>
    <w:p w14:paraId="5A33FB9A" w14:textId="77777777" w:rsidR="00AD598D" w:rsidRPr="00524356" w:rsidRDefault="001A29C3" w:rsidP="00B57D1D">
      <w:pPr>
        <w:pStyle w:val="Heading2"/>
      </w:pPr>
      <w:bookmarkStart w:id="214" w:name="_Toc183099286"/>
      <w:bookmarkStart w:id="215" w:name="_Toc185323570"/>
      <w:r w:rsidRPr="00524356">
        <w:t>Method for handling multiple comparisons</w:t>
      </w:r>
      <w:r w:rsidR="00AD598D" w:rsidRPr="00524356">
        <w:t>/multiplicity</w:t>
      </w:r>
      <w:bookmarkEnd w:id="214"/>
      <w:bookmarkEnd w:id="215"/>
    </w:p>
    <w:p w14:paraId="6CCC5E4F" w14:textId="1D644670" w:rsidR="00AB033E" w:rsidRPr="00FE7127" w:rsidRDefault="006F2A5E" w:rsidP="000E21A1">
      <w:pPr>
        <w:rPr>
          <w:i/>
          <w:iCs/>
          <w:sz w:val="22"/>
          <w:szCs w:val="22"/>
        </w:rPr>
      </w:pPr>
      <w:r w:rsidRPr="00FE7127">
        <w:rPr>
          <w:i/>
          <w:iCs/>
          <w:sz w:val="22"/>
          <w:szCs w:val="22"/>
          <w:highlight w:val="yellow"/>
        </w:rPr>
        <w:t>Describe approach for analysis, reporting and interpretation of multiple outcomes, particularly in presence of multiple</w:t>
      </w:r>
      <w:r w:rsidR="008775F2" w:rsidRPr="00FE7127">
        <w:rPr>
          <w:i/>
          <w:iCs/>
          <w:sz w:val="22"/>
          <w:szCs w:val="22"/>
          <w:highlight w:val="yellow"/>
        </w:rPr>
        <w:t xml:space="preserve"> </w:t>
      </w:r>
      <w:r w:rsidRPr="00FE7127">
        <w:rPr>
          <w:i/>
          <w:iCs/>
          <w:sz w:val="22"/>
          <w:szCs w:val="22"/>
          <w:highlight w:val="yellow"/>
        </w:rPr>
        <w:t>or co-primary outcomes or multiple comparisons among arms</w:t>
      </w:r>
      <w:r w:rsidR="00A92A11" w:rsidRPr="00FE7127">
        <w:rPr>
          <w:i/>
          <w:iCs/>
          <w:sz w:val="22"/>
          <w:szCs w:val="22"/>
          <w:highlight w:val="yellow"/>
        </w:rPr>
        <w:t>. F</w:t>
      </w:r>
      <w:r w:rsidRPr="00FE7127">
        <w:rPr>
          <w:i/>
          <w:iCs/>
          <w:sz w:val="22"/>
          <w:szCs w:val="22"/>
          <w:highlight w:val="yellow"/>
        </w:rPr>
        <w:t>or example</w:t>
      </w:r>
      <w:r w:rsidR="00D02004" w:rsidRPr="00FE7127">
        <w:rPr>
          <w:i/>
          <w:iCs/>
          <w:sz w:val="22"/>
          <w:szCs w:val="22"/>
          <w:highlight w:val="yellow"/>
        </w:rPr>
        <w:t>,</w:t>
      </w:r>
      <w:r w:rsidRPr="00FE7127">
        <w:rPr>
          <w:i/>
          <w:iCs/>
          <w:sz w:val="22"/>
          <w:szCs w:val="22"/>
          <w:highlight w:val="yellow"/>
        </w:rPr>
        <w:t xml:space="preserve"> any </w:t>
      </w:r>
      <w:r w:rsidR="002C0412" w:rsidRPr="00FE7127">
        <w:rPr>
          <w:i/>
          <w:iCs/>
          <w:sz w:val="22"/>
          <w:szCs w:val="22"/>
          <w:highlight w:val="yellow"/>
        </w:rPr>
        <w:t>multiplicity</w:t>
      </w:r>
      <w:r w:rsidR="00A92A11" w:rsidRPr="00FE7127">
        <w:rPr>
          <w:i/>
          <w:iCs/>
          <w:sz w:val="22"/>
          <w:szCs w:val="22"/>
          <w:highlight w:val="yellow"/>
        </w:rPr>
        <w:t xml:space="preserve"> adjustment</w:t>
      </w:r>
      <w:r w:rsidR="00585950">
        <w:rPr>
          <w:i/>
          <w:iCs/>
          <w:sz w:val="22"/>
          <w:szCs w:val="22"/>
        </w:rPr>
        <w:t>.</w:t>
      </w:r>
    </w:p>
    <w:p w14:paraId="27946389" w14:textId="1D8AB140" w:rsidR="00376F69" w:rsidRPr="00F72B76" w:rsidRDefault="006C4777" w:rsidP="000E21A1">
      <w:pPr>
        <w:rPr>
          <w:i/>
          <w:iCs/>
          <w:sz w:val="22"/>
          <w:szCs w:val="22"/>
        </w:rPr>
      </w:pPr>
      <w:r w:rsidRPr="00F72B76">
        <w:rPr>
          <w:i/>
          <w:iCs/>
          <w:sz w:val="22"/>
          <w:szCs w:val="22"/>
          <w:highlight w:val="yellow"/>
        </w:rPr>
        <w:lastRenderedPageBreak/>
        <w:t>Example:</w:t>
      </w:r>
    </w:p>
    <w:p w14:paraId="185E7467" w14:textId="4BD76ACB" w:rsidR="001A29C3" w:rsidRPr="00FE7127" w:rsidRDefault="00B23511" w:rsidP="000E21A1">
      <w:pPr>
        <w:rPr>
          <w:sz w:val="22"/>
          <w:szCs w:val="22"/>
        </w:rPr>
      </w:pPr>
      <w:r w:rsidRPr="00FE7127">
        <w:rPr>
          <w:sz w:val="22"/>
          <w:szCs w:val="22"/>
        </w:rPr>
        <w:t>All outcomes will be analysed separately. No</w:t>
      </w:r>
      <w:r w:rsidR="00725B11" w:rsidRPr="00FE7127">
        <w:rPr>
          <w:sz w:val="22"/>
          <w:szCs w:val="22"/>
        </w:rPr>
        <w:t xml:space="preserve"> multiplicity</w:t>
      </w:r>
      <w:r w:rsidRPr="00FE7127">
        <w:rPr>
          <w:sz w:val="22"/>
          <w:szCs w:val="22"/>
        </w:rPr>
        <w:t xml:space="preserve"> adjustment will be </w:t>
      </w:r>
      <w:r w:rsidR="00725B11" w:rsidRPr="00FE7127">
        <w:rPr>
          <w:sz w:val="22"/>
          <w:szCs w:val="22"/>
        </w:rPr>
        <w:t>made</w:t>
      </w:r>
      <w:r w:rsidRPr="00FE7127">
        <w:rPr>
          <w:sz w:val="22"/>
          <w:szCs w:val="22"/>
        </w:rPr>
        <w:t xml:space="preserve"> for secondary outcomes</w:t>
      </w:r>
      <w:r w:rsidR="00611EB9" w:rsidRPr="00611EB9">
        <w:rPr>
          <w:sz w:val="23"/>
          <w:szCs w:val="23"/>
        </w:rPr>
        <w:t xml:space="preserve"> </w:t>
      </w:r>
      <w:r w:rsidR="00611EB9">
        <w:rPr>
          <w:sz w:val="23"/>
          <w:szCs w:val="23"/>
        </w:rPr>
        <w:t xml:space="preserve">We will follow the approaches described </w:t>
      </w:r>
      <w:r w:rsidR="00782A9A">
        <w:rPr>
          <w:sz w:val="23"/>
          <w:szCs w:val="23"/>
        </w:rPr>
        <w:t xml:space="preserve">by </w:t>
      </w:r>
      <w:r w:rsidR="00611EB9">
        <w:rPr>
          <w:sz w:val="23"/>
          <w:szCs w:val="23"/>
        </w:rPr>
        <w:t>Parker &amp; Weir (2022) in not adjusting for multiple comparisons amongst our secondary outcomes because we will use their “precise interpretation” approach, where each outcome is interpreted based on its type, time point, and the nature of the intervention</w:t>
      </w:r>
    </w:p>
    <w:p w14:paraId="7AA4646A" w14:textId="77777777" w:rsidR="001A29C3" w:rsidRDefault="001A29C3" w:rsidP="000E21A1"/>
    <w:p w14:paraId="120EA45A" w14:textId="0C06EE2A" w:rsidR="00D55FD2" w:rsidRDefault="00D55FD2" w:rsidP="000E21A1">
      <w:r>
        <w:t>{{multiple_comparisons}}</w:t>
      </w:r>
    </w:p>
    <w:p w14:paraId="260320B3" w14:textId="77777777" w:rsidR="00D55FD2" w:rsidRPr="007829A2" w:rsidRDefault="00D55FD2" w:rsidP="000E21A1"/>
    <w:p w14:paraId="0FAD1DEA" w14:textId="77777777" w:rsidR="001A29C3" w:rsidRPr="00524356" w:rsidRDefault="001A29C3" w:rsidP="00B57D1D">
      <w:pPr>
        <w:pStyle w:val="Heading2"/>
      </w:pPr>
      <w:bookmarkStart w:id="216" w:name="_Toc183099287"/>
      <w:bookmarkStart w:id="217" w:name="_Toc185323571"/>
      <w:commentRangeStart w:id="218"/>
      <w:r w:rsidRPr="00524356">
        <w:t>Method for handling non-compliance (per protocol/CACE analyses)</w:t>
      </w:r>
      <w:bookmarkEnd w:id="216"/>
      <w:bookmarkEnd w:id="217"/>
      <w:r w:rsidRPr="00524356">
        <w:fldChar w:fldCharType="begin"/>
      </w:r>
      <w:r w:rsidRPr="00524356">
        <w:instrText xml:space="preserve"> TC "</w:instrText>
      </w:r>
      <w:bookmarkStart w:id="219" w:name="_Toc183094452"/>
      <w:r w:rsidRPr="00524356">
        <w:instrText>Method for handling non-compliance (per protocol/CACE analyses)</w:instrText>
      </w:r>
      <w:bookmarkEnd w:id="219"/>
      <w:r w:rsidRPr="00524356">
        <w:instrText xml:space="preserve">" \f C \l "1" </w:instrText>
      </w:r>
      <w:r w:rsidRPr="00524356">
        <w:fldChar w:fldCharType="end"/>
      </w:r>
      <w:commentRangeEnd w:id="218"/>
      <w:r w:rsidR="003530BD">
        <w:rPr>
          <w:rStyle w:val="CommentReference"/>
          <w:b w:val="0"/>
          <w:iCs w:val="0"/>
          <w:u w:val="none"/>
          <w:lang w:val="en-US"/>
        </w:rPr>
        <w:commentReference w:id="218"/>
      </w:r>
    </w:p>
    <w:p w14:paraId="7F614098" w14:textId="77777777" w:rsidR="001A29C3" w:rsidRPr="00FE7127" w:rsidRDefault="001A29C3" w:rsidP="000E21A1">
      <w:pPr>
        <w:rPr>
          <w:sz w:val="22"/>
          <w:szCs w:val="22"/>
          <w:lang w:eastAsia="en-GB"/>
        </w:rPr>
      </w:pPr>
      <w:r w:rsidRPr="00FE7127">
        <w:rPr>
          <w:sz w:val="22"/>
          <w:szCs w:val="22"/>
          <w:lang w:eastAsia="en-GB"/>
        </w:rPr>
        <w:t>In addition to the primary intention-to-treat analysis the effect of actually receiving treatment as defined in the protocol will also be estimated.</w:t>
      </w:r>
    </w:p>
    <w:p w14:paraId="50F7F5F6" w14:textId="77777777" w:rsidR="001A29C3" w:rsidRPr="007829A2" w:rsidRDefault="001A29C3" w:rsidP="000E21A1">
      <w:pPr>
        <w:rPr>
          <w:lang w:eastAsia="en-GB"/>
        </w:rPr>
      </w:pPr>
    </w:p>
    <w:p w14:paraId="53A3CA30" w14:textId="77777777" w:rsidR="001A29C3" w:rsidRDefault="001A29C3" w:rsidP="000E21A1">
      <w:pPr>
        <w:rPr>
          <w:sz w:val="22"/>
          <w:szCs w:val="22"/>
        </w:rPr>
      </w:pPr>
      <w:r w:rsidRPr="00FE7127">
        <w:rPr>
          <w:sz w:val="22"/>
          <w:szCs w:val="22"/>
        </w:rPr>
        <w:t>If non-compliance with the active treatment is high, a CACE analysis will be considered.</w:t>
      </w:r>
    </w:p>
    <w:p w14:paraId="4F6677E8" w14:textId="77777777" w:rsidR="00DF34E8" w:rsidRDefault="00DF34E8" w:rsidP="000E21A1">
      <w:pPr>
        <w:rPr>
          <w:sz w:val="22"/>
          <w:szCs w:val="22"/>
        </w:rPr>
      </w:pPr>
    </w:p>
    <w:p w14:paraId="2F1AD6CA" w14:textId="2E38BC31" w:rsidR="00DF34E8" w:rsidRPr="00FE7127" w:rsidRDefault="00DF34E8" w:rsidP="000E21A1">
      <w:pPr>
        <w:rPr>
          <w:sz w:val="22"/>
          <w:szCs w:val="22"/>
        </w:rPr>
      </w:pPr>
      <w:r>
        <w:rPr>
          <w:sz w:val="22"/>
          <w:szCs w:val="22"/>
        </w:rPr>
        <w:t>{{</w:t>
      </w:r>
      <w:r w:rsidR="00131562">
        <w:rPr>
          <w:sz w:val="22"/>
          <w:szCs w:val="22"/>
        </w:rPr>
        <w:t>analysis_for_noncompliance}}</w:t>
      </w:r>
    </w:p>
    <w:p w14:paraId="4D53A63A" w14:textId="77777777" w:rsidR="00571E40" w:rsidRDefault="001A29C3" w:rsidP="00B57D1D">
      <w:pPr>
        <w:pStyle w:val="Heading2"/>
      </w:pPr>
      <w:bookmarkStart w:id="220" w:name="_Toc185323572"/>
      <w:bookmarkStart w:id="221" w:name="_Toc183099288"/>
      <w:bookmarkStart w:id="222" w:name="_Toc185323573"/>
      <w:bookmarkEnd w:id="220"/>
      <w:commentRangeStart w:id="223"/>
      <w:r w:rsidRPr="00524356">
        <w:t>Model assumption checks</w:t>
      </w:r>
      <w:bookmarkEnd w:id="221"/>
      <w:bookmarkEnd w:id="222"/>
      <w:commentRangeEnd w:id="223"/>
      <w:r w:rsidR="00457542">
        <w:rPr>
          <w:rStyle w:val="CommentReference"/>
          <w:b w:val="0"/>
          <w:iCs w:val="0"/>
          <w:u w:val="none"/>
          <w:lang w:val="en-US"/>
        </w:rPr>
        <w:commentReference w:id="223"/>
      </w:r>
    </w:p>
    <w:p w14:paraId="035D2FF1" w14:textId="77777777" w:rsidR="00BA0FE4" w:rsidRDefault="00DD0C93" w:rsidP="00BA0FE4">
      <w:pPr>
        <w:rPr>
          <w:i/>
          <w:iCs/>
          <w:sz w:val="22"/>
          <w:szCs w:val="22"/>
          <w:highlight w:val="yellow"/>
        </w:rPr>
      </w:pPr>
      <w:r w:rsidRPr="00B52609">
        <w:rPr>
          <w:i/>
          <w:iCs/>
          <w:sz w:val="22"/>
          <w:szCs w:val="22"/>
          <w:highlight w:val="yellow"/>
        </w:rPr>
        <w:t xml:space="preserve">Assumptions for the models used and methods used to check these should be outlined. </w:t>
      </w:r>
      <w:r w:rsidR="00BA0FE4" w:rsidRPr="00B52609">
        <w:rPr>
          <w:i/>
          <w:iCs/>
          <w:sz w:val="22"/>
          <w:szCs w:val="22"/>
          <w:highlight w:val="yellow"/>
        </w:rPr>
        <w:t>Alternative methods to be used if assumptions do not hold should also be explained either here or in the relevant primary/secondary analysis models sections</w:t>
      </w:r>
    </w:p>
    <w:p w14:paraId="3268C24D" w14:textId="56FEADC5" w:rsidR="001A29C3" w:rsidRPr="00B52609" w:rsidRDefault="001A29C3" w:rsidP="00B5260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w:instrText>
      </w:r>
      <w:bookmarkStart w:id="224" w:name="_Toc183094453"/>
      <w:r w:rsidRPr="00B52609">
        <w:rPr>
          <w:i/>
          <w:iCs/>
          <w:sz w:val="22"/>
          <w:szCs w:val="22"/>
          <w:highlight w:val="yellow"/>
        </w:rPr>
        <w:instrText>Model assumption checks</w:instrText>
      </w:r>
      <w:bookmarkEnd w:id="224"/>
      <w:r w:rsidRPr="00B52609">
        <w:rPr>
          <w:i/>
          <w:iCs/>
          <w:sz w:val="22"/>
          <w:szCs w:val="22"/>
          <w:highlight w:val="yellow"/>
        </w:rPr>
        <w:instrText xml:space="preserve">" \f C \l "1" </w:instrText>
      </w:r>
      <w:r w:rsidRPr="00B52609">
        <w:rPr>
          <w:i/>
          <w:iCs/>
          <w:sz w:val="22"/>
          <w:szCs w:val="22"/>
          <w:highlight w:val="yellow"/>
        </w:rPr>
        <w:fldChar w:fldCharType="end"/>
      </w:r>
    </w:p>
    <w:p w14:paraId="77F2C53B" w14:textId="34CBCB05" w:rsidR="001A29C3" w:rsidRPr="00FE7127" w:rsidRDefault="001A29C3" w:rsidP="000E21A1">
      <w:pPr>
        <w:rPr>
          <w:sz w:val="22"/>
          <w:szCs w:val="22"/>
        </w:rPr>
      </w:pPr>
      <w:r w:rsidRPr="00FE7127">
        <w:rPr>
          <w:sz w:val="22"/>
          <w:szCs w:val="22"/>
        </w:rPr>
        <w:t xml:space="preserve">The models assume normally distributed </w:t>
      </w:r>
      <w:r w:rsidR="00E216CA">
        <w:rPr>
          <w:sz w:val="22"/>
          <w:szCs w:val="22"/>
        </w:rPr>
        <w:t>residuals</w:t>
      </w:r>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6C6F788A" w14:textId="27B8F03F" w:rsidR="009B4B02" w:rsidRDefault="009B4B02" w:rsidP="000E21A1">
      <w:pPr>
        <w:rPr>
          <w:sz w:val="22"/>
          <w:szCs w:val="22"/>
        </w:rPr>
      </w:pPr>
    </w:p>
    <w:p w14:paraId="3B7D01DC" w14:textId="274512F3" w:rsidR="009B4B02" w:rsidRPr="00FE7127" w:rsidRDefault="009B4B02" w:rsidP="000E21A1">
      <w:pPr>
        <w:rPr>
          <w:sz w:val="22"/>
          <w:szCs w:val="22"/>
        </w:rPr>
      </w:pPr>
      <w:r>
        <w:rPr>
          <w:sz w:val="22"/>
          <w:szCs w:val="22"/>
        </w:rPr>
        <w:t>{{model_assumption_checks}}</w:t>
      </w:r>
    </w:p>
    <w:p w14:paraId="43E50DE6" w14:textId="77777777" w:rsidR="001A29C3" w:rsidRPr="00524356" w:rsidRDefault="001A29C3" w:rsidP="000E21A1"/>
    <w:p w14:paraId="4552F843" w14:textId="77777777" w:rsidR="001A29C3" w:rsidRPr="00524356" w:rsidRDefault="001A29C3" w:rsidP="000E21A1"/>
    <w:p w14:paraId="1B0AF5AA" w14:textId="3F715EBF" w:rsidR="001A29C3" w:rsidRPr="00524356" w:rsidRDefault="001A29C3" w:rsidP="00B57D1D">
      <w:pPr>
        <w:pStyle w:val="Heading2"/>
      </w:pPr>
      <w:bookmarkStart w:id="225" w:name="_Toc183099289"/>
      <w:bookmarkStart w:id="226" w:name="_Toc185323574"/>
      <w:commentRangeStart w:id="227"/>
      <w:r w:rsidRPr="00524356">
        <w:t>Sensitivity analyses</w:t>
      </w:r>
      <w:bookmarkEnd w:id="225"/>
      <w:bookmarkEnd w:id="226"/>
      <w:commentRangeEnd w:id="227"/>
      <w:r w:rsidR="000909BA">
        <w:rPr>
          <w:rStyle w:val="CommentReference"/>
          <w:b w:val="0"/>
          <w:iCs w:val="0"/>
          <w:u w:val="none"/>
          <w:lang w:val="en-US"/>
        </w:rPr>
        <w:commentReference w:id="227"/>
      </w:r>
      <w:r w:rsidRPr="00524356">
        <w:fldChar w:fldCharType="begin"/>
      </w:r>
      <w:r w:rsidRPr="00524356">
        <w:instrText xml:space="preserve"> TC "</w:instrText>
      </w:r>
      <w:bookmarkStart w:id="228" w:name="_Toc183094454"/>
      <w:r w:rsidRPr="00524356">
        <w:instrText>3.1.4</w:instrText>
      </w:r>
      <w:r w:rsidRPr="00524356">
        <w:tab/>
        <w:instrText>Sensitivity analyses</w:instrText>
      </w:r>
      <w:bookmarkEnd w:id="228"/>
      <w:r w:rsidRPr="00524356">
        <w:instrText xml:space="preserve">" \f C \l "1" </w:instrText>
      </w:r>
      <w:r w:rsidRPr="00524356">
        <w:fldChar w:fldCharType="end"/>
      </w:r>
    </w:p>
    <w:p w14:paraId="0E7F2DA3" w14:textId="314614C9" w:rsidR="001A29C3" w:rsidRDefault="002C5A8F" w:rsidP="000E21A1">
      <w:pPr>
        <w:rPr>
          <w:i/>
          <w:iCs/>
        </w:rPr>
      </w:pPr>
      <w:r w:rsidRPr="00203A27">
        <w:rPr>
          <w:i/>
          <w:iCs/>
          <w:highlight w:val="yellow"/>
        </w:rPr>
        <w:t>Describe any sensitivity analyses that will be carried out (if not described elsewhere)</w:t>
      </w:r>
    </w:p>
    <w:p w14:paraId="09B78B5C" w14:textId="77777777" w:rsidR="009B4B02" w:rsidRDefault="009B4B02" w:rsidP="000E21A1">
      <w:pPr>
        <w:rPr>
          <w:i/>
          <w:iCs/>
        </w:rPr>
      </w:pPr>
    </w:p>
    <w:p w14:paraId="163F2D56" w14:textId="3D6CF30B" w:rsidR="009B4B02" w:rsidRPr="00375D14" w:rsidRDefault="009B4B02" w:rsidP="000E21A1">
      <w:r>
        <w:t>{{other_sensitivity_analysis}}</w:t>
      </w:r>
    </w:p>
    <w:p w14:paraId="40068681" w14:textId="3E0C0A92" w:rsidR="001A29C3" w:rsidRPr="00524356" w:rsidRDefault="001A29C3" w:rsidP="00B57D1D">
      <w:pPr>
        <w:pStyle w:val="Heading2"/>
      </w:pPr>
      <w:bookmarkStart w:id="229" w:name="_Toc183099290"/>
      <w:bookmarkStart w:id="230" w:name="_Toc185323575"/>
      <w:r w:rsidRPr="00524356">
        <w:t>Planned subgroup analyses</w:t>
      </w:r>
      <w:bookmarkEnd w:id="229"/>
      <w:bookmarkEnd w:id="230"/>
      <w:r w:rsidRPr="00524356">
        <w:fldChar w:fldCharType="begin"/>
      </w:r>
      <w:r w:rsidRPr="00524356">
        <w:instrText xml:space="preserve"> TC "</w:instrText>
      </w:r>
      <w:bookmarkStart w:id="231" w:name="_Toc183094455"/>
      <w:r w:rsidRPr="00524356">
        <w:instrText>3.1.5</w:instrText>
      </w:r>
      <w:r w:rsidRPr="00524356">
        <w:tab/>
        <w:instrText>Planned subgroup analyses</w:instrText>
      </w:r>
      <w:bookmarkEnd w:id="231"/>
      <w:r w:rsidRPr="00524356">
        <w:instrText xml:space="preserve">" \f C \l "1" </w:instrText>
      </w:r>
      <w:r w:rsidRPr="00524356">
        <w:fldChar w:fldCharType="end"/>
      </w:r>
    </w:p>
    <w:p w14:paraId="5562D6DB" w14:textId="2137985B" w:rsidR="001A29C3" w:rsidRDefault="00CB4581" w:rsidP="000E21A1">
      <w:pPr>
        <w:rPr>
          <w:i/>
          <w:iCs/>
        </w:rPr>
      </w:pPr>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p>
    <w:p w14:paraId="24B0C540" w14:textId="77777777" w:rsidR="009B4B02" w:rsidRDefault="009B4B02" w:rsidP="000E21A1">
      <w:pPr>
        <w:rPr>
          <w:i/>
          <w:iCs/>
        </w:rPr>
      </w:pPr>
    </w:p>
    <w:p w14:paraId="2C2192DB" w14:textId="029F8A78" w:rsidR="009B4B02" w:rsidRPr="009B4B02" w:rsidRDefault="009B4B02" w:rsidP="000E21A1">
      <w:r>
        <w:t>{{subgroup_analysis}}</w:t>
      </w:r>
    </w:p>
    <w:p w14:paraId="4BD98126" w14:textId="1E379817" w:rsidR="001A29C3" w:rsidRPr="00524356" w:rsidRDefault="001A29C3" w:rsidP="00B57D1D">
      <w:pPr>
        <w:pStyle w:val="Heading2"/>
      </w:pPr>
      <w:bookmarkStart w:id="232" w:name="_Toc183099291"/>
      <w:bookmarkStart w:id="233" w:name="_Toc185323576"/>
      <w:r w:rsidRPr="00524356">
        <w:t>Exploratory analyses</w:t>
      </w:r>
      <w:bookmarkEnd w:id="232"/>
      <w:bookmarkEnd w:id="233"/>
      <w:r w:rsidRPr="00524356">
        <w:fldChar w:fldCharType="begin"/>
      </w:r>
      <w:r w:rsidRPr="00524356">
        <w:instrText xml:space="preserve"> TC "</w:instrText>
      </w:r>
      <w:bookmarkStart w:id="234" w:name="_Toc183094456"/>
      <w:r w:rsidRPr="00524356">
        <w:instrText>3.2</w:instrText>
      </w:r>
      <w:r w:rsidRPr="00524356">
        <w:tab/>
        <w:instrText>Exploratory analyses</w:instrText>
      </w:r>
      <w:bookmarkEnd w:id="234"/>
      <w:r w:rsidRPr="00524356">
        <w:instrText xml:space="preserve">" \f C \l "1" </w:instrText>
      </w:r>
      <w:r w:rsidRPr="00524356">
        <w:fldChar w:fldCharType="end"/>
      </w:r>
    </w:p>
    <w:p w14:paraId="59BC5A7A" w14:textId="165467C7" w:rsidR="00DB75A1" w:rsidRPr="000E21A1" w:rsidRDefault="00DB75A1" w:rsidP="00DB75A1">
      <w:r w:rsidRPr="00864E53">
        <w:rPr>
          <w:i/>
          <w:iCs/>
          <w:highlight w:val="yellow"/>
        </w:rPr>
        <w:t xml:space="preserve">If applicable, describe any </w:t>
      </w:r>
      <w:r w:rsidR="00144D69" w:rsidRPr="00203A27">
        <w:rPr>
          <w:i/>
          <w:iCs/>
          <w:highlight w:val="yellow"/>
        </w:rPr>
        <w:t>additional explor</w:t>
      </w:r>
      <w:r w:rsidR="00864E53" w:rsidRPr="00203A27">
        <w:rPr>
          <w:i/>
          <w:iCs/>
          <w:highlight w:val="yellow"/>
        </w:rPr>
        <w:t>atory analyses</w:t>
      </w:r>
    </w:p>
    <w:p w14:paraId="723C76BA" w14:textId="69011BF3" w:rsidR="001A29C3" w:rsidRPr="000E21A1" w:rsidRDefault="00131891" w:rsidP="000E21A1">
      <w:r>
        <w:t>{{any_additional_exploratory_analysis}}</w:t>
      </w:r>
    </w:p>
    <w:p w14:paraId="14A3BB4E" w14:textId="1DDD772D" w:rsidR="001A29C3" w:rsidRPr="00524356" w:rsidRDefault="001A29C3" w:rsidP="00B57D1D">
      <w:pPr>
        <w:pStyle w:val="Heading2"/>
      </w:pPr>
      <w:bookmarkStart w:id="235" w:name="_Toc183099292"/>
      <w:bookmarkStart w:id="236" w:name="_Toc185323577"/>
      <w:r w:rsidRPr="00524356">
        <w:lastRenderedPageBreak/>
        <w:t>Exploratory mediator and moderator analysis</w:t>
      </w:r>
      <w:bookmarkEnd w:id="235"/>
      <w:bookmarkEnd w:id="236"/>
      <w:r w:rsidRPr="00524356">
        <w:fldChar w:fldCharType="begin"/>
      </w:r>
      <w:r w:rsidRPr="00524356">
        <w:instrText xml:space="preserve"> TC "</w:instrText>
      </w:r>
      <w:bookmarkStart w:id="237" w:name="_Toc183094457"/>
      <w:r w:rsidRPr="00524356">
        <w:instrText>3.3</w:instrText>
      </w:r>
      <w:r w:rsidRPr="00524356">
        <w:tab/>
        <w:instrText>Exploratory mediator and moderator analysis</w:instrText>
      </w:r>
      <w:bookmarkEnd w:id="237"/>
      <w:r w:rsidRPr="00524356">
        <w:instrText xml:space="preserve">" \f C \l "1" </w:instrText>
      </w:r>
      <w:r w:rsidRPr="00524356">
        <w:fldChar w:fldCharType="end"/>
      </w:r>
    </w:p>
    <w:p w14:paraId="68554B04" w14:textId="14395658" w:rsidR="001A29C3" w:rsidRDefault="00864E53" w:rsidP="000E21A1">
      <w:pPr>
        <w:rPr>
          <w:i/>
          <w:iCs/>
        </w:rPr>
      </w:pPr>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 xml:space="preserve">If these are not to be included in the </w:t>
      </w:r>
      <w:r w:rsidR="00C1297B">
        <w:rPr>
          <w:i/>
          <w:iCs/>
          <w:highlight w:val="yellow"/>
        </w:rPr>
        <w:t>main</w:t>
      </w:r>
      <w:r w:rsidR="00B44194" w:rsidRPr="00203A27">
        <w:rPr>
          <w:i/>
          <w:iCs/>
          <w:highlight w:val="yellow"/>
        </w:rPr>
        <w:t xml:space="preserve"> statistical report/</w:t>
      </w:r>
      <w:r w:rsidR="00C1297B">
        <w:rPr>
          <w:i/>
          <w:iCs/>
          <w:highlight w:val="yellow"/>
        </w:rPr>
        <w:t>primary</w:t>
      </w:r>
      <w:r w:rsidR="00B44194" w:rsidRPr="00203A27">
        <w:rPr>
          <w:i/>
          <w:iCs/>
          <w:highlight w:val="yellow"/>
        </w:rPr>
        <w:t xml:space="preserve"> paper, a separate SAP may be warranted.</w:t>
      </w:r>
    </w:p>
    <w:p w14:paraId="31BD3C5E" w14:textId="0ECE5080" w:rsidR="00131891" w:rsidRPr="000E21A1" w:rsidRDefault="0004461E" w:rsidP="00131891">
      <w:r>
        <w:t>{{any_exploratory_mediator_and_m</w:t>
      </w:r>
      <w:r w:rsidR="00B61AB6">
        <w:t>oderator_analysis}}</w:t>
      </w:r>
    </w:p>
    <w:p w14:paraId="2B2BD4B0" w14:textId="51D5ED58" w:rsidR="001A29C3" w:rsidRPr="00524356" w:rsidRDefault="001A29C3" w:rsidP="00B57D1D">
      <w:pPr>
        <w:pStyle w:val="Heading2"/>
      </w:pPr>
      <w:bookmarkStart w:id="238" w:name="_Toc183099293"/>
      <w:bookmarkStart w:id="239" w:name="_Toc185323578"/>
      <w:r w:rsidRPr="00524356">
        <w:t>Interim analysis</w:t>
      </w:r>
      <w:bookmarkEnd w:id="238"/>
      <w:bookmarkEnd w:id="239"/>
      <w:r w:rsidRPr="00524356">
        <w:fldChar w:fldCharType="begin"/>
      </w:r>
      <w:r w:rsidRPr="00524356">
        <w:instrText xml:space="preserve"> TC "</w:instrText>
      </w:r>
      <w:bookmarkStart w:id="240" w:name="_Toc183094458"/>
      <w:r w:rsidRPr="00524356">
        <w:instrText>3.4</w:instrText>
      </w:r>
      <w:r w:rsidRPr="00524356">
        <w:tab/>
        <w:instrText>Interim analysis</w:instrText>
      </w:r>
      <w:bookmarkEnd w:id="240"/>
      <w:r w:rsidRPr="00524356">
        <w:instrText xml:space="preserve">" \f C \l "1" </w:instrText>
      </w:r>
      <w:r w:rsidRPr="00524356">
        <w:fldChar w:fldCharType="end"/>
      </w:r>
    </w:p>
    <w:p w14:paraId="4B8B1D8F" w14:textId="06732B17" w:rsidR="002173D4" w:rsidRDefault="00CB4581" w:rsidP="000E21A1">
      <w:pPr>
        <w:rPr>
          <w:i/>
          <w:iCs/>
          <w:highlight w:val="yellow"/>
        </w:rPr>
      </w:pPr>
      <w:r w:rsidRPr="00203A27">
        <w:rPr>
          <w:i/>
          <w:iCs/>
          <w:highlight w:val="yellow"/>
        </w:rPr>
        <w:t>Describe timing of interim analyses and how they will be conducted</w:t>
      </w:r>
    </w:p>
    <w:p w14:paraId="115FC3DE" w14:textId="77777777" w:rsidR="009B4B02" w:rsidRDefault="009B4B02">
      <w:pPr>
        <w:rPr>
          <w:highlight w:val="yellow"/>
        </w:rPr>
      </w:pPr>
    </w:p>
    <w:p w14:paraId="0B48C522" w14:textId="442B822A" w:rsidR="002173D4" w:rsidRDefault="009B4B02">
      <w:pPr>
        <w:rPr>
          <w:i/>
          <w:iCs/>
          <w:highlight w:val="yellow"/>
        </w:rPr>
      </w:pPr>
      <w:r w:rsidRPr="00375D14">
        <w:t>{{interim</w:t>
      </w:r>
      <w:r>
        <w:t>_analysis}}</w:t>
      </w:r>
      <w:r w:rsidR="002173D4">
        <w:rPr>
          <w:i/>
          <w:iCs/>
          <w:highlight w:val="yellow"/>
        </w:rPr>
        <w:br w:type="page"/>
      </w:r>
    </w:p>
    <w:p w14:paraId="48B87BEF" w14:textId="6BAA749B" w:rsidR="00826C40" w:rsidRPr="00816362" w:rsidRDefault="00826C40" w:rsidP="000E21A1">
      <w:pPr>
        <w:pStyle w:val="Heading1"/>
      </w:pPr>
      <w:bookmarkStart w:id="241" w:name="_Toc183099294"/>
      <w:bookmarkStart w:id="242" w:name="_Toc185323579"/>
      <w:r w:rsidRPr="007829A2">
        <w:lastRenderedPageBreak/>
        <w:t>Quality Control and Quality Assurance</w:t>
      </w:r>
      <w:bookmarkEnd w:id="241"/>
      <w:bookmarkEnd w:id="242"/>
    </w:p>
    <w:p w14:paraId="488426AF" w14:textId="4CAF5D3A" w:rsidR="00826C40" w:rsidRPr="00524356" w:rsidRDefault="00F776A4" w:rsidP="00B57D1D">
      <w:pPr>
        <w:pStyle w:val="Heading2"/>
      </w:pPr>
      <w:bookmarkStart w:id="243" w:name="_Toc183099295"/>
      <w:bookmarkStart w:id="244" w:name="_Toc185323580"/>
      <w:r w:rsidRPr="00524356">
        <w:t>Quality control</w:t>
      </w:r>
      <w:bookmarkEnd w:id="243"/>
      <w:bookmarkEnd w:id="244"/>
    </w:p>
    <w:p w14:paraId="6447A923" w14:textId="317EAB60" w:rsidR="000E671C" w:rsidRPr="00FE7127" w:rsidRDefault="000E671C" w:rsidP="000E21A1">
      <w:pPr>
        <w:rPr>
          <w:sz w:val="22"/>
          <w:szCs w:val="22"/>
        </w:rPr>
      </w:pPr>
      <w:r w:rsidRPr="00FE7127">
        <w:rPr>
          <w:sz w:val="22"/>
          <w:szCs w:val="22"/>
        </w:rPr>
        <w:t xml:space="preserve">The junior statistician will carry out data checks on </w:t>
      </w:r>
      <w:r w:rsidR="001412D1">
        <w:rPr>
          <w:sz w:val="22"/>
          <w:szCs w:val="22"/>
        </w:rPr>
        <w:t>trial</w:t>
      </w:r>
      <w:r w:rsidRPr="00FE7127">
        <w:rPr>
          <w:sz w:val="22"/>
          <w:szCs w:val="22"/>
        </w:rPr>
        <w:t xml:space="preserve"> data prior to preparing DMEC reports </w:t>
      </w:r>
      <w:r w:rsidRPr="00F72B76">
        <w:rPr>
          <w:sz w:val="22"/>
          <w:szCs w:val="22"/>
          <w:highlight w:val="cyan"/>
        </w:rPr>
        <w:t>(as per KCTU Statistical SOP ST-01)</w:t>
      </w:r>
      <w:r w:rsidRPr="00FE7127">
        <w:rPr>
          <w:sz w:val="22"/>
          <w:szCs w:val="22"/>
        </w:rPr>
        <w:t xml:space="preserve"> and prior to final data lock. Generated data queries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p>
    <w:p w14:paraId="24E432C0" w14:textId="77777777" w:rsidR="0081678F" w:rsidRPr="00FE7127" w:rsidRDefault="0081678F" w:rsidP="000E21A1">
      <w:pPr>
        <w:rPr>
          <w:sz w:val="22"/>
          <w:szCs w:val="22"/>
        </w:rPr>
      </w:pPr>
    </w:p>
    <w:p w14:paraId="2FB8C57B" w14:textId="1BC8E549" w:rsidR="0081678F" w:rsidRPr="00B52609" w:rsidRDefault="0081678F" w:rsidP="000E21A1">
      <w:pPr>
        <w:rPr>
          <w:b/>
          <w:bCs/>
          <w:i/>
          <w:iCs/>
          <w:sz w:val="22"/>
          <w:szCs w:val="22"/>
        </w:rPr>
      </w:pPr>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p>
    <w:p w14:paraId="7DCCFFB0" w14:textId="77777777" w:rsidR="000E671C" w:rsidRPr="007829A2" w:rsidRDefault="000E671C" w:rsidP="000E21A1"/>
    <w:p w14:paraId="29FB78AC" w14:textId="4A75ADC9" w:rsidR="00F776A4" w:rsidRDefault="0013167F" w:rsidP="00B57D1D">
      <w:pPr>
        <w:pStyle w:val="Heading2"/>
      </w:pPr>
      <w:bookmarkStart w:id="245" w:name="_Toc183099296"/>
      <w:bookmarkStart w:id="246" w:name="_Toc185323581"/>
      <w:r w:rsidRPr="00524356">
        <w:t>Carrying out the final analysis</w:t>
      </w:r>
      <w:bookmarkEnd w:id="245"/>
      <w:bookmarkEnd w:id="246"/>
    </w:p>
    <w:p w14:paraId="41591237" w14:textId="5B67C01C" w:rsidR="0013167F" w:rsidRPr="00FE7127" w:rsidRDefault="0013167F" w:rsidP="000E21A1">
      <w:pPr>
        <w:rPr>
          <w:sz w:val="22"/>
          <w:szCs w:val="22"/>
          <w:lang w:val="en-GB" w:eastAsia="en-GB"/>
        </w:rPr>
      </w:pPr>
      <w:r w:rsidRPr="00FE7127">
        <w:rPr>
          <w:sz w:val="22"/>
          <w:szCs w:val="22"/>
          <w:lang w:val="en-GB" w:eastAsia="en-GB"/>
        </w:rPr>
        <w:t xml:space="preserve">For the final analysis, the Senior </w:t>
      </w:r>
      <w:r w:rsidR="001412D1">
        <w:rPr>
          <w:sz w:val="22"/>
          <w:szCs w:val="22"/>
          <w:lang w:val="en-GB" w:eastAsia="en-GB"/>
        </w:rPr>
        <w:t>statistician</w:t>
      </w:r>
      <w:r w:rsidRPr="00FE7127">
        <w:rPr>
          <w:sz w:val="22"/>
          <w:szCs w:val="22"/>
          <w:lang w:val="en-GB" w:eastAsia="en-GB"/>
        </w:rPr>
        <w:t xml:space="preserve"> will review the code (that will be written in such a way as to not unblind) but will not see results until finalisation of the analysis. </w:t>
      </w:r>
    </w:p>
    <w:p w14:paraId="3E412959" w14:textId="77777777" w:rsidR="00744326" w:rsidRPr="00FE7127" w:rsidRDefault="00744326" w:rsidP="000E21A1">
      <w:pPr>
        <w:rPr>
          <w:sz w:val="22"/>
          <w:szCs w:val="22"/>
          <w:lang w:val="en-GB" w:eastAsia="en-GB"/>
        </w:rPr>
      </w:pPr>
    </w:p>
    <w:p w14:paraId="06961E76" w14:textId="51D9CE26" w:rsidR="00DC0755" w:rsidRPr="007829A2" w:rsidRDefault="0013167F" w:rsidP="000E21A1">
      <w:pPr>
        <w:rPr>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p>
    <w:p w14:paraId="024E137A" w14:textId="1831B23B" w:rsidR="00DC0755" w:rsidRDefault="00DC0755" w:rsidP="00B57D1D">
      <w:pPr>
        <w:pStyle w:val="Heading2"/>
      </w:pPr>
      <w:bookmarkStart w:id="247" w:name="_Toc183099297"/>
      <w:bookmarkStart w:id="248" w:name="_Toc185323582"/>
      <w:r w:rsidRPr="00524356">
        <w:t>Approval and version control of the SAP</w:t>
      </w:r>
      <w:bookmarkEnd w:id="247"/>
      <w:bookmarkEnd w:id="248"/>
    </w:p>
    <w:p w14:paraId="2B890184" w14:textId="02A63D92" w:rsidR="00DC0755" w:rsidRDefault="00DC0755" w:rsidP="000E21A1">
      <w:pPr>
        <w:rPr>
          <w:sz w:val="22"/>
          <w:szCs w:val="22"/>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off of the SAP, if any changes are required, these will be decided by </w:t>
      </w:r>
      <w:r w:rsidRPr="00375D14">
        <w:rPr>
          <w:i/>
          <w:iCs/>
          <w:sz w:val="22"/>
          <w:szCs w:val="22"/>
          <w:highlight w:val="yellow"/>
          <w:lang w:val="en-GB" w:eastAsia="en-GB"/>
        </w:rPr>
        <w:t xml:space="preserve">blinded </w:t>
      </w:r>
      <w:r w:rsidR="00F02BA8" w:rsidRPr="00375D14">
        <w:rPr>
          <w:i/>
          <w:iCs/>
          <w:sz w:val="22"/>
          <w:szCs w:val="22"/>
          <w:highlight w:val="yellow"/>
          <w:lang w:val="en-GB" w:eastAsia="en-GB"/>
        </w:rPr>
        <w:t>statisticians</w:t>
      </w:r>
      <w:r w:rsidRPr="00FE7127">
        <w:rPr>
          <w:sz w:val="22"/>
          <w:szCs w:val="22"/>
          <w:lang w:val="en-GB" w:eastAsia="en-GB"/>
        </w:rPr>
        <w:t xml:space="preserve"> so as to avoid any chance or appearance of introducing bias having seen unblinded data. A copy of the tracked changes version will be </w:t>
      </w:r>
      <w:r w:rsidR="008D6D5E" w:rsidRPr="00FE7127">
        <w:rPr>
          <w:sz w:val="22"/>
          <w:szCs w:val="22"/>
          <w:lang w:val="en-GB" w:eastAsia="en-GB"/>
        </w:rPr>
        <w:t>retained,</w:t>
      </w:r>
      <w:r w:rsidR="000E6449">
        <w:rPr>
          <w:sz w:val="22"/>
          <w:szCs w:val="22"/>
          <w:lang w:val="en-GB" w:eastAsia="en-GB"/>
        </w:rPr>
        <w:t xml:space="preserve"> and an</w:t>
      </w:r>
      <w:r w:rsidRPr="00FE7127">
        <w:rPr>
          <w:sz w:val="22"/>
          <w:szCs w:val="22"/>
          <w:lang w:val="en-GB" w:eastAsia="en-GB"/>
        </w:rPr>
        <w:t xml:space="preserve"> updated version will be approved by the Chief Investigator, Senior Statistician and TSC chair. Any changes between versions will also be outlined in Section </w:t>
      </w:r>
      <w:r w:rsidR="00854906">
        <w:rPr>
          <w:sz w:val="22"/>
          <w:szCs w:val="22"/>
          <w:lang w:val="en-GB" w:eastAsia="en-GB"/>
        </w:rPr>
        <w:fldChar w:fldCharType="begin"/>
      </w:r>
      <w:r w:rsidR="00854906">
        <w:rPr>
          <w:sz w:val="22"/>
          <w:szCs w:val="22"/>
          <w:lang w:val="en-GB" w:eastAsia="en-GB"/>
        </w:rPr>
        <w:instrText xml:space="preserve"> REF _Ref183511940 \r \h </w:instrText>
      </w:r>
      <w:r w:rsidR="00854906">
        <w:rPr>
          <w:sz w:val="22"/>
          <w:szCs w:val="22"/>
          <w:lang w:val="en-GB" w:eastAsia="en-GB"/>
        </w:rPr>
      </w:r>
      <w:r w:rsidR="00854906">
        <w:rPr>
          <w:sz w:val="22"/>
          <w:szCs w:val="22"/>
          <w:lang w:val="en-GB" w:eastAsia="en-GB"/>
        </w:rPr>
        <w:fldChar w:fldCharType="separate"/>
      </w:r>
      <w:r w:rsidR="00854906">
        <w:rPr>
          <w:sz w:val="22"/>
          <w:szCs w:val="22"/>
          <w:lang w:val="en-GB" w:eastAsia="en-GB"/>
        </w:rPr>
        <w:t>i</w:t>
      </w:r>
      <w:r w:rsidR="00854906">
        <w:rPr>
          <w:sz w:val="22"/>
          <w:szCs w:val="22"/>
          <w:lang w:val="en-GB" w:eastAsia="en-GB"/>
        </w:rPr>
        <w:fldChar w:fldCharType="end"/>
      </w:r>
      <w:r w:rsidRPr="00FE7127">
        <w:rPr>
          <w:sz w:val="22"/>
          <w:szCs w:val="22"/>
          <w:lang w:val="en-GB" w:eastAsia="en-GB"/>
        </w:rPr>
        <w:t xml:space="preserve">. </w:t>
      </w:r>
    </w:p>
    <w:p w14:paraId="5A07470F" w14:textId="77777777" w:rsidR="00854906" w:rsidRPr="00FE7127" w:rsidRDefault="00854906" w:rsidP="000E21A1">
      <w:pPr>
        <w:rPr>
          <w:sz w:val="22"/>
          <w:szCs w:val="22"/>
          <w:lang w:val="en-GB" w:eastAsia="en-GB"/>
        </w:rPr>
      </w:pPr>
    </w:p>
    <w:p w14:paraId="496BE18E" w14:textId="420D6D5D" w:rsidR="00DC0755" w:rsidRPr="00FE7127" w:rsidRDefault="00DC0755" w:rsidP="000E21A1">
      <w:pPr>
        <w:rPr>
          <w:b/>
          <w:bCs/>
          <w:sz w:val="22"/>
          <w:szCs w:val="22"/>
        </w:rPr>
      </w:pPr>
      <w:r w:rsidRPr="00FE7127">
        <w:rPr>
          <w:sz w:val="22"/>
          <w:szCs w:val="22"/>
          <w:lang w:val="en-GB" w:eastAsia="en-GB"/>
        </w:rPr>
        <w:t>The initial signed off version will be versioned as Version 1.0. Minor amendments following this should be versioned with sub-numbering e.g., Version 1.1</w:t>
      </w:r>
      <w:r w:rsidR="007C534B">
        <w:rPr>
          <w:sz w:val="22"/>
          <w:szCs w:val="22"/>
          <w:lang w:val="en-GB" w:eastAsia="en-GB"/>
        </w:rPr>
        <w:t>.</w:t>
      </w:r>
    </w:p>
    <w:p w14:paraId="5C75D339" w14:textId="77777777" w:rsidR="00DC0755" w:rsidRPr="007829A2" w:rsidRDefault="00DC0755" w:rsidP="000E21A1"/>
    <w:p w14:paraId="2D2FBA23" w14:textId="683DE8B5" w:rsidR="00DC0755" w:rsidRDefault="00DC0755" w:rsidP="00B57D1D">
      <w:pPr>
        <w:pStyle w:val="Heading2"/>
      </w:pPr>
      <w:bookmarkStart w:id="249" w:name="_Toc183099298"/>
      <w:bookmarkStart w:id="250" w:name="_Toc185323583"/>
      <w:r w:rsidRPr="00524356">
        <w:t>Quality Assurance</w:t>
      </w:r>
      <w:bookmarkEnd w:id="249"/>
      <w:bookmarkEnd w:id="250"/>
    </w:p>
    <w:p w14:paraId="5B5B357C" w14:textId="4B353451" w:rsidR="002173D4" w:rsidRDefault="00DC0755" w:rsidP="000E21A1">
      <w:pPr>
        <w:rPr>
          <w:highlight w:val="cyan"/>
        </w:rPr>
      </w:pPr>
      <w:r w:rsidRPr="007829A2">
        <w:t xml:space="preserve">Quality assurance processes will be followed according to </w:t>
      </w:r>
      <w:r w:rsidRPr="00F72B76">
        <w:rPr>
          <w:highlight w:val="cyan"/>
        </w:rPr>
        <w:t>KCTU Statistical SOP ST-04 Statistical QA.</w:t>
      </w:r>
    </w:p>
    <w:p w14:paraId="5324EFCD" w14:textId="77777777" w:rsidR="002173D4" w:rsidRDefault="002173D4">
      <w:pPr>
        <w:rPr>
          <w:highlight w:val="cyan"/>
        </w:rPr>
      </w:pPr>
      <w:r>
        <w:rPr>
          <w:highlight w:val="cyan"/>
        </w:rPr>
        <w:br w:type="page"/>
      </w:r>
    </w:p>
    <w:p w14:paraId="32F9C493" w14:textId="5E089170" w:rsidR="001A29C3" w:rsidRPr="00816362" w:rsidRDefault="001A29C3" w:rsidP="000E21A1">
      <w:pPr>
        <w:pStyle w:val="Heading1"/>
      </w:pPr>
      <w:bookmarkStart w:id="251" w:name="_Toc183099299"/>
      <w:bookmarkStart w:id="252" w:name="_Toc185323584"/>
      <w:r w:rsidRPr="00816362">
        <w:lastRenderedPageBreak/>
        <w:t>Software</w:t>
      </w:r>
      <w:bookmarkEnd w:id="251"/>
      <w:bookmarkEnd w:id="252"/>
      <w:r w:rsidRPr="00816362">
        <w:fldChar w:fldCharType="begin"/>
      </w:r>
      <w:r w:rsidRPr="00816362">
        <w:instrText xml:space="preserve"> TC "</w:instrText>
      </w:r>
      <w:bookmarkStart w:id="253" w:name="_Toc183094459"/>
      <w:r w:rsidRPr="00816362">
        <w:instrText>4.</w:instrText>
      </w:r>
      <w:r w:rsidRPr="00816362">
        <w:tab/>
        <w:instrText>Software</w:instrText>
      </w:r>
      <w:bookmarkEnd w:id="253"/>
      <w:r w:rsidRPr="00816362">
        <w:instrText xml:space="preserve">" \f C \l "1" </w:instrText>
      </w:r>
      <w:r w:rsidRPr="00816362">
        <w:fldChar w:fldCharType="end"/>
      </w:r>
    </w:p>
    <w:p w14:paraId="24880E37" w14:textId="408BC09A" w:rsidR="00837469" w:rsidRDefault="001A29C3" w:rsidP="00B57D1D">
      <w:pPr>
        <w:pStyle w:val="Heading2"/>
      </w:pPr>
      <w:bookmarkStart w:id="254" w:name="_Toc185323585"/>
      <w:bookmarkStart w:id="255" w:name="_Toc185323586"/>
      <w:bookmarkEnd w:id="254"/>
      <w:r w:rsidRPr="00D61C37">
        <w:t>Data management</w:t>
      </w:r>
      <w:bookmarkEnd w:id="255"/>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(include randomisation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4C689967" w:rsidR="00D61C37" w:rsidRDefault="00D61C37" w:rsidP="000E21A1">
      <w:pPr>
        <w:rPr>
          <w:sz w:val="22"/>
          <w:szCs w:val="22"/>
        </w:rPr>
      </w:pPr>
    </w:p>
    <w:p w14:paraId="33787182" w14:textId="63D1ECDE" w:rsidR="00D61C37" w:rsidRDefault="00D61C37" w:rsidP="00B57D1D">
      <w:pPr>
        <w:pStyle w:val="Heading2"/>
        <w:rPr>
          <w:sz w:val="22"/>
          <w:szCs w:val="22"/>
        </w:rPr>
      </w:pPr>
      <w:bookmarkStart w:id="256" w:name="_Toc185323587"/>
      <w:r>
        <w:t>A</w:t>
      </w:r>
      <w:r w:rsidRPr="00D61C37">
        <w:t xml:space="preserve">nalysis </w:t>
      </w:r>
      <w:r w:rsidR="001A29C3" w:rsidRPr="00D61C37">
        <w:t>software</w:t>
      </w:r>
      <w:bookmarkEnd w:id="256"/>
      <w:r w:rsidRPr="00D61C37">
        <w:rPr>
          <w:sz w:val="22"/>
          <w:szCs w:val="22"/>
        </w:rPr>
        <w:t xml:space="preserve"> </w:t>
      </w:r>
    </w:p>
    <w:p w14:paraId="1E25FE44" w14:textId="2DAE7ED4" w:rsidR="001A29C3" w:rsidRPr="00FE7127" w:rsidRDefault="00D61C37" w:rsidP="000E21A1">
      <w:pPr>
        <w:rPr>
          <w:i/>
          <w:iCs/>
          <w:sz w:val="22"/>
          <w:szCs w:val="22"/>
        </w:rPr>
      </w:pPr>
      <w:r w:rsidRPr="00FE7127">
        <w:rPr>
          <w:i/>
          <w:iCs/>
          <w:sz w:val="22"/>
          <w:szCs w:val="22"/>
          <w:highlight w:val="yellow"/>
        </w:rPr>
        <w:t>Describe</w:t>
      </w:r>
      <w:r w:rsidR="009F59FE">
        <w:rPr>
          <w:i/>
          <w:iCs/>
          <w:sz w:val="22"/>
          <w:szCs w:val="22"/>
          <w:highlight w:val="yellow"/>
        </w:rPr>
        <w:t xml:space="preserve"> software to be used</w:t>
      </w:r>
      <w:r w:rsidRPr="00FE7127">
        <w:rPr>
          <w:i/>
          <w:iCs/>
          <w:sz w:val="22"/>
          <w:szCs w:val="22"/>
          <w:highlight w:val="yellow"/>
        </w:rPr>
        <w:t xml:space="preserve"> including version as well as any </w:t>
      </w:r>
      <w:r w:rsidR="00C63F6F" w:rsidRPr="00FE7127">
        <w:rPr>
          <w:i/>
          <w:iCs/>
          <w:sz w:val="22"/>
          <w:szCs w:val="22"/>
          <w:highlight w:val="yellow"/>
        </w:rPr>
        <w:t>packages, especially any</w:t>
      </w:r>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 (with references).</w:t>
      </w:r>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5"/>
          <w:headerReference w:type="default" r:id="rId16"/>
          <w:footerReference w:type="default" r:id="rId17"/>
          <w:headerReference w:type="first" r:id="rId18"/>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pPr>
      <w:bookmarkStart w:id="259" w:name="_Toc183099300"/>
      <w:bookmarkStart w:id="260" w:name="_Toc185323588"/>
      <w:commentRangeStart w:id="261"/>
      <w:r w:rsidRPr="00816362">
        <w:t>Scoring of outcome measures</w:t>
      </w:r>
      <w:bookmarkEnd w:id="259"/>
      <w:bookmarkEnd w:id="260"/>
      <w:commentRangeEnd w:id="261"/>
      <w:r w:rsidR="00C246DB">
        <w:rPr>
          <w:rStyle w:val="CommentReference"/>
          <w:b w:val="0"/>
          <w:bCs w:val="0"/>
          <w:kern w:val="0"/>
          <w:lang w:val="en-US"/>
        </w:rPr>
        <w:commentReference w:id="261"/>
      </w:r>
    </w:p>
    <w:p w14:paraId="0CDF7322" w14:textId="77777777" w:rsidR="00262D66" w:rsidRPr="000E21A1" w:rsidRDefault="00262D66" w:rsidP="000E21A1">
      <w:pPr>
        <w:rPr>
          <w:lang w:val="en-GB"/>
        </w:rPr>
      </w:pPr>
    </w:p>
    <w:tbl>
      <w:tblPr>
        <w:tblW w:w="14174"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033B9">
        <w:trPr>
          <w:trHeight w:val="315"/>
        </w:trPr>
        <w:tc>
          <w:tcPr>
            <w:tcW w:w="1696" w:type="dxa"/>
            <w:noWrap/>
            <w:vAlign w:val="center"/>
            <w:hideMark/>
          </w:tcPr>
          <w:p w14:paraId="536004E3" w14:textId="0DE080A7" w:rsidR="00262D66" w:rsidRPr="00F72B76" w:rsidRDefault="00262D66" w:rsidP="00F72B76">
            <w:pPr>
              <w:jc w:val="center"/>
              <w:rPr>
                <w:b/>
                <w:bCs/>
                <w:sz w:val="22"/>
                <w:szCs w:val="22"/>
                <w:lang w:eastAsia="en-GB"/>
              </w:rPr>
            </w:pPr>
            <w:r w:rsidRPr="00F72B76">
              <w:rPr>
                <w:b/>
                <w:bCs/>
                <w:sz w:val="22"/>
                <w:szCs w:val="22"/>
                <w:lang w:eastAsia="en-GB"/>
              </w:rPr>
              <w:t>Outcome</w:t>
            </w:r>
            <w:r w:rsidR="00E4281C" w:rsidRPr="00F72B76">
              <w:rPr>
                <w:b/>
                <w:bCs/>
                <w:sz w:val="22"/>
                <w:szCs w:val="22"/>
                <w:lang w:eastAsia="en-GB"/>
              </w:rPr>
              <w:t xml:space="preserve"> type (Primary/Secondary </w:t>
            </w:r>
            <w:r w:rsidR="00246F13" w:rsidRPr="00F72B76">
              <w:rPr>
                <w:b/>
                <w:bCs/>
                <w:sz w:val="22"/>
                <w:szCs w:val="22"/>
                <w:lang w:eastAsia="en-GB"/>
              </w:rPr>
              <w:t>etc.</w:t>
            </w:r>
            <w:r w:rsidR="00E4281C" w:rsidRPr="00F72B76">
              <w:rPr>
                <w:b/>
                <w:bCs/>
                <w:sz w:val="22"/>
                <w:szCs w:val="22"/>
                <w:lang w:eastAsia="en-GB"/>
              </w:rPr>
              <w:t>)</w:t>
            </w:r>
          </w:p>
        </w:tc>
        <w:tc>
          <w:tcPr>
            <w:tcW w:w="1928" w:type="dxa"/>
            <w:noWrap/>
            <w:vAlign w:val="center"/>
            <w:hideMark/>
          </w:tcPr>
          <w:p w14:paraId="25A85AB3" w14:textId="77777777" w:rsidR="00262D66" w:rsidRPr="00F72B76" w:rsidRDefault="00262D66" w:rsidP="00F72B76">
            <w:pPr>
              <w:jc w:val="center"/>
              <w:rPr>
                <w:b/>
                <w:bCs/>
                <w:sz w:val="22"/>
                <w:szCs w:val="22"/>
                <w:lang w:eastAsia="en-GB"/>
              </w:rPr>
            </w:pPr>
            <w:r w:rsidRPr="00F72B76">
              <w:rPr>
                <w:b/>
                <w:bCs/>
                <w:sz w:val="22"/>
                <w:szCs w:val="22"/>
                <w:lang w:eastAsia="en-GB"/>
              </w:rPr>
              <w:t>Title</w:t>
            </w:r>
          </w:p>
        </w:tc>
        <w:tc>
          <w:tcPr>
            <w:tcW w:w="1916" w:type="dxa"/>
            <w:noWrap/>
            <w:vAlign w:val="center"/>
            <w:hideMark/>
          </w:tcPr>
          <w:p w14:paraId="46AC3D86" w14:textId="77777777" w:rsidR="00262D66" w:rsidRPr="00F72B76" w:rsidRDefault="00262D66" w:rsidP="00F72B76">
            <w:pPr>
              <w:jc w:val="center"/>
              <w:rPr>
                <w:b/>
                <w:bCs/>
                <w:sz w:val="22"/>
                <w:szCs w:val="22"/>
                <w:lang w:eastAsia="en-GB"/>
              </w:rPr>
            </w:pPr>
            <w:r w:rsidRPr="00F72B76">
              <w:rPr>
                <w:b/>
                <w:bCs/>
                <w:sz w:val="22"/>
                <w:szCs w:val="22"/>
                <w:lang w:eastAsia="en-GB"/>
              </w:rPr>
              <w:t>Scoring present?</w:t>
            </w:r>
          </w:p>
        </w:tc>
        <w:tc>
          <w:tcPr>
            <w:tcW w:w="1871" w:type="dxa"/>
            <w:noWrap/>
            <w:vAlign w:val="center"/>
            <w:hideMark/>
          </w:tcPr>
          <w:p w14:paraId="58C115DE" w14:textId="77777777" w:rsidR="00262D66" w:rsidRPr="00F72B76" w:rsidRDefault="00262D66" w:rsidP="00F72B76">
            <w:pPr>
              <w:jc w:val="center"/>
              <w:rPr>
                <w:b/>
                <w:bCs/>
                <w:sz w:val="22"/>
                <w:szCs w:val="22"/>
                <w:lang w:eastAsia="en-GB"/>
              </w:rPr>
            </w:pPr>
            <w:r w:rsidRPr="00F72B76">
              <w:rPr>
                <w:b/>
                <w:bCs/>
                <w:sz w:val="22"/>
                <w:szCs w:val="22"/>
                <w:lang w:eastAsia="en-GB"/>
              </w:rPr>
              <w:t>Timescale</w:t>
            </w:r>
          </w:p>
        </w:tc>
        <w:tc>
          <w:tcPr>
            <w:tcW w:w="1175" w:type="dxa"/>
            <w:noWrap/>
            <w:vAlign w:val="center"/>
            <w:hideMark/>
          </w:tcPr>
          <w:p w14:paraId="0270DDD6" w14:textId="77777777" w:rsidR="00262D66" w:rsidRPr="00F72B76" w:rsidRDefault="00262D66" w:rsidP="00F72B76">
            <w:pPr>
              <w:jc w:val="center"/>
              <w:rPr>
                <w:b/>
                <w:bCs/>
                <w:sz w:val="22"/>
                <w:szCs w:val="22"/>
                <w:lang w:eastAsia="en-GB"/>
              </w:rPr>
            </w:pPr>
            <w:r w:rsidRPr="00F72B76">
              <w:rPr>
                <w:b/>
                <w:bCs/>
                <w:sz w:val="22"/>
                <w:szCs w:val="22"/>
                <w:lang w:eastAsia="en-GB"/>
              </w:rPr>
              <w:t>Items</w:t>
            </w:r>
          </w:p>
        </w:tc>
        <w:tc>
          <w:tcPr>
            <w:tcW w:w="2835" w:type="dxa"/>
            <w:noWrap/>
            <w:vAlign w:val="center"/>
            <w:hideMark/>
          </w:tcPr>
          <w:p w14:paraId="3EFB1BB5" w14:textId="77777777" w:rsidR="00262D66" w:rsidRPr="00F72B76" w:rsidRDefault="00262D66" w:rsidP="00F72B76">
            <w:pPr>
              <w:jc w:val="center"/>
              <w:rPr>
                <w:b/>
                <w:bCs/>
                <w:sz w:val="22"/>
                <w:szCs w:val="22"/>
                <w:lang w:eastAsia="en-GB"/>
              </w:rPr>
            </w:pPr>
            <w:r w:rsidRPr="00F72B76">
              <w:rPr>
                <w:b/>
                <w:bCs/>
                <w:sz w:val="22"/>
                <w:szCs w:val="22"/>
                <w:lang w:eastAsia="en-GB"/>
              </w:rPr>
              <w:t>Scoring description</w:t>
            </w:r>
          </w:p>
        </w:tc>
        <w:tc>
          <w:tcPr>
            <w:tcW w:w="1354" w:type="dxa"/>
            <w:noWrap/>
            <w:vAlign w:val="center"/>
            <w:hideMark/>
          </w:tcPr>
          <w:p w14:paraId="4262B4BD" w14:textId="2FD459B0" w:rsidR="00262D66" w:rsidRPr="00F72B76" w:rsidRDefault="008033B9" w:rsidP="00F72B76">
            <w:pPr>
              <w:jc w:val="center"/>
              <w:rPr>
                <w:b/>
                <w:bCs/>
                <w:sz w:val="22"/>
                <w:szCs w:val="22"/>
                <w:lang w:eastAsia="en-GB"/>
              </w:rPr>
            </w:pPr>
            <w:r w:rsidRPr="00F72B76">
              <w:rPr>
                <w:b/>
                <w:bCs/>
                <w:sz w:val="22"/>
                <w:szCs w:val="22"/>
                <w:lang w:eastAsia="en-GB"/>
              </w:rPr>
              <w:t>How to handle missing items</w:t>
            </w:r>
          </w:p>
        </w:tc>
        <w:tc>
          <w:tcPr>
            <w:tcW w:w="1399" w:type="dxa"/>
            <w:noWrap/>
            <w:vAlign w:val="center"/>
            <w:hideMark/>
          </w:tcPr>
          <w:p w14:paraId="658E79C5" w14:textId="77777777" w:rsidR="00262D66" w:rsidRPr="00F72B76" w:rsidRDefault="00262D66" w:rsidP="00F72B76">
            <w:pPr>
              <w:jc w:val="center"/>
              <w:rPr>
                <w:b/>
                <w:bCs/>
                <w:sz w:val="22"/>
                <w:szCs w:val="22"/>
                <w:lang w:eastAsia="en-GB"/>
              </w:rPr>
            </w:pPr>
            <w:r w:rsidRPr="00F72B76">
              <w:rPr>
                <w:b/>
                <w:bCs/>
                <w:sz w:val="22"/>
                <w:szCs w:val="22"/>
                <w:lang w:eastAsia="en-GB"/>
              </w:rPr>
              <w:t>Interpretation</w:t>
            </w:r>
          </w:p>
          <w:p w14:paraId="5FBC9A2A" w14:textId="15FC1CC8" w:rsidR="008033B9" w:rsidRPr="00F72B76" w:rsidRDefault="008033B9" w:rsidP="00F72B76">
            <w:pPr>
              <w:jc w:val="center"/>
              <w:rPr>
                <w:b/>
                <w:bCs/>
                <w:sz w:val="22"/>
                <w:szCs w:val="22"/>
                <w:lang w:eastAsia="en-GB"/>
              </w:rPr>
            </w:pPr>
            <w:r w:rsidRPr="00F72B76">
              <w:rPr>
                <w:b/>
                <w:bCs/>
                <w:sz w:val="22"/>
                <w:szCs w:val="22"/>
                <w:lang w:eastAsia="en-GB"/>
              </w:rPr>
              <w:t>(direction)</w:t>
            </w:r>
          </w:p>
        </w:tc>
      </w:tr>
      <w:tr w:rsidR="008033B9" w:rsidRPr="00524356" w14:paraId="7D5303C9" w14:textId="77777777" w:rsidTr="008033B9">
        <w:trPr>
          <w:trHeight w:val="315"/>
        </w:trPr>
        <w:tc>
          <w:tcPr>
            <w:tcW w:w="1696" w:type="dxa"/>
            <w:noWrap/>
            <w:vAlign w:val="center"/>
          </w:tcPr>
          <w:p w14:paraId="50E32C0F" w14:textId="77777777" w:rsidR="008033B9" w:rsidRPr="00524356" w:rsidRDefault="008033B9" w:rsidP="000E21A1">
            <w:pPr>
              <w:rPr>
                <w:lang w:eastAsia="en-GB"/>
              </w:rPr>
            </w:pPr>
          </w:p>
        </w:tc>
        <w:tc>
          <w:tcPr>
            <w:tcW w:w="1928" w:type="dxa"/>
            <w:noWrap/>
            <w:vAlign w:val="center"/>
          </w:tcPr>
          <w:p w14:paraId="361E25A0" w14:textId="77777777" w:rsidR="008033B9" w:rsidRPr="00524356" w:rsidRDefault="008033B9" w:rsidP="000E21A1">
            <w:pPr>
              <w:rPr>
                <w:lang w:eastAsia="en-GB"/>
              </w:rPr>
            </w:pPr>
          </w:p>
        </w:tc>
        <w:tc>
          <w:tcPr>
            <w:tcW w:w="1916" w:type="dxa"/>
            <w:noWrap/>
            <w:vAlign w:val="center"/>
          </w:tcPr>
          <w:p w14:paraId="3D962D5D" w14:textId="77777777" w:rsidR="008033B9" w:rsidRPr="00524356" w:rsidRDefault="008033B9" w:rsidP="000E21A1">
            <w:pPr>
              <w:rPr>
                <w:lang w:eastAsia="en-GB"/>
              </w:rPr>
            </w:pPr>
          </w:p>
        </w:tc>
        <w:tc>
          <w:tcPr>
            <w:tcW w:w="1871" w:type="dxa"/>
            <w:noWrap/>
            <w:vAlign w:val="center"/>
          </w:tcPr>
          <w:p w14:paraId="45571224" w14:textId="77777777" w:rsidR="008033B9" w:rsidRPr="00524356" w:rsidRDefault="008033B9" w:rsidP="000E21A1">
            <w:pPr>
              <w:rPr>
                <w:lang w:eastAsia="en-GB"/>
              </w:rPr>
            </w:pPr>
          </w:p>
        </w:tc>
        <w:tc>
          <w:tcPr>
            <w:tcW w:w="1175" w:type="dxa"/>
            <w:noWrap/>
            <w:vAlign w:val="center"/>
          </w:tcPr>
          <w:p w14:paraId="385FC240" w14:textId="77777777" w:rsidR="008033B9" w:rsidRPr="00524356" w:rsidRDefault="008033B9" w:rsidP="000E21A1">
            <w:pPr>
              <w:rPr>
                <w:lang w:eastAsia="en-GB"/>
              </w:rPr>
            </w:pPr>
          </w:p>
        </w:tc>
        <w:tc>
          <w:tcPr>
            <w:tcW w:w="2835" w:type="dxa"/>
            <w:noWrap/>
            <w:vAlign w:val="center"/>
          </w:tcPr>
          <w:p w14:paraId="4CABDC8D" w14:textId="77777777" w:rsidR="008033B9" w:rsidRPr="00524356" w:rsidRDefault="008033B9" w:rsidP="000E21A1">
            <w:pPr>
              <w:rPr>
                <w:lang w:eastAsia="en-GB"/>
              </w:rPr>
            </w:pPr>
          </w:p>
        </w:tc>
        <w:tc>
          <w:tcPr>
            <w:tcW w:w="1354" w:type="dxa"/>
            <w:noWrap/>
            <w:vAlign w:val="center"/>
          </w:tcPr>
          <w:p w14:paraId="7838FC1D" w14:textId="77777777" w:rsidR="008033B9" w:rsidRPr="00524356" w:rsidRDefault="008033B9" w:rsidP="000E21A1">
            <w:pPr>
              <w:rPr>
                <w:lang w:eastAsia="en-GB"/>
              </w:rPr>
            </w:pPr>
          </w:p>
        </w:tc>
        <w:tc>
          <w:tcPr>
            <w:tcW w:w="1399" w:type="dxa"/>
            <w:noWrap/>
            <w:vAlign w:val="center"/>
          </w:tcPr>
          <w:p w14:paraId="3D2CDE25" w14:textId="77777777" w:rsidR="008033B9" w:rsidRPr="00524356" w:rsidRDefault="008033B9" w:rsidP="000E21A1">
            <w:pPr>
              <w:rPr>
                <w:lang w:eastAsia="en-GB"/>
              </w:rPr>
            </w:pPr>
          </w:p>
        </w:tc>
      </w:tr>
    </w:tbl>
    <w:p w14:paraId="0ED3EA92" w14:textId="2ABEF8F8" w:rsidR="009A4FB2" w:rsidRPr="00524356" w:rsidRDefault="009A4FB2" w:rsidP="000E21A1">
      <w:pPr>
        <w:rPr>
          <w:lang w:val="en-GB"/>
        </w:rPr>
      </w:pPr>
    </w:p>
    <w:p w14:paraId="17BC744A" w14:textId="133CBEFA" w:rsidR="008033B9" w:rsidRPr="00B52609" w:rsidRDefault="003E6147" w:rsidP="000E21A1">
      <w:pPr>
        <w:rPr>
          <w:i/>
          <w:iCs/>
          <w:lang w:val="en-GB"/>
        </w:rPr>
      </w:pPr>
      <w:r w:rsidRPr="00B52609">
        <w:rPr>
          <w:i/>
          <w:iCs/>
          <w:highlight w:val="yellow"/>
          <w:lang w:val="en-GB"/>
        </w:rPr>
        <w:t xml:space="preserve">Additional notes on scoring in text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detail needs to be provided in order for the reader to understand how the scores or results are to be calculated for each outcome.</w:t>
      </w:r>
      <w:r w:rsidR="00DA7828">
        <w:t xml:space="preserve"> </w:t>
      </w:r>
      <w:r w:rsidR="009A4FB2" w:rsidRPr="00B52609">
        <w:rPr>
          <w:i/>
          <w:iCs/>
          <w:lang w:val="en-GB"/>
        </w:rPr>
        <w:br w:type="page"/>
      </w:r>
    </w:p>
    <w:p w14:paraId="2599153D" w14:textId="77777777" w:rsidR="003E6147" w:rsidRPr="00524356" w:rsidRDefault="003E6147" w:rsidP="000E21A1">
      <w:pPr>
        <w:rPr>
          <w:lang w:val="en-GB"/>
        </w:rPr>
        <w:sectPr w:rsidR="003E6147" w:rsidRPr="00524356" w:rsidSect="007829A2">
          <w:pgSz w:w="15840" w:h="12240" w:orient="landscape"/>
          <w:pgMar w:top="1247" w:right="1531" w:bottom="1247" w:left="1440" w:header="964" w:footer="0" w:gutter="0"/>
          <w:cols w:space="708"/>
          <w:docGrid w:linePitch="360"/>
        </w:sectPr>
      </w:pPr>
    </w:p>
    <w:p w14:paraId="7B620527" w14:textId="77777777" w:rsidR="009A4FB2" w:rsidRPr="00524356" w:rsidRDefault="009A4FB2" w:rsidP="000E21A1">
      <w:pPr>
        <w:rPr>
          <w:lang w:val="en-GB"/>
        </w:rPr>
      </w:pPr>
    </w:p>
    <w:p w14:paraId="1065C18D" w14:textId="77777777" w:rsidR="00262D66" w:rsidRPr="00FE7127" w:rsidRDefault="00262D66" w:rsidP="007829A2">
      <w:pPr>
        <w:rPr>
          <w:lang w:val="en-GB"/>
        </w:rPr>
      </w:pPr>
    </w:p>
    <w:p w14:paraId="3CAB9C4F" w14:textId="7B60A157" w:rsidR="001A29C3" w:rsidRPr="00816362" w:rsidRDefault="009A4FB2" w:rsidP="000E21A1">
      <w:pPr>
        <w:pStyle w:val="Heading1"/>
      </w:pPr>
      <w:bookmarkStart w:id="262" w:name="_Toc183099301"/>
      <w:bookmarkStart w:id="263" w:name="_Toc185323589"/>
      <w:r w:rsidRPr="00816362">
        <w:t>Health Economic Analysis Plan</w:t>
      </w:r>
      <w:r w:rsidR="00CA312A" w:rsidRPr="00816362">
        <w:t xml:space="preserve"> (if relevant</w:t>
      </w:r>
      <w:r w:rsidRPr="00816362">
        <w:t>/not separate</w:t>
      </w:r>
      <w:r w:rsidR="00CA312A" w:rsidRPr="00816362">
        <w:t>)</w:t>
      </w:r>
      <w:bookmarkEnd w:id="262"/>
      <w:bookmarkEnd w:id="263"/>
      <w:r w:rsidR="001A29C3" w:rsidRPr="00816362">
        <w:fldChar w:fldCharType="begin"/>
      </w:r>
      <w:r w:rsidR="001A29C3" w:rsidRPr="00816362">
        <w:instrText xml:space="preserve"> TC "</w:instrText>
      </w:r>
      <w:bookmarkStart w:id="264" w:name="_Toc183094460"/>
      <w:r w:rsidR="001A29C3" w:rsidRPr="00816362">
        <w:instrText>B)  ECONOMIC ANALYSIS PLAN</w:instrText>
      </w:r>
      <w:bookmarkEnd w:id="264"/>
      <w:r w:rsidR="001A29C3" w:rsidRPr="00816362">
        <w:instrText xml:space="preserve">" \f C \l "1" </w:instrText>
      </w:r>
      <w:r w:rsidR="001A29C3" w:rsidRPr="00816362">
        <w:fldChar w:fldCharType="end"/>
      </w:r>
    </w:p>
    <w:p w14:paraId="1E985606" w14:textId="77777777" w:rsidR="001A29C3" w:rsidRPr="00524356" w:rsidRDefault="001A29C3" w:rsidP="000E21A1"/>
    <w:p w14:paraId="5528D70E" w14:textId="77777777" w:rsidR="001A29C3" w:rsidRPr="00FE7127" w:rsidRDefault="001A29C3" w:rsidP="000E21A1">
      <w:pPr>
        <w:rPr>
          <w:sz w:val="22"/>
          <w:szCs w:val="22"/>
        </w:rPr>
      </w:pPr>
      <w:r w:rsidRPr="00FE7127">
        <w:rPr>
          <w:sz w:val="22"/>
          <w:szCs w:val="22"/>
        </w:rPr>
        <w:t>Heath economic objectives</w:t>
      </w:r>
    </w:p>
    <w:p w14:paraId="1ACF1ABE" w14:textId="77777777" w:rsidR="001A29C3" w:rsidRPr="00FE7127" w:rsidRDefault="001A29C3" w:rsidP="000E21A1">
      <w:pPr>
        <w:rPr>
          <w:sz w:val="22"/>
          <w:szCs w:val="22"/>
        </w:rPr>
      </w:pPr>
    </w:p>
    <w:p w14:paraId="164198A8" w14:textId="77777777" w:rsidR="001A29C3" w:rsidRPr="00FE7127" w:rsidRDefault="001A29C3" w:rsidP="000E21A1">
      <w:pPr>
        <w:rPr>
          <w:sz w:val="22"/>
          <w:szCs w:val="22"/>
        </w:rPr>
      </w:pPr>
    </w:p>
    <w:p w14:paraId="6D8A3042" w14:textId="77777777" w:rsidR="001A29C3" w:rsidRPr="00FE7127" w:rsidRDefault="001A29C3" w:rsidP="000E21A1">
      <w:pPr>
        <w:rPr>
          <w:sz w:val="22"/>
          <w:szCs w:val="22"/>
        </w:rPr>
      </w:pPr>
      <w:r w:rsidRPr="00FE7127">
        <w:rPr>
          <w:sz w:val="22"/>
          <w:szCs w:val="22"/>
        </w:rPr>
        <w:t>Economic measures</w:t>
      </w:r>
    </w:p>
    <w:p w14:paraId="696A3BE6" w14:textId="77777777" w:rsidR="001A29C3" w:rsidRPr="00FE7127" w:rsidRDefault="001A29C3" w:rsidP="000E21A1">
      <w:pPr>
        <w:rPr>
          <w:sz w:val="22"/>
          <w:szCs w:val="22"/>
        </w:rPr>
      </w:pPr>
    </w:p>
    <w:p w14:paraId="2B88E45C" w14:textId="77777777" w:rsidR="001A29C3" w:rsidRPr="00524356" w:rsidRDefault="001A29C3" w:rsidP="000E21A1"/>
    <w:p w14:paraId="3DAD764A" w14:textId="62B41B13" w:rsidR="001A29C3" w:rsidRPr="00816362" w:rsidRDefault="001A29C3" w:rsidP="000E21A1">
      <w:pPr>
        <w:pStyle w:val="Heading1"/>
      </w:pPr>
      <w:r w:rsidRPr="00816362">
        <w:br w:type="page"/>
      </w:r>
      <w:r w:rsidRPr="00816362">
        <w:lastRenderedPageBreak/>
        <w:t xml:space="preserve"> </w:t>
      </w:r>
      <w:bookmarkStart w:id="265" w:name="_Toc183099302"/>
      <w:bookmarkStart w:id="266" w:name="_Toc185323590"/>
      <w:r w:rsidR="009A4FB2" w:rsidRPr="00816362">
        <w:t xml:space="preserve">Schedule Of Assessments And </w:t>
      </w:r>
      <w:commentRangeStart w:id="267"/>
      <w:r w:rsidR="009A4FB2" w:rsidRPr="00816362">
        <w:t>Measures</w:t>
      </w:r>
      <w:bookmarkEnd w:id="265"/>
      <w:bookmarkEnd w:id="266"/>
      <w:commentRangeEnd w:id="267"/>
      <w:r w:rsidR="008C5B37">
        <w:rPr>
          <w:rStyle w:val="CommentReference"/>
          <w:b w:val="0"/>
          <w:bCs w:val="0"/>
          <w:kern w:val="0"/>
          <w:lang w:val="en-US"/>
        </w:rPr>
        <w:commentReference w:id="267"/>
      </w:r>
      <w:r w:rsidRPr="00816362">
        <w:fldChar w:fldCharType="begin"/>
      </w:r>
      <w:r w:rsidRPr="00816362">
        <w:instrText xml:space="preserve"> TC "</w:instrText>
      </w:r>
      <w:bookmarkStart w:id="268" w:name="_Toc183094461"/>
      <w:r w:rsidRPr="00816362">
        <w:instrText>C)  SCHEDULE OF ASSESSMENTS AND MEASURES</w:instrText>
      </w:r>
      <w:bookmarkEnd w:id="268"/>
      <w:r w:rsidRPr="00816362">
        <w:instrText xml:space="preserve">" \f C \l "1" </w:instrText>
      </w:r>
      <w:r w:rsidRPr="00816362">
        <w:fldChar w:fldCharType="end"/>
      </w:r>
    </w:p>
    <w:p w14:paraId="429FB8B1" w14:textId="245D71B9" w:rsidR="001A29C3" w:rsidRDefault="00F04E36" w:rsidP="000E21A1">
      <w:pPr>
        <w:rPr>
          <w:i/>
          <w:iCs/>
        </w:rPr>
      </w:pPr>
      <w:r w:rsidRPr="00F04E36">
        <w:rPr>
          <w:i/>
          <w:iCs/>
          <w:highlight w:val="yellow"/>
        </w:rPr>
        <w:t>A table with timing of assessments and when measures are recorded (usually found in the protocol) should be reproduced here.</w:t>
      </w:r>
    </w:p>
    <w:p w14:paraId="25DE1763" w14:textId="77777777" w:rsidR="00D6308F" w:rsidRDefault="00D6308F" w:rsidP="000E21A1">
      <w:pPr>
        <w:rPr>
          <w:i/>
          <w:iCs/>
        </w:rPr>
      </w:pPr>
    </w:p>
    <w:p w14:paraId="343E2C22" w14:textId="77777777" w:rsidR="00D6308F" w:rsidRPr="00F04E36" w:rsidRDefault="00D6308F" w:rsidP="00D6308F"/>
    <w:p w14:paraId="7DACDAE6" w14:textId="77777777" w:rsidR="001A29C3" w:rsidRPr="00816362" w:rsidRDefault="001A29C3" w:rsidP="000E21A1">
      <w:pPr>
        <w:pStyle w:val="Heading1"/>
      </w:pPr>
      <w:bookmarkStart w:id="269" w:name="_Toc183095060"/>
      <w:bookmarkStart w:id="270" w:name="_Toc183095166"/>
      <w:bookmarkStart w:id="271" w:name="_Toc183095512"/>
      <w:bookmarkStart w:id="272" w:name="_Toc183099303"/>
      <w:bookmarkStart w:id="273" w:name="_Toc183100594"/>
      <w:bookmarkStart w:id="274" w:name="_Toc185323591"/>
      <w:bookmarkStart w:id="275" w:name="_Toc183095061"/>
      <w:bookmarkStart w:id="276" w:name="_Toc183095167"/>
      <w:bookmarkStart w:id="277" w:name="_Toc183095513"/>
      <w:bookmarkStart w:id="278" w:name="_Toc183099304"/>
      <w:bookmarkStart w:id="279" w:name="_Toc183100595"/>
      <w:bookmarkStart w:id="280" w:name="_Toc185323592"/>
      <w:bookmarkStart w:id="281" w:name="_Toc183095062"/>
      <w:bookmarkStart w:id="282" w:name="_Toc183095168"/>
      <w:bookmarkStart w:id="283" w:name="_Toc183095514"/>
      <w:bookmarkStart w:id="284" w:name="_Toc183099305"/>
      <w:bookmarkStart w:id="285" w:name="_Toc183100596"/>
      <w:bookmarkStart w:id="286" w:name="_Toc185323593"/>
      <w:bookmarkStart w:id="287" w:name="_Toc183095063"/>
      <w:bookmarkStart w:id="288" w:name="_Toc183095169"/>
      <w:bookmarkStart w:id="289" w:name="_Toc183095515"/>
      <w:bookmarkStart w:id="290" w:name="_Toc183099306"/>
      <w:bookmarkStart w:id="291" w:name="_Toc183100597"/>
      <w:bookmarkStart w:id="292" w:name="_Toc185323594"/>
      <w:bookmarkStart w:id="293" w:name="_Toc183095064"/>
      <w:bookmarkStart w:id="294" w:name="_Toc183095170"/>
      <w:bookmarkStart w:id="295" w:name="_Toc183095516"/>
      <w:bookmarkStart w:id="296" w:name="_Toc183099307"/>
      <w:bookmarkStart w:id="297" w:name="_Toc183100598"/>
      <w:bookmarkStart w:id="298" w:name="_Toc185323595"/>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rsidRPr="00816362">
        <w:br w:type="page"/>
      </w:r>
      <w:bookmarkStart w:id="299" w:name="_Toc183099308"/>
      <w:bookmarkStart w:id="300" w:name="_Toc185323596"/>
      <w:r w:rsidRPr="00816362">
        <w:lastRenderedPageBreak/>
        <w:t>Reference list</w:t>
      </w:r>
      <w:bookmarkEnd w:id="299"/>
      <w:bookmarkEnd w:id="300"/>
      <w:r w:rsidRPr="00816362">
        <w:fldChar w:fldCharType="begin"/>
      </w:r>
      <w:r w:rsidRPr="00816362">
        <w:instrText xml:space="preserve"> TC "</w:instrText>
      </w:r>
      <w:bookmarkStart w:id="301" w:name="_Toc183094462"/>
      <w:r w:rsidRPr="00816362">
        <w:instrText>Reference list</w:instrText>
      </w:r>
      <w:bookmarkEnd w:id="301"/>
      <w:r w:rsidRPr="00816362">
        <w:instrText xml:space="preserve">" \f C \l "1" </w:instrText>
      </w:r>
      <w:r w:rsidRPr="00816362">
        <w:fldChar w:fldCharType="end"/>
      </w:r>
    </w:p>
    <w:p w14:paraId="439CFD80" w14:textId="77777777" w:rsidR="00DF086F" w:rsidRDefault="00DF086F" w:rsidP="000E21A1">
      <w:pPr>
        <w:rPr>
          <w:sz w:val="22"/>
          <w:szCs w:val="22"/>
        </w:rPr>
      </w:pPr>
    </w:p>
    <w:p w14:paraId="2563FF0B" w14:textId="77777777" w:rsidR="00DF086F" w:rsidRPr="00FE7127" w:rsidRDefault="00DF086F" w:rsidP="00DF086F">
      <w:pPr>
        <w:rPr>
          <w:sz w:val="22"/>
          <w:szCs w:val="22"/>
        </w:rPr>
      </w:pPr>
      <w:r>
        <w:rPr>
          <w:sz w:val="22"/>
          <w:szCs w:val="22"/>
        </w:rPr>
        <w:t xml:space="preserve">(1) </w:t>
      </w:r>
      <w:r w:rsidRPr="00FE7127">
        <w:rPr>
          <w:sz w:val="22"/>
          <w:szCs w:val="22"/>
        </w:rPr>
        <w:t>https://www.ema.europa.eu/en/ich-e9-statistical-principles-clinical-trials-scientific-guideline</w:t>
      </w:r>
    </w:p>
    <w:p w14:paraId="083C20F7" w14:textId="77777777" w:rsidR="00DF086F" w:rsidRPr="00FE7127" w:rsidRDefault="00DF086F" w:rsidP="00DF086F">
      <w:pPr>
        <w:rPr>
          <w:sz w:val="22"/>
          <w:szCs w:val="22"/>
        </w:rPr>
      </w:pPr>
    </w:p>
    <w:p w14:paraId="05C960A7" w14:textId="77777777" w:rsidR="00DF086F" w:rsidRPr="00FE7127" w:rsidRDefault="00DF086F" w:rsidP="00DF086F">
      <w:pPr>
        <w:rPr>
          <w:sz w:val="22"/>
          <w:szCs w:val="22"/>
        </w:rPr>
      </w:pPr>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1D366FB1" w:rsidR="001A29C3" w:rsidRPr="00FE7127" w:rsidRDefault="001A29C3" w:rsidP="000E21A1">
      <w:pPr>
        <w:rPr>
          <w:sz w:val="22"/>
          <w:szCs w:val="22"/>
        </w:rPr>
      </w:pPr>
      <w:r w:rsidRPr="00FE7127">
        <w:rPr>
          <w:sz w:val="22"/>
          <w:szCs w:val="22"/>
        </w:rPr>
        <w:t>(</w:t>
      </w:r>
      <w:r w:rsidR="007014BA">
        <w:rPr>
          <w:sz w:val="22"/>
          <w:szCs w:val="22"/>
        </w:rPr>
        <w:t>3</w:t>
      </w:r>
      <w:r w:rsidRPr="00FE7127">
        <w:rPr>
          <w:sz w:val="22"/>
          <w:szCs w:val="22"/>
        </w:rPr>
        <w:t xml:space="preserve">) </w:t>
      </w:r>
      <w:r w:rsidRPr="00FE7127">
        <w:rPr>
          <w:sz w:val="22"/>
          <w:szCs w:val="22"/>
        </w:rPr>
        <w:tab/>
      </w:r>
      <w:r w:rsidR="002D431F" w:rsidRPr="002D431F">
        <w:rPr>
          <w:sz w:val="22"/>
          <w:szCs w:val="22"/>
        </w:rPr>
        <w:t>Schulz, K.F., Altman, D.G., Moher, D. et al. CONSORT 2010 Statement: updated guidelines for reporting parallel group randomised trials. BMC Med 8, 18 (2010). https://doi.org/10.1186/1741-7015-8-18</w:t>
      </w:r>
    </w:p>
    <w:p w14:paraId="0830090F" w14:textId="77777777" w:rsidR="001A29C3" w:rsidRPr="00FE7127" w:rsidRDefault="001A29C3" w:rsidP="000E21A1">
      <w:pPr>
        <w:rPr>
          <w:sz w:val="22"/>
          <w:szCs w:val="22"/>
        </w:rPr>
      </w:pPr>
    </w:p>
    <w:p w14:paraId="35D82BA3" w14:textId="3F42356B" w:rsidR="001A29C3" w:rsidRPr="00FE7127" w:rsidRDefault="001A29C3" w:rsidP="000E21A1">
      <w:pPr>
        <w:rPr>
          <w:sz w:val="22"/>
          <w:szCs w:val="22"/>
        </w:rPr>
      </w:pPr>
      <w:r w:rsidRPr="00FE7127">
        <w:rPr>
          <w:sz w:val="22"/>
          <w:szCs w:val="22"/>
        </w:rPr>
        <w:t>(</w:t>
      </w:r>
      <w:r w:rsidR="007014BA">
        <w:rPr>
          <w:sz w:val="22"/>
          <w:szCs w:val="22"/>
        </w:rPr>
        <w:t>4</w:t>
      </w:r>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sz w:val="22"/>
          <w:szCs w:val="22"/>
        </w:rPr>
      </w:pPr>
    </w:p>
    <w:p w14:paraId="739998E2" w14:textId="77777777" w:rsidR="001A29C3" w:rsidRPr="00CC7EE3" w:rsidRDefault="001A29C3" w:rsidP="000E21A1">
      <w:pPr>
        <w:rPr>
          <w:sz w:val="22"/>
          <w:szCs w:val="22"/>
        </w:rPr>
      </w:pPr>
      <w:r w:rsidRPr="00FE7127">
        <w:rPr>
          <w:sz w:val="22"/>
          <w:szCs w:val="22"/>
        </w:rPr>
        <w:fldChar w:fldCharType="end"/>
      </w:r>
    </w:p>
    <w:p w14:paraId="1581A1C2" w14:textId="19D305F4" w:rsidR="004215C5" w:rsidRPr="00524356" w:rsidRDefault="004215C5" w:rsidP="000E21A1"/>
    <w:p w14:paraId="34F2CFC1" w14:textId="77777777" w:rsidR="00A61708" w:rsidRPr="00524356" w:rsidRDefault="00A61708" w:rsidP="000E21A1"/>
    <w:p w14:paraId="744CCC37" w14:textId="77777777" w:rsidR="00A61708" w:rsidRPr="00524356" w:rsidRDefault="00A61708" w:rsidP="000E21A1"/>
    <w:p w14:paraId="4BC2DE9E" w14:textId="77777777" w:rsidR="00A61708" w:rsidRPr="00524356" w:rsidRDefault="00A61708" w:rsidP="000E21A1"/>
    <w:p w14:paraId="5F3CEF7A" w14:textId="77777777" w:rsidR="00A61708" w:rsidRPr="00524356" w:rsidRDefault="00A61708" w:rsidP="000E21A1"/>
    <w:p w14:paraId="2BBE34C7" w14:textId="77777777" w:rsidR="00A61708" w:rsidRPr="00524356" w:rsidRDefault="00A61708" w:rsidP="000E21A1"/>
    <w:p w14:paraId="605C53F2" w14:textId="77777777" w:rsidR="00A61708" w:rsidRPr="00524356" w:rsidRDefault="00A61708" w:rsidP="000E21A1"/>
    <w:p w14:paraId="04BA55CC" w14:textId="77777777" w:rsidR="00A61708" w:rsidRPr="00524356" w:rsidRDefault="00A61708" w:rsidP="000E21A1"/>
    <w:p w14:paraId="19FBA516" w14:textId="77777777" w:rsidR="00A61708" w:rsidRPr="00524356" w:rsidRDefault="00A61708" w:rsidP="000E21A1"/>
    <w:p w14:paraId="1CF11D74" w14:textId="77777777" w:rsidR="00A61708" w:rsidRPr="00524356" w:rsidRDefault="00A61708" w:rsidP="000E21A1"/>
    <w:p w14:paraId="4E24BFD3" w14:textId="77777777" w:rsidR="00A61708" w:rsidRPr="00524356" w:rsidRDefault="00A61708" w:rsidP="000E21A1"/>
    <w:p w14:paraId="113EFF16" w14:textId="77777777" w:rsidR="00A61708" w:rsidRPr="00524356" w:rsidRDefault="00A61708" w:rsidP="000E21A1"/>
    <w:p w14:paraId="1EA11A56" w14:textId="77777777" w:rsidR="00A61708" w:rsidRPr="00524356" w:rsidRDefault="00A61708" w:rsidP="000E21A1"/>
    <w:p w14:paraId="23D17C39" w14:textId="77777777" w:rsidR="00A61708" w:rsidRPr="00524356" w:rsidRDefault="00A61708" w:rsidP="000E21A1"/>
    <w:p w14:paraId="67A0A0BE" w14:textId="77777777" w:rsidR="00A61708" w:rsidRPr="00524356" w:rsidRDefault="00A61708" w:rsidP="000E21A1"/>
    <w:p w14:paraId="6EFC158F" w14:textId="77777777" w:rsidR="00A61708" w:rsidRPr="00524356" w:rsidRDefault="00A61708" w:rsidP="000E21A1"/>
    <w:p w14:paraId="7984C8E2" w14:textId="77777777" w:rsidR="00A61708" w:rsidRPr="00524356" w:rsidRDefault="00A61708" w:rsidP="000E21A1"/>
    <w:p w14:paraId="1738E477" w14:textId="77777777" w:rsidR="00A61708" w:rsidRPr="00524356" w:rsidRDefault="00A61708" w:rsidP="000E21A1"/>
    <w:p w14:paraId="56B04EF1" w14:textId="77777777" w:rsidR="00A61708" w:rsidRPr="00524356" w:rsidRDefault="00A61708" w:rsidP="000E21A1"/>
    <w:p w14:paraId="2C594997" w14:textId="77777777" w:rsidR="00A61708" w:rsidRPr="00524356" w:rsidRDefault="00A61708" w:rsidP="000E21A1"/>
    <w:p w14:paraId="6A2F9A7F" w14:textId="77777777" w:rsidR="00A61708" w:rsidRPr="00524356" w:rsidRDefault="00A61708" w:rsidP="000E21A1"/>
    <w:p w14:paraId="1DF0D075" w14:textId="77777777" w:rsidR="00A61708" w:rsidRPr="00524356" w:rsidRDefault="00A61708" w:rsidP="000E21A1"/>
    <w:p w14:paraId="6EC3E025" w14:textId="77777777" w:rsidR="00A61708" w:rsidRPr="00524356" w:rsidRDefault="00A61708" w:rsidP="000E21A1"/>
    <w:p w14:paraId="63648512" w14:textId="77777777" w:rsidR="00A61708" w:rsidRPr="00524356" w:rsidRDefault="00A61708" w:rsidP="000E21A1"/>
    <w:p w14:paraId="3A251E38" w14:textId="77777777" w:rsidR="00A61708" w:rsidRPr="00524356" w:rsidRDefault="00A61708" w:rsidP="000E21A1"/>
    <w:p w14:paraId="0ACB1F6C" w14:textId="77777777" w:rsidR="00A61708" w:rsidRPr="00524356" w:rsidRDefault="00A61708" w:rsidP="000E21A1"/>
    <w:p w14:paraId="4C3AA3B0" w14:textId="77777777" w:rsidR="00A61708" w:rsidRPr="00524356" w:rsidRDefault="00A61708" w:rsidP="000E21A1"/>
    <w:p w14:paraId="0E29FDFC" w14:textId="77777777" w:rsidR="00A61708" w:rsidRPr="00524356" w:rsidRDefault="00A61708" w:rsidP="000E21A1"/>
    <w:p w14:paraId="5A3B3575" w14:textId="77777777" w:rsidR="00A61708" w:rsidRPr="00524356" w:rsidRDefault="00A61708" w:rsidP="000E21A1"/>
    <w:p w14:paraId="13A8DD7C" w14:textId="77777777" w:rsidR="00A61708" w:rsidRPr="00524356" w:rsidRDefault="00A61708" w:rsidP="000E21A1"/>
    <w:p w14:paraId="1A64F6E7" w14:textId="77777777" w:rsidR="00A61708" w:rsidRPr="00524356" w:rsidRDefault="00A61708" w:rsidP="000E21A1"/>
    <w:p w14:paraId="5040AFD3" w14:textId="77777777" w:rsidR="00A61708" w:rsidRPr="00524356" w:rsidRDefault="00A61708" w:rsidP="000E21A1"/>
    <w:p w14:paraId="6B979579" w14:textId="77777777" w:rsidR="00A61708" w:rsidRPr="00524356" w:rsidRDefault="00A61708" w:rsidP="000E21A1"/>
    <w:p w14:paraId="2206128F" w14:textId="77777777" w:rsidR="00A61708" w:rsidRPr="00524356" w:rsidRDefault="00A61708" w:rsidP="000E21A1"/>
    <w:sectPr w:rsidR="00A61708" w:rsidRPr="00524356" w:rsidSect="00BD166D">
      <w:pgSz w:w="12240" w:h="15840"/>
      <w:pgMar w:top="1531" w:right="1247" w:bottom="1440" w:left="1247" w:header="964"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ksandra Kata" w:date="2024-09-27T14:29:00Z" w:initials="AK">
    <w:p w14:paraId="6A6EB833" w14:textId="77777777" w:rsidR="000E7D73" w:rsidRDefault="000E7D73" w:rsidP="000E7D73">
      <w:pPr>
        <w:pStyle w:val="CommentText"/>
      </w:pPr>
      <w:r>
        <w:rPr>
          <w:rStyle w:val="CommentReference"/>
        </w:rPr>
        <w:annotationRef/>
      </w:r>
      <w:r>
        <w:t>QA - Instructions page added to ensure consistency; would you like to add any other general instructions here?</w:t>
      </w:r>
    </w:p>
  </w:comment>
  <w:comment w:id="1" w:author="Aleksandra Kata" w:date="2024-11-06T15:03:00Z" w:initials="AK">
    <w:p w14:paraId="1AAE67B2" w14:textId="77777777" w:rsidR="00376F69" w:rsidRDefault="00376F69" w:rsidP="00376F69">
      <w:pPr>
        <w:pStyle w:val="CommentText"/>
      </w:pPr>
      <w:r>
        <w:rPr>
          <w:rStyle w:val="CommentReference"/>
        </w:rPr>
        <w:annotationRef/>
      </w:r>
      <w:r>
        <w:t>Document to be aligned with Guidelines for the Content of Statistical Analysis Plans in Clinical Trials (Gamble et al.)</w:t>
      </w:r>
    </w:p>
  </w:comment>
  <w:comment w:id="2" w:author="Aleksandra Kata" w:date="2024-09-27T14:35:00Z" w:initials="AK">
    <w:p w14:paraId="2FCCD8DA" w14:textId="77777777" w:rsidR="00376F69" w:rsidRDefault="00376F69" w:rsidP="00376F69">
      <w:pPr>
        <w:pStyle w:val="CommentText"/>
      </w:pPr>
      <w:r>
        <w:rPr>
          <w:rStyle w:val="CommentReference"/>
        </w:rPr>
        <w:annotationRef/>
      </w:r>
      <w:r>
        <w:t>QA added in line with SOP requirement</w:t>
      </w:r>
    </w:p>
  </w:comment>
  <w:comment w:id="4" w:author="Dominic Stringer" w:date="2024-11-21T14:18:00Z" w:initials="DS">
    <w:p w14:paraId="03BDF50A" w14:textId="77777777" w:rsidR="0058651E" w:rsidRDefault="0058651E" w:rsidP="0006583D">
      <w:pPr>
        <w:pStyle w:val="CommentText"/>
      </w:pPr>
      <w:r>
        <w:rPr>
          <w:rStyle w:val="CommentReference"/>
        </w:rPr>
        <w:annotationRef/>
      </w:r>
      <w:r>
        <w:t>I have put this signature section in but not sure if want to do this differently to align with other documents or using Adobe Sign etc</w:t>
      </w:r>
    </w:p>
  </w:comment>
  <w:comment w:id="36" w:author="Gordon Forbes" w:date="2025-09-11T11:37:00Z" w:initials="GF">
    <w:p w14:paraId="7E84A84F" w14:textId="77777777" w:rsidR="00141151" w:rsidRDefault="00141151" w:rsidP="00141151">
      <w:r>
        <w:rPr>
          <w:rStyle w:val="CommentReference"/>
        </w:rPr>
        <w:annotationRef/>
      </w:r>
      <w:r>
        <w:rPr>
          <w:sz w:val="20"/>
          <w:szCs w:val="20"/>
        </w:rPr>
        <w:t>ai generated content, confirm checked</w:t>
      </w:r>
    </w:p>
  </w:comment>
  <w:comment w:id="47" w:author="Hassan Jafari" w:date="2025-10-22T11:21:00Z" w:initials="HJ">
    <w:p w14:paraId="5DFAE595" w14:textId="77777777" w:rsidR="00480396" w:rsidRDefault="00480396" w:rsidP="00480396">
      <w:pPr>
        <w:pStyle w:val="CommentText"/>
      </w:pPr>
      <w:r>
        <w:rPr>
          <w:rStyle w:val="CommentReference"/>
        </w:rPr>
        <w:annotationRef/>
      </w:r>
      <w:r>
        <w:t>We don’t have any tag here.</w:t>
      </w:r>
      <w:r>
        <w:br/>
        <w:t>usually all of the primary and secondary outcomes are also baseline measures.</w:t>
      </w:r>
    </w:p>
  </w:comment>
  <w:comment w:id="114" w:author="Hassan Jafari" w:date="2025-11-16T17:44:00Z" w:initials="HJ">
    <w:p w14:paraId="7906B283" w14:textId="77777777" w:rsidR="00C11237" w:rsidRDefault="00C11237" w:rsidP="00C11237">
      <w:pPr>
        <w:pStyle w:val="CommentText"/>
        <w:rPr>
          <w:rtl/>
          <w:lang w:bidi="fa-IR"/>
        </w:rPr>
      </w:pPr>
      <w:r>
        <w:rPr>
          <w:rStyle w:val="CommentReference"/>
        </w:rPr>
        <w:annotationRef/>
      </w:r>
      <w:r>
        <w:t>I removed this one from the tags</w:t>
      </w:r>
    </w:p>
  </w:comment>
  <w:comment w:id="118" w:author="Hassan Jafari" w:date="2025-11-16T17:56:00Z" w:initials="HJ">
    <w:p w14:paraId="3A1C80BA" w14:textId="77777777" w:rsidR="0055697C" w:rsidRDefault="0055697C" w:rsidP="0055697C">
      <w:pPr>
        <w:pStyle w:val="CommentText"/>
      </w:pPr>
      <w:r>
        <w:rPr>
          <w:rStyle w:val="CommentReference"/>
        </w:rPr>
        <w:annotationRef/>
      </w:r>
      <w:r>
        <w:t xml:space="preserve">This has no tag yet. </w:t>
      </w:r>
    </w:p>
  </w:comment>
  <w:comment w:id="121" w:author="Hassan Jafari" w:date="2025-11-16T18:07:00Z" w:initials="HJ">
    <w:p w14:paraId="78E75FC8" w14:textId="77777777" w:rsidR="006809A4" w:rsidRDefault="006809A4" w:rsidP="006809A4">
      <w:pPr>
        <w:pStyle w:val="CommentText"/>
      </w:pPr>
      <w:r>
        <w:rPr>
          <w:rStyle w:val="CommentReference"/>
        </w:rPr>
        <w:annotationRef/>
      </w:r>
      <w:r>
        <w:t xml:space="preserve">We already had </w:t>
      </w:r>
      <w:r>
        <w:rPr>
          <w:rtl/>
          <w:lang w:bidi="fa-IR"/>
        </w:rPr>
        <w:t>}}</w:t>
      </w:r>
      <w:r>
        <w:t>adverse events</w:t>
      </w:r>
      <w:r>
        <w:rPr>
          <w:rtl/>
          <w:lang w:bidi="fa-IR"/>
        </w:rPr>
        <w:t>{{</w:t>
      </w:r>
      <w:r>
        <w:t xml:space="preserve"> tag in the outcomes. For here we should make a new one if different. </w:t>
      </w:r>
    </w:p>
  </w:comment>
  <w:comment w:id="127" w:author="Hassan Jafari" w:date="2025-11-16T17:56:00Z" w:initials="HJ">
    <w:p w14:paraId="3A8DF62B" w14:textId="5AED504E" w:rsidR="00A62FB4" w:rsidRDefault="00A62FB4" w:rsidP="00A62FB4">
      <w:pPr>
        <w:pStyle w:val="CommentText"/>
      </w:pPr>
      <w:r>
        <w:rPr>
          <w:rStyle w:val="CommentReference"/>
        </w:rPr>
        <w:annotationRef/>
      </w:r>
      <w:r>
        <w:t>What about this section?</w:t>
      </w:r>
    </w:p>
  </w:comment>
  <w:comment w:id="198" w:author="Hassan Jafari" w:date="2025-10-22T14:16:00Z" w:initials="HJ">
    <w:p w14:paraId="136EF714" w14:textId="7E584E49" w:rsidR="00DD1EA7" w:rsidRDefault="00DD1EA7" w:rsidP="00DD1EA7">
      <w:pPr>
        <w:pStyle w:val="CommentText"/>
      </w:pPr>
      <w:r>
        <w:rPr>
          <w:rStyle w:val="CommentReference"/>
        </w:rPr>
        <w:annotationRef/>
      </w:r>
      <w:r>
        <w:t>This should be covered in the primary and secondary analysis. Now time is here as a stand alone section.</w:t>
      </w:r>
    </w:p>
  </w:comment>
  <w:comment w:id="202" w:author="Hassan Jafari" w:date="2025-10-22T14:17:00Z" w:initials="HJ">
    <w:p w14:paraId="6658217B" w14:textId="77777777" w:rsidR="00EE1495" w:rsidRDefault="00EE1495" w:rsidP="00EE1495">
      <w:pPr>
        <w:pStyle w:val="CommentText"/>
      </w:pPr>
      <w:r>
        <w:rPr>
          <w:rStyle w:val="CommentReference"/>
        </w:rPr>
        <w:annotationRef/>
      </w:r>
      <w:r>
        <w:t>This also need to be covered in the primary and secondary analysis. Bit now problem to have these two section separately for calrity</w:t>
      </w:r>
    </w:p>
  </w:comment>
  <w:comment w:id="203" w:author="Hassan Jafari" w:date="2025-10-22T14:18:00Z" w:initials="HJ">
    <w:p w14:paraId="7608C09E" w14:textId="77777777" w:rsidR="00F6040C" w:rsidRDefault="00F6040C" w:rsidP="00F6040C">
      <w:pPr>
        <w:pStyle w:val="CommentText"/>
      </w:pPr>
      <w:r>
        <w:rPr>
          <w:rStyle w:val="CommentReference"/>
        </w:rPr>
        <w:annotationRef/>
      </w:r>
      <w:r>
        <w:t>I added the tags for now</w:t>
      </w:r>
    </w:p>
  </w:comment>
  <w:comment w:id="218" w:author="Hassan Jafari" w:date="2025-10-22T14:20:00Z" w:initials="HJ">
    <w:p w14:paraId="1C0E56DC" w14:textId="77777777" w:rsidR="003530BD" w:rsidRDefault="003530BD" w:rsidP="003530BD">
      <w:pPr>
        <w:pStyle w:val="CommentText"/>
      </w:pPr>
      <w:r>
        <w:rPr>
          <w:rStyle w:val="CommentReference"/>
        </w:rPr>
        <w:annotationRef/>
      </w:r>
      <w:r>
        <w:t>Can this section be a part of sensitivity analysis?</w:t>
      </w:r>
    </w:p>
  </w:comment>
  <w:comment w:id="223" w:author="Hassan Jafari" w:date="2025-10-22T14:24:00Z" w:initials="HJ">
    <w:p w14:paraId="242ABCAD" w14:textId="77777777" w:rsidR="00457542" w:rsidRDefault="00457542" w:rsidP="00457542">
      <w:pPr>
        <w:pStyle w:val="CommentText"/>
      </w:pPr>
      <w:r>
        <w:rPr>
          <w:rStyle w:val="CommentReference"/>
        </w:rPr>
        <w:annotationRef/>
      </w:r>
      <w:r>
        <w:t>I think this section should replaced to after the primary and secondary analysis</w:t>
      </w:r>
    </w:p>
  </w:comment>
  <w:comment w:id="227" w:author="Hassan Jafari" w:date="2025-10-22T14:25:00Z" w:initials="HJ">
    <w:p w14:paraId="61C61E43" w14:textId="77777777" w:rsidR="000909BA" w:rsidRDefault="000909BA" w:rsidP="000909BA">
      <w:pPr>
        <w:pStyle w:val="CommentText"/>
      </w:pPr>
      <w:r>
        <w:rPr>
          <w:rStyle w:val="CommentReference"/>
        </w:rPr>
        <w:annotationRef/>
      </w:r>
      <w:r>
        <w:t xml:space="preserve">Maybe we can have a higher level section for sensitivity analysis and add any types of related analysis under this section? </w:t>
      </w:r>
    </w:p>
  </w:comment>
  <w:comment w:id="261" w:author="Hassan Jafari" w:date="2025-10-22T14:29:00Z" w:initials="HJ">
    <w:p w14:paraId="333DF309" w14:textId="77777777" w:rsidR="00C246DB" w:rsidRDefault="00C246DB" w:rsidP="00C246DB">
      <w:pPr>
        <w:pStyle w:val="CommentText"/>
      </w:pPr>
      <w:r>
        <w:rPr>
          <w:rStyle w:val="CommentReference"/>
        </w:rPr>
        <w:annotationRef/>
      </w:r>
      <w:r>
        <w:t>We can make a prompt for AI to make a list / table for the scoring of all of the measures in the trial.</w:t>
      </w:r>
      <w:r>
        <w:br/>
        <w:t>what do you think?</w:t>
      </w:r>
    </w:p>
  </w:comment>
  <w:comment w:id="267" w:author="Hassan Jafari" w:date="2025-10-22T14:30:00Z" w:initials="HJ">
    <w:p w14:paraId="29BB22A8" w14:textId="77777777" w:rsidR="008C5B37" w:rsidRDefault="008C5B37" w:rsidP="008C5B37">
      <w:pPr>
        <w:pStyle w:val="CommentText"/>
      </w:pPr>
      <w:r>
        <w:rPr>
          <w:rStyle w:val="CommentReference"/>
        </w:rPr>
        <w:annotationRef/>
      </w:r>
      <w:r>
        <w:t>We can try and see if AI can make such a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EB833" w15:done="0"/>
  <w15:commentEx w15:paraId="1AAE67B2" w15:done="0"/>
  <w15:commentEx w15:paraId="2FCCD8DA" w15:done="0"/>
  <w15:commentEx w15:paraId="03BDF50A" w15:done="0"/>
  <w15:commentEx w15:paraId="7E84A84F" w15:done="0"/>
  <w15:commentEx w15:paraId="5DFAE595" w15:done="0"/>
  <w15:commentEx w15:paraId="7906B283" w15:done="0"/>
  <w15:commentEx w15:paraId="3A1C80BA" w15:done="0"/>
  <w15:commentEx w15:paraId="78E75FC8" w15:done="0"/>
  <w15:commentEx w15:paraId="3A8DF62B" w15:done="0"/>
  <w15:commentEx w15:paraId="136EF714" w15:done="0"/>
  <w15:commentEx w15:paraId="6658217B" w15:done="0"/>
  <w15:commentEx w15:paraId="7608C09E" w15:paraIdParent="6658217B" w15:done="0"/>
  <w15:commentEx w15:paraId="1C0E56DC" w15:done="0"/>
  <w15:commentEx w15:paraId="242ABCAD" w15:done="0"/>
  <w15:commentEx w15:paraId="61C61E43" w15:done="0"/>
  <w15:commentEx w15:paraId="333DF309" w15:done="0"/>
  <w15:commentEx w15:paraId="29BB2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E6527" w16cex:dateUtc="2024-09-27T13:29:00Z"/>
  <w16cex:commentExtensible w16cex:durableId="0F894C27" w16cex:dateUtc="2024-11-06T15:03:00Z"/>
  <w16cex:commentExtensible w16cex:durableId="3BA3FA75" w16cex:dateUtc="2024-09-27T13:35:00Z"/>
  <w16cex:commentExtensible w16cex:durableId="1A39B7B0" w16cex:dateUtc="2024-11-21T14:18:00Z"/>
  <w16cex:commentExtensible w16cex:durableId="046B71EE" w16cex:dateUtc="2025-09-11T10:37:00Z">
    <w16cex:extLst>
      <w16:ext w16:uri="{CE6994B0-6A32-4C9F-8C6B-6E91EDA988CE}">
        <cr:reactions xmlns:cr="http://schemas.microsoft.com/office/comments/2020/reactions">
          <cr:reaction reactionType="1">
            <cr:reactionInfo dateUtc="2025-09-11T10:37:21Z">
              <cr:user userId="S::k1811974@kcl.ac.uk::7227b401-6869-4e99-b13c-21ab252975b9" userProvider="AD" userName="Gordon Forbes"/>
            </cr:reactionInfo>
          </cr:reaction>
        </cr:reactions>
      </w16:ext>
    </w16cex:extLst>
  </w16cex:commentExtensible>
  <w16cex:commentExtensible w16cex:durableId="21058514" w16cex:dateUtc="2025-10-22T10:21:00Z"/>
  <w16cex:commentExtensible w16cex:durableId="5E04373E" w16cex:dateUtc="2025-11-16T17:44:00Z"/>
  <w16cex:commentExtensible w16cex:durableId="71262F9B" w16cex:dateUtc="2025-11-16T17:56:00Z"/>
  <w16cex:commentExtensible w16cex:durableId="3E40C66F" w16cex:dateUtc="2025-11-16T18:07:00Z"/>
  <w16cex:commentExtensible w16cex:durableId="674A78E1" w16cex:dateUtc="2025-11-16T17:56:00Z"/>
  <w16cex:commentExtensible w16cex:durableId="35069923" w16cex:dateUtc="2025-10-22T13:16:00Z"/>
  <w16cex:commentExtensible w16cex:durableId="6E26FB45" w16cex:dateUtc="2025-10-22T13:17:00Z"/>
  <w16cex:commentExtensible w16cex:durableId="22D0B285" w16cex:dateUtc="2025-10-22T13:18:00Z"/>
  <w16cex:commentExtensible w16cex:durableId="3665F598" w16cex:dateUtc="2025-10-22T13:20:00Z"/>
  <w16cex:commentExtensible w16cex:durableId="49C1CC0F" w16cex:dateUtc="2025-10-22T13:24:00Z"/>
  <w16cex:commentExtensible w16cex:durableId="3EA0E8F2" w16cex:dateUtc="2025-10-22T13:25:00Z"/>
  <w16cex:commentExtensible w16cex:durableId="10457FF6" w16cex:dateUtc="2025-10-22T13:29:00Z"/>
  <w16cex:commentExtensible w16cex:durableId="0000BCDA" w16cex:dateUtc="2025-10-22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EB833" w16cid:durableId="4EDE6527"/>
  <w16cid:commentId w16cid:paraId="1AAE67B2" w16cid:durableId="0F894C27"/>
  <w16cid:commentId w16cid:paraId="2FCCD8DA" w16cid:durableId="3BA3FA75"/>
  <w16cid:commentId w16cid:paraId="03BDF50A" w16cid:durableId="1A39B7B0"/>
  <w16cid:commentId w16cid:paraId="7E84A84F" w16cid:durableId="046B71EE"/>
  <w16cid:commentId w16cid:paraId="5DFAE595" w16cid:durableId="21058514"/>
  <w16cid:commentId w16cid:paraId="7906B283" w16cid:durableId="5E04373E"/>
  <w16cid:commentId w16cid:paraId="3A1C80BA" w16cid:durableId="71262F9B"/>
  <w16cid:commentId w16cid:paraId="78E75FC8" w16cid:durableId="3E40C66F"/>
  <w16cid:commentId w16cid:paraId="3A8DF62B" w16cid:durableId="674A78E1"/>
  <w16cid:commentId w16cid:paraId="136EF714" w16cid:durableId="35069923"/>
  <w16cid:commentId w16cid:paraId="6658217B" w16cid:durableId="6E26FB45"/>
  <w16cid:commentId w16cid:paraId="7608C09E" w16cid:durableId="22D0B285"/>
  <w16cid:commentId w16cid:paraId="1C0E56DC" w16cid:durableId="3665F598"/>
  <w16cid:commentId w16cid:paraId="242ABCAD" w16cid:durableId="49C1CC0F"/>
  <w16cid:commentId w16cid:paraId="61C61E43" w16cid:durableId="3EA0E8F2"/>
  <w16cid:commentId w16cid:paraId="333DF309" w16cid:durableId="10457FF6"/>
  <w16cid:commentId w16cid:paraId="29BB22A8" w16cid:durableId="0000B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6060" w14:textId="77777777" w:rsidR="00485027" w:rsidRDefault="00485027" w:rsidP="000E21A1">
      <w:r>
        <w:separator/>
      </w:r>
    </w:p>
    <w:p w14:paraId="6C3512D2" w14:textId="77777777" w:rsidR="00485027" w:rsidRDefault="00485027" w:rsidP="000E21A1"/>
  </w:endnote>
  <w:endnote w:type="continuationSeparator" w:id="0">
    <w:p w14:paraId="24F599FE" w14:textId="77777777" w:rsidR="00485027" w:rsidRDefault="00485027" w:rsidP="000E21A1">
      <w:r>
        <w:continuationSeparator/>
      </w:r>
    </w:p>
    <w:p w14:paraId="7D216868" w14:textId="77777777" w:rsidR="00485027" w:rsidRDefault="00485027" w:rsidP="000E21A1"/>
  </w:endnote>
  <w:endnote w:type="continuationNotice" w:id="1">
    <w:p w14:paraId="32456ED9" w14:textId="77777777" w:rsidR="00485027" w:rsidRDefault="00485027" w:rsidP="000E21A1"/>
    <w:p w14:paraId="2CBA519A" w14:textId="77777777" w:rsidR="00485027" w:rsidRDefault="00485027"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39F5" w14:textId="77777777" w:rsidR="003B065C" w:rsidRPr="00E77884" w:rsidRDefault="003B065C" w:rsidP="003B065C">
    <w:pPr>
      <w:spacing w:line="160" w:lineRule="exact"/>
      <w:ind w:left="-425"/>
      <w:contextualSpacing/>
      <w:jc w:val="both"/>
      <w:rPr>
        <w:sz w:val="16"/>
        <w:szCs w:val="16"/>
      </w:rPr>
    </w:pPr>
    <w:r w:rsidRPr="00E77884">
      <w:rPr>
        <w:b/>
        <w:sz w:val="16"/>
        <w:szCs w:val="16"/>
      </w:rPr>
      <w:t xml:space="preserve">Confidentiality and Copyright: </w:t>
    </w:r>
    <w:r w:rsidRPr="00E77884">
      <w:rPr>
        <w:sz w:val="16"/>
        <w:szCs w:val="16"/>
      </w:rPr>
      <w:t xml:space="preserve">This document is confidential and property of </w:t>
    </w:r>
    <w:r w:rsidRPr="00E77884">
      <w:rPr>
        <w:i/>
        <w:color w:val="FF0000"/>
        <w:sz w:val="16"/>
        <w:szCs w:val="16"/>
      </w:rPr>
      <w:t>King’s Clinical Trials Unit</w:t>
    </w:r>
    <w:r w:rsidRPr="00E77884">
      <w:rPr>
        <w:i/>
        <w:color w:val="333399"/>
        <w:sz w:val="16"/>
        <w:szCs w:val="16"/>
      </w:rPr>
      <w:t xml:space="preserve">. </w:t>
    </w:r>
    <w:r w:rsidRPr="00E77884">
      <w:rPr>
        <w:sz w:val="16"/>
        <w:szCs w:val="16"/>
      </w:rPr>
      <w:t xml:space="preserve">This document may not be copied, disclosed, distributed used or destroyed in whole or in part without the prior written consent of </w:t>
    </w:r>
    <w:r w:rsidRPr="00E77884">
      <w:rPr>
        <w:i/>
        <w:color w:val="FF0000"/>
        <w:sz w:val="16"/>
        <w:szCs w:val="16"/>
      </w:rPr>
      <w:t xml:space="preserve">King’s Clinical Trials Unit. </w:t>
    </w:r>
    <w:r w:rsidRPr="00E77884">
      <w:rPr>
        <w:sz w:val="16"/>
        <w:szCs w:val="16"/>
      </w:rPr>
      <w:t>The electronic version of this document is the latest version. It is responsibility of the individual to ensure that any paper material is the current version. Printed material is uncontrolled documentation.</w:t>
    </w:r>
  </w:p>
  <w:p w14:paraId="065E34D5" w14:textId="77777777" w:rsidR="003B065C" w:rsidRPr="00E77884" w:rsidRDefault="003B065C" w:rsidP="003B065C">
    <w:pPr>
      <w:pStyle w:val="Footer"/>
      <w:pBdr>
        <w:top w:val="single" w:sz="6" w:space="0" w:color="auto"/>
      </w:pBdr>
      <w:tabs>
        <w:tab w:val="left" w:pos="2554"/>
        <w:tab w:val="right" w:pos="9639"/>
      </w:tabs>
      <w:spacing w:after="600"/>
      <w:ind w:left="-426"/>
      <w:rPr>
        <w:i/>
        <w:sz w:val="20"/>
        <w:szCs w:val="20"/>
      </w:rPr>
    </w:pPr>
    <w:r w:rsidRPr="00E77884">
      <w:rPr>
        <w:sz w:val="20"/>
        <w:szCs w:val="20"/>
      </w:rPr>
      <w:t>Q-</w:t>
    </w:r>
    <w:r>
      <w:rPr>
        <w:sz w:val="20"/>
        <w:szCs w:val="20"/>
      </w:rPr>
      <w:t>162</w:t>
    </w:r>
    <w:r w:rsidRPr="00E77884">
      <w:rPr>
        <w:sz w:val="20"/>
        <w:szCs w:val="20"/>
      </w:rPr>
      <w:t xml:space="preserve"> (</w:t>
    </w:r>
    <w:r>
      <w:rPr>
        <w:sz w:val="20"/>
        <w:szCs w:val="20"/>
      </w:rPr>
      <w:t>SAP Template</w:t>
    </w:r>
    <w:r w:rsidRPr="00E77884">
      <w:rPr>
        <w:sz w:val="20"/>
        <w:szCs w:val="20"/>
      </w:rPr>
      <w:t>)</w:t>
    </w:r>
    <w:r>
      <w:rPr>
        <w:sz w:val="20"/>
        <w:szCs w:val="20"/>
      </w:rPr>
      <w:t xml:space="preserve"> V2.0</w:t>
    </w:r>
    <w:r w:rsidRPr="00E77884">
      <w:rPr>
        <w:sz w:val="20"/>
        <w:szCs w:val="20"/>
      </w:rPr>
      <w:tab/>
    </w:r>
    <w:r w:rsidRPr="00E77884">
      <w:rPr>
        <w:sz w:val="20"/>
        <w:szCs w:val="20"/>
      </w:rPr>
      <w:tab/>
    </w:r>
    <w:r>
      <w:rPr>
        <w:sz w:val="20"/>
        <w:szCs w:val="20"/>
      </w:rPr>
      <w:tab/>
    </w:r>
    <w:r>
      <w:rPr>
        <w:sz w:val="20"/>
        <w:szCs w:val="20"/>
      </w:rPr>
      <w:tab/>
    </w:r>
    <w:r w:rsidRPr="00E77884">
      <w:rPr>
        <w:sz w:val="20"/>
        <w:szCs w:val="20"/>
      </w:rPr>
      <w:t xml:space="preserve">Page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PAGE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w:t>
    </w:r>
    <w:r w:rsidRPr="00E77884">
      <w:rPr>
        <w:rStyle w:val="PageNumber"/>
        <w:rFonts w:asciiTheme="minorHAnsi" w:hAnsiTheme="minorHAnsi" w:cstheme="minorHAnsi"/>
        <w:sz w:val="20"/>
        <w:szCs w:val="20"/>
      </w:rPr>
      <w:fldChar w:fldCharType="end"/>
    </w:r>
    <w:r w:rsidRPr="00E77884">
      <w:rPr>
        <w:rStyle w:val="PageNumber"/>
        <w:rFonts w:asciiTheme="minorHAnsi" w:hAnsiTheme="minorHAnsi" w:cstheme="minorHAnsi"/>
        <w:sz w:val="20"/>
        <w:szCs w:val="20"/>
      </w:rPr>
      <w:t xml:space="preserve"> of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NUMPAGES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16</w:t>
    </w:r>
    <w:r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6985" w14:textId="77777777" w:rsidR="00485027" w:rsidRDefault="00485027" w:rsidP="000E21A1">
      <w:r>
        <w:separator/>
      </w:r>
    </w:p>
    <w:p w14:paraId="6F79D64D" w14:textId="77777777" w:rsidR="00485027" w:rsidRDefault="00485027" w:rsidP="000E21A1"/>
  </w:footnote>
  <w:footnote w:type="continuationSeparator" w:id="0">
    <w:p w14:paraId="38E6FC50" w14:textId="77777777" w:rsidR="00485027" w:rsidRDefault="00485027" w:rsidP="000E21A1">
      <w:r>
        <w:continuationSeparator/>
      </w:r>
    </w:p>
    <w:p w14:paraId="106A5C16" w14:textId="77777777" w:rsidR="00485027" w:rsidRDefault="00485027" w:rsidP="000E21A1"/>
  </w:footnote>
  <w:footnote w:type="continuationNotice" w:id="1">
    <w:p w14:paraId="5EB21B31" w14:textId="77777777" w:rsidR="00485027" w:rsidRDefault="00485027" w:rsidP="000E21A1"/>
    <w:p w14:paraId="71CA1FA8" w14:textId="77777777" w:rsidR="00485027" w:rsidRDefault="00485027"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485027" w:rsidP="000E21A1">
    <w:pPr>
      <w:pStyle w:val="Header"/>
    </w:pPr>
    <w:ins w:id="257" w:author="Aleksandra Kata" w:date="2024-11-21T01:56:00Z" w16du:dateUtc="2024-11-21T01:56:00Z">
      <w:r>
        <w:rPr>
          <w:noProof/>
        </w:rPr>
        <w:pict w14:anchorId="74D63A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4636427E" w:rsidR="00DC0BCE" w:rsidRDefault="00485027" w:rsidP="000E21A1">
    <w:pPr>
      <w:pStyle w:val="Header"/>
      <w:rPr>
        <w:color w:val="215868"/>
        <w:sz w:val="36"/>
      </w:rPr>
    </w:pPr>
    <w:r>
      <w:rPr>
        <w:noProof/>
      </w:rPr>
      <w:pict w14:anchorId="092144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262738DB">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descr="KCL_no UoL_letterhead_3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914400" y="28575"/>
                          <a:ext cx="689610" cy="505460"/>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3C34171C" id="Group 7" o:spid="_x0000_s1026" style="position:absolute;margin-left:361.5pt;margin-top:-23.3pt;width:126.3pt;height:42.05pt;z-index:251658240" coordsize="16040,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KCL_no UoL_letterhead_32" style="position:absolute;left:9144;top:285;width:6896;height: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">
                <v:imagedata r:id="rId3" o:title="KCL_no UoL_letterhead_32"/>
              </v:shape>
              <v:shape id="Picture 6" o:spid="_x0000_s1028" type="#_x0000_t75" alt="CTU_Colour_logo.JPG" style="position:absolute;width:8496;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&#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4A016C" w:rsidRPr="00202B4E">
      <w:rPr>
        <w:i/>
        <w:smallCaps/>
        <w:szCs w:val="32"/>
        <w:highlight w:val="yellow"/>
      </w:rPr>
      <w:t>[</w:t>
    </w:r>
    <w:r w:rsidR="004F1ED5">
      <w:rPr>
        <w:i/>
        <w:smallCaps/>
        <w:szCs w:val="32"/>
        <w:highlight w:val="yellow"/>
      </w:rPr>
      <w:t>{trial_acronym}}</w:t>
    </w:r>
    <w:r w:rsidR="004A016C" w:rsidRPr="00202B4E">
      <w:rPr>
        <w:i/>
        <w:smallCaps/>
        <w:szCs w:val="32"/>
        <w:highlight w:val="yellow"/>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485027" w:rsidP="000E21A1">
    <w:pPr>
      <w:pStyle w:val="Header"/>
    </w:pPr>
    <w:ins w:id="258" w:author="Aleksandra Kata" w:date="2024-11-21T01:56:00Z" w16du:dateUtc="2024-11-21T01:56:00Z">
      <w:r>
        <w:rPr>
          <w:noProof/>
        </w:rPr>
        <w:pict w14:anchorId="2C3249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D4160B42"/>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1"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3"/>
  </w:num>
  <w:num w:numId="3" w16cid:durableId="898399434">
    <w:abstractNumId w:val="9"/>
  </w:num>
  <w:num w:numId="4" w16cid:durableId="408575315">
    <w:abstractNumId w:val="22"/>
  </w:num>
  <w:num w:numId="5" w16cid:durableId="1484588724">
    <w:abstractNumId w:val="21"/>
  </w:num>
  <w:num w:numId="6" w16cid:durableId="11611291">
    <w:abstractNumId w:val="18"/>
  </w:num>
  <w:num w:numId="7" w16cid:durableId="1406218651">
    <w:abstractNumId w:val="32"/>
  </w:num>
  <w:num w:numId="8" w16cid:durableId="1915771571">
    <w:abstractNumId w:val="25"/>
  </w:num>
  <w:num w:numId="9" w16cid:durableId="1690906471">
    <w:abstractNumId w:val="24"/>
  </w:num>
  <w:num w:numId="10" w16cid:durableId="909576110">
    <w:abstractNumId w:val="17"/>
  </w:num>
  <w:num w:numId="11" w16cid:durableId="746533765">
    <w:abstractNumId w:val="7"/>
  </w:num>
  <w:num w:numId="12" w16cid:durableId="1366785425">
    <w:abstractNumId w:val="25"/>
  </w:num>
  <w:num w:numId="13" w16cid:durableId="441921288">
    <w:abstractNumId w:val="34"/>
  </w:num>
  <w:num w:numId="14" w16cid:durableId="1004667530">
    <w:abstractNumId w:val="35"/>
  </w:num>
  <w:num w:numId="15" w16cid:durableId="995375162">
    <w:abstractNumId w:val="19"/>
  </w:num>
  <w:num w:numId="16" w16cid:durableId="2043020564">
    <w:abstractNumId w:val="8"/>
  </w:num>
  <w:num w:numId="17" w16cid:durableId="1014065780">
    <w:abstractNumId w:val="28"/>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0"/>
  </w:num>
  <w:num w:numId="24" w16cid:durableId="664170871">
    <w:abstractNumId w:val="13"/>
  </w:num>
  <w:num w:numId="25" w16cid:durableId="969213192">
    <w:abstractNumId w:val="26"/>
  </w:num>
  <w:num w:numId="26" w16cid:durableId="1341808922">
    <w:abstractNumId w:val="16"/>
  </w:num>
  <w:num w:numId="27" w16cid:durableId="717971699">
    <w:abstractNumId w:val="29"/>
  </w:num>
  <w:num w:numId="28" w16cid:durableId="1379553430">
    <w:abstractNumId w:val="23"/>
  </w:num>
  <w:num w:numId="29" w16cid:durableId="818352230">
    <w:abstractNumId w:val="23"/>
  </w:num>
  <w:num w:numId="30" w16cid:durableId="936979523">
    <w:abstractNumId w:val="2"/>
  </w:num>
  <w:num w:numId="31" w16cid:durableId="902983870">
    <w:abstractNumId w:val="6"/>
  </w:num>
  <w:num w:numId="32" w16cid:durableId="1788498992">
    <w:abstractNumId w:val="31"/>
  </w:num>
  <w:num w:numId="33" w16cid:durableId="1637025581">
    <w:abstractNumId w:val="14"/>
  </w:num>
  <w:num w:numId="34" w16cid:durableId="351565862">
    <w:abstractNumId w:val="15"/>
  </w:num>
  <w:num w:numId="35" w16cid:durableId="1872186368">
    <w:abstractNumId w:val="30"/>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7"/>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ksandra Kata">
    <w15:presenceInfo w15:providerId="AD" w15:userId="S::k1469387@kcl.ac.uk::a9d2d78e-ce8f-44fa-9e6e-b99ab186e138"/>
  </w15:person>
  <w15:person w15:author="Dominic Stringer">
    <w15:presenceInfo w15:providerId="AD" w15:userId="S::k0957780@kcl.ac.uk::491926c3-057a-433f-9320-4800e6654b6f"/>
  </w15:person>
  <w15:person w15:author="Gordon Forbes">
    <w15:presenceInfo w15:providerId="AD" w15:userId="S::k1811974@kcl.ac.uk::7227b401-6869-4e99-b13c-21ab252975b9"/>
  </w15:person>
  <w15:person w15:author="Hassan Jafari">
    <w15:presenceInfo w15:providerId="AD" w15:userId="S::k1806653@kcl.ac.uk::34669cc9-e636-4f1b-91bf-eb2587bca8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39A9"/>
    <w:rsid w:val="00010847"/>
    <w:rsid w:val="00021508"/>
    <w:rsid w:val="000230AB"/>
    <w:rsid w:val="000255A5"/>
    <w:rsid w:val="00026451"/>
    <w:rsid w:val="00026764"/>
    <w:rsid w:val="000310E1"/>
    <w:rsid w:val="00032ABD"/>
    <w:rsid w:val="00032BC9"/>
    <w:rsid w:val="000338F1"/>
    <w:rsid w:val="00042D41"/>
    <w:rsid w:val="000431B9"/>
    <w:rsid w:val="0004453D"/>
    <w:rsid w:val="0004461E"/>
    <w:rsid w:val="00044FAF"/>
    <w:rsid w:val="00052177"/>
    <w:rsid w:val="00056853"/>
    <w:rsid w:val="000645C9"/>
    <w:rsid w:val="0006583D"/>
    <w:rsid w:val="000667D0"/>
    <w:rsid w:val="00067006"/>
    <w:rsid w:val="0008174A"/>
    <w:rsid w:val="00081C75"/>
    <w:rsid w:val="000909BA"/>
    <w:rsid w:val="00092643"/>
    <w:rsid w:val="0009292A"/>
    <w:rsid w:val="000952FA"/>
    <w:rsid w:val="000A0463"/>
    <w:rsid w:val="000A046F"/>
    <w:rsid w:val="000A10D0"/>
    <w:rsid w:val="000A6B32"/>
    <w:rsid w:val="000A7495"/>
    <w:rsid w:val="000B3616"/>
    <w:rsid w:val="000B3AB0"/>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124BA"/>
    <w:rsid w:val="0011256A"/>
    <w:rsid w:val="001169BA"/>
    <w:rsid w:val="0012049B"/>
    <w:rsid w:val="001253BD"/>
    <w:rsid w:val="00125D58"/>
    <w:rsid w:val="00130040"/>
    <w:rsid w:val="00130E1C"/>
    <w:rsid w:val="001314E7"/>
    <w:rsid w:val="00131557"/>
    <w:rsid w:val="00131562"/>
    <w:rsid w:val="0013167F"/>
    <w:rsid w:val="00131891"/>
    <w:rsid w:val="0013287F"/>
    <w:rsid w:val="00133416"/>
    <w:rsid w:val="001337E6"/>
    <w:rsid w:val="00140EF2"/>
    <w:rsid w:val="00141151"/>
    <w:rsid w:val="001412D1"/>
    <w:rsid w:val="001426E9"/>
    <w:rsid w:val="001442B0"/>
    <w:rsid w:val="00144D69"/>
    <w:rsid w:val="001476E1"/>
    <w:rsid w:val="001502A8"/>
    <w:rsid w:val="00154D88"/>
    <w:rsid w:val="00160B36"/>
    <w:rsid w:val="00161039"/>
    <w:rsid w:val="0016155C"/>
    <w:rsid w:val="00161A15"/>
    <w:rsid w:val="00164D3D"/>
    <w:rsid w:val="00166FFA"/>
    <w:rsid w:val="00167CDD"/>
    <w:rsid w:val="001715D4"/>
    <w:rsid w:val="00173B69"/>
    <w:rsid w:val="00176882"/>
    <w:rsid w:val="001809BF"/>
    <w:rsid w:val="00180BAE"/>
    <w:rsid w:val="001829A6"/>
    <w:rsid w:val="001847E1"/>
    <w:rsid w:val="00186FC5"/>
    <w:rsid w:val="00191400"/>
    <w:rsid w:val="0019145C"/>
    <w:rsid w:val="0019147C"/>
    <w:rsid w:val="00191B15"/>
    <w:rsid w:val="00193722"/>
    <w:rsid w:val="0019511E"/>
    <w:rsid w:val="00196135"/>
    <w:rsid w:val="00197465"/>
    <w:rsid w:val="001A29C3"/>
    <w:rsid w:val="001B6FEF"/>
    <w:rsid w:val="001C23FF"/>
    <w:rsid w:val="001C3A1A"/>
    <w:rsid w:val="001C540A"/>
    <w:rsid w:val="001D0C90"/>
    <w:rsid w:val="001D6202"/>
    <w:rsid w:val="001D6589"/>
    <w:rsid w:val="001E423A"/>
    <w:rsid w:val="001E794E"/>
    <w:rsid w:val="001F38AF"/>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6045"/>
    <w:rsid w:val="002613A3"/>
    <w:rsid w:val="00261A21"/>
    <w:rsid w:val="00262D66"/>
    <w:rsid w:val="002663E0"/>
    <w:rsid w:val="00266F3F"/>
    <w:rsid w:val="00272374"/>
    <w:rsid w:val="00273344"/>
    <w:rsid w:val="00277BD3"/>
    <w:rsid w:val="00280277"/>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4D67"/>
    <w:rsid w:val="002B6CE9"/>
    <w:rsid w:val="002C0046"/>
    <w:rsid w:val="002C0412"/>
    <w:rsid w:val="002C23DA"/>
    <w:rsid w:val="002C39A1"/>
    <w:rsid w:val="002C4791"/>
    <w:rsid w:val="002C55C3"/>
    <w:rsid w:val="002C5A8F"/>
    <w:rsid w:val="002C7A7F"/>
    <w:rsid w:val="002D0252"/>
    <w:rsid w:val="002D258E"/>
    <w:rsid w:val="002D431F"/>
    <w:rsid w:val="002D4482"/>
    <w:rsid w:val="002D5545"/>
    <w:rsid w:val="002E14A8"/>
    <w:rsid w:val="002E3C58"/>
    <w:rsid w:val="002E51D1"/>
    <w:rsid w:val="002E617B"/>
    <w:rsid w:val="002E6E39"/>
    <w:rsid w:val="002F2939"/>
    <w:rsid w:val="002F34C8"/>
    <w:rsid w:val="002F6F20"/>
    <w:rsid w:val="00303069"/>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00B"/>
    <w:rsid w:val="00342B4E"/>
    <w:rsid w:val="00345422"/>
    <w:rsid w:val="003502FA"/>
    <w:rsid w:val="003530BD"/>
    <w:rsid w:val="003549E8"/>
    <w:rsid w:val="0035603B"/>
    <w:rsid w:val="003565FC"/>
    <w:rsid w:val="00356734"/>
    <w:rsid w:val="00361655"/>
    <w:rsid w:val="00362E13"/>
    <w:rsid w:val="00367767"/>
    <w:rsid w:val="0037168F"/>
    <w:rsid w:val="00374F97"/>
    <w:rsid w:val="00375D14"/>
    <w:rsid w:val="00376F69"/>
    <w:rsid w:val="003812F9"/>
    <w:rsid w:val="00382A82"/>
    <w:rsid w:val="003839F0"/>
    <w:rsid w:val="00384842"/>
    <w:rsid w:val="00384BA7"/>
    <w:rsid w:val="00384F73"/>
    <w:rsid w:val="0038685F"/>
    <w:rsid w:val="00386A83"/>
    <w:rsid w:val="00390E6D"/>
    <w:rsid w:val="00396AA0"/>
    <w:rsid w:val="003A09EE"/>
    <w:rsid w:val="003A19D9"/>
    <w:rsid w:val="003A3849"/>
    <w:rsid w:val="003A39B7"/>
    <w:rsid w:val="003B065C"/>
    <w:rsid w:val="003B3126"/>
    <w:rsid w:val="003B5F55"/>
    <w:rsid w:val="003C3E3F"/>
    <w:rsid w:val="003D042B"/>
    <w:rsid w:val="003D326A"/>
    <w:rsid w:val="003D4D12"/>
    <w:rsid w:val="003D56D3"/>
    <w:rsid w:val="003D6336"/>
    <w:rsid w:val="003E15A2"/>
    <w:rsid w:val="003E4FDB"/>
    <w:rsid w:val="003E5604"/>
    <w:rsid w:val="003E5985"/>
    <w:rsid w:val="003E6147"/>
    <w:rsid w:val="003E79E4"/>
    <w:rsid w:val="003F1350"/>
    <w:rsid w:val="003F1CC2"/>
    <w:rsid w:val="003F29DC"/>
    <w:rsid w:val="003F2E8D"/>
    <w:rsid w:val="003F329A"/>
    <w:rsid w:val="003F4F36"/>
    <w:rsid w:val="003F5401"/>
    <w:rsid w:val="00405683"/>
    <w:rsid w:val="00407068"/>
    <w:rsid w:val="0041475A"/>
    <w:rsid w:val="0041494B"/>
    <w:rsid w:val="0041554A"/>
    <w:rsid w:val="004178B8"/>
    <w:rsid w:val="00417F06"/>
    <w:rsid w:val="004215C5"/>
    <w:rsid w:val="0042295E"/>
    <w:rsid w:val="00426E90"/>
    <w:rsid w:val="004355DC"/>
    <w:rsid w:val="004359CF"/>
    <w:rsid w:val="0044043A"/>
    <w:rsid w:val="00440A46"/>
    <w:rsid w:val="0044350D"/>
    <w:rsid w:val="00444707"/>
    <w:rsid w:val="00446461"/>
    <w:rsid w:val="00452756"/>
    <w:rsid w:val="00456000"/>
    <w:rsid w:val="00457542"/>
    <w:rsid w:val="00465A16"/>
    <w:rsid w:val="00465C50"/>
    <w:rsid w:val="00470191"/>
    <w:rsid w:val="00473944"/>
    <w:rsid w:val="00473DFB"/>
    <w:rsid w:val="004749A5"/>
    <w:rsid w:val="004754D2"/>
    <w:rsid w:val="00480396"/>
    <w:rsid w:val="004813C3"/>
    <w:rsid w:val="0048196B"/>
    <w:rsid w:val="00485027"/>
    <w:rsid w:val="0048724E"/>
    <w:rsid w:val="0049079F"/>
    <w:rsid w:val="00491610"/>
    <w:rsid w:val="00493789"/>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E33"/>
    <w:rsid w:val="004E7368"/>
    <w:rsid w:val="004F1ED5"/>
    <w:rsid w:val="004F22B9"/>
    <w:rsid w:val="004F7685"/>
    <w:rsid w:val="0050361E"/>
    <w:rsid w:val="00505C2A"/>
    <w:rsid w:val="00512D2E"/>
    <w:rsid w:val="00512EC7"/>
    <w:rsid w:val="005139B0"/>
    <w:rsid w:val="005207EA"/>
    <w:rsid w:val="005232C8"/>
    <w:rsid w:val="00524356"/>
    <w:rsid w:val="005256F3"/>
    <w:rsid w:val="005266C6"/>
    <w:rsid w:val="00527061"/>
    <w:rsid w:val="00540AD9"/>
    <w:rsid w:val="0054100B"/>
    <w:rsid w:val="00542F99"/>
    <w:rsid w:val="005433F1"/>
    <w:rsid w:val="00545227"/>
    <w:rsid w:val="0054724B"/>
    <w:rsid w:val="00554C35"/>
    <w:rsid w:val="00555C82"/>
    <w:rsid w:val="0055697C"/>
    <w:rsid w:val="00557B3C"/>
    <w:rsid w:val="005648EE"/>
    <w:rsid w:val="0056753F"/>
    <w:rsid w:val="00570CAD"/>
    <w:rsid w:val="00571E40"/>
    <w:rsid w:val="00572E4F"/>
    <w:rsid w:val="00581C8A"/>
    <w:rsid w:val="00582B39"/>
    <w:rsid w:val="00585950"/>
    <w:rsid w:val="0058651E"/>
    <w:rsid w:val="005870C5"/>
    <w:rsid w:val="00591DB4"/>
    <w:rsid w:val="005934EF"/>
    <w:rsid w:val="00597298"/>
    <w:rsid w:val="005A4ADE"/>
    <w:rsid w:val="005A5774"/>
    <w:rsid w:val="005A6B56"/>
    <w:rsid w:val="005B2213"/>
    <w:rsid w:val="005B37B2"/>
    <w:rsid w:val="005B7098"/>
    <w:rsid w:val="005C06DA"/>
    <w:rsid w:val="005C0966"/>
    <w:rsid w:val="005C591E"/>
    <w:rsid w:val="005D2D2E"/>
    <w:rsid w:val="005D7FDC"/>
    <w:rsid w:val="005E1224"/>
    <w:rsid w:val="005E2877"/>
    <w:rsid w:val="005E7030"/>
    <w:rsid w:val="005E7399"/>
    <w:rsid w:val="005E7C07"/>
    <w:rsid w:val="005E7FA3"/>
    <w:rsid w:val="005F2D25"/>
    <w:rsid w:val="005F4D8A"/>
    <w:rsid w:val="005F4EBF"/>
    <w:rsid w:val="005F5FF8"/>
    <w:rsid w:val="006012BC"/>
    <w:rsid w:val="0060417E"/>
    <w:rsid w:val="00611850"/>
    <w:rsid w:val="00611EB9"/>
    <w:rsid w:val="006123DA"/>
    <w:rsid w:val="006127D4"/>
    <w:rsid w:val="0061545D"/>
    <w:rsid w:val="00615B1E"/>
    <w:rsid w:val="00623654"/>
    <w:rsid w:val="00626125"/>
    <w:rsid w:val="00626C49"/>
    <w:rsid w:val="00633C73"/>
    <w:rsid w:val="00633DD7"/>
    <w:rsid w:val="006370D5"/>
    <w:rsid w:val="00641CF8"/>
    <w:rsid w:val="006435DE"/>
    <w:rsid w:val="0064532E"/>
    <w:rsid w:val="006462A7"/>
    <w:rsid w:val="00652F0F"/>
    <w:rsid w:val="006551C4"/>
    <w:rsid w:val="0065627C"/>
    <w:rsid w:val="00656FD1"/>
    <w:rsid w:val="00661526"/>
    <w:rsid w:val="00663F52"/>
    <w:rsid w:val="00665887"/>
    <w:rsid w:val="00666A80"/>
    <w:rsid w:val="006677FB"/>
    <w:rsid w:val="00667A44"/>
    <w:rsid w:val="0067012E"/>
    <w:rsid w:val="0067621E"/>
    <w:rsid w:val="006809A4"/>
    <w:rsid w:val="0068160A"/>
    <w:rsid w:val="00684692"/>
    <w:rsid w:val="00691145"/>
    <w:rsid w:val="00691231"/>
    <w:rsid w:val="00693554"/>
    <w:rsid w:val="006A0D1F"/>
    <w:rsid w:val="006A2365"/>
    <w:rsid w:val="006A7D26"/>
    <w:rsid w:val="006B3256"/>
    <w:rsid w:val="006B6BEA"/>
    <w:rsid w:val="006B7165"/>
    <w:rsid w:val="006C3CE8"/>
    <w:rsid w:val="006C4777"/>
    <w:rsid w:val="006C58F2"/>
    <w:rsid w:val="006D1F1A"/>
    <w:rsid w:val="006D35A1"/>
    <w:rsid w:val="006D6990"/>
    <w:rsid w:val="006D7BDE"/>
    <w:rsid w:val="006E6B18"/>
    <w:rsid w:val="006F2A5E"/>
    <w:rsid w:val="006F3A91"/>
    <w:rsid w:val="00700928"/>
    <w:rsid w:val="00701191"/>
    <w:rsid w:val="007014BA"/>
    <w:rsid w:val="00703D1C"/>
    <w:rsid w:val="00703FB7"/>
    <w:rsid w:val="0071321B"/>
    <w:rsid w:val="00716C48"/>
    <w:rsid w:val="00722CF3"/>
    <w:rsid w:val="0072448B"/>
    <w:rsid w:val="00725B11"/>
    <w:rsid w:val="00731097"/>
    <w:rsid w:val="007357FC"/>
    <w:rsid w:val="0074087D"/>
    <w:rsid w:val="00744326"/>
    <w:rsid w:val="00744FCE"/>
    <w:rsid w:val="00745C6E"/>
    <w:rsid w:val="00746D39"/>
    <w:rsid w:val="00751AC9"/>
    <w:rsid w:val="00751D4B"/>
    <w:rsid w:val="00753170"/>
    <w:rsid w:val="00753A5F"/>
    <w:rsid w:val="00754016"/>
    <w:rsid w:val="0075676C"/>
    <w:rsid w:val="0076155B"/>
    <w:rsid w:val="00763974"/>
    <w:rsid w:val="00766C29"/>
    <w:rsid w:val="00772D3E"/>
    <w:rsid w:val="00773FDB"/>
    <w:rsid w:val="00775F89"/>
    <w:rsid w:val="0078103D"/>
    <w:rsid w:val="00781813"/>
    <w:rsid w:val="00781AD1"/>
    <w:rsid w:val="00781FE9"/>
    <w:rsid w:val="0078286E"/>
    <w:rsid w:val="007829A2"/>
    <w:rsid w:val="00782A9A"/>
    <w:rsid w:val="0078365D"/>
    <w:rsid w:val="00783DAE"/>
    <w:rsid w:val="0078451D"/>
    <w:rsid w:val="0078677D"/>
    <w:rsid w:val="0079158C"/>
    <w:rsid w:val="0079161E"/>
    <w:rsid w:val="007A044A"/>
    <w:rsid w:val="007A576B"/>
    <w:rsid w:val="007A78F2"/>
    <w:rsid w:val="007B4F70"/>
    <w:rsid w:val="007B5934"/>
    <w:rsid w:val="007B7278"/>
    <w:rsid w:val="007C0296"/>
    <w:rsid w:val="007C2814"/>
    <w:rsid w:val="007C2AA1"/>
    <w:rsid w:val="007C534B"/>
    <w:rsid w:val="007C6531"/>
    <w:rsid w:val="007C7494"/>
    <w:rsid w:val="007C769D"/>
    <w:rsid w:val="007D46D2"/>
    <w:rsid w:val="007D7342"/>
    <w:rsid w:val="007D7C74"/>
    <w:rsid w:val="007E07E1"/>
    <w:rsid w:val="007E203E"/>
    <w:rsid w:val="007E6077"/>
    <w:rsid w:val="007F3E30"/>
    <w:rsid w:val="007F4749"/>
    <w:rsid w:val="007F47C7"/>
    <w:rsid w:val="007F4CFC"/>
    <w:rsid w:val="007F5F7B"/>
    <w:rsid w:val="007F61E9"/>
    <w:rsid w:val="00800C8F"/>
    <w:rsid w:val="008033B9"/>
    <w:rsid w:val="008115AB"/>
    <w:rsid w:val="008119F0"/>
    <w:rsid w:val="00812AC4"/>
    <w:rsid w:val="00815A5A"/>
    <w:rsid w:val="00816362"/>
    <w:rsid w:val="0081678F"/>
    <w:rsid w:val="00822EFB"/>
    <w:rsid w:val="008250DE"/>
    <w:rsid w:val="00826C40"/>
    <w:rsid w:val="00830C3A"/>
    <w:rsid w:val="00833B3C"/>
    <w:rsid w:val="00834A52"/>
    <w:rsid w:val="00837469"/>
    <w:rsid w:val="008401DE"/>
    <w:rsid w:val="00844A14"/>
    <w:rsid w:val="00844E01"/>
    <w:rsid w:val="00850774"/>
    <w:rsid w:val="0085184E"/>
    <w:rsid w:val="00851915"/>
    <w:rsid w:val="008538D1"/>
    <w:rsid w:val="00854906"/>
    <w:rsid w:val="00856EE4"/>
    <w:rsid w:val="008610CE"/>
    <w:rsid w:val="00862218"/>
    <w:rsid w:val="00862539"/>
    <w:rsid w:val="008631BA"/>
    <w:rsid w:val="00864E53"/>
    <w:rsid w:val="008651CA"/>
    <w:rsid w:val="00870703"/>
    <w:rsid w:val="00875338"/>
    <w:rsid w:val="008774D3"/>
    <w:rsid w:val="008775F2"/>
    <w:rsid w:val="00880A4C"/>
    <w:rsid w:val="00882D44"/>
    <w:rsid w:val="008832FD"/>
    <w:rsid w:val="00892E7D"/>
    <w:rsid w:val="008969D3"/>
    <w:rsid w:val="00896AB7"/>
    <w:rsid w:val="008A2896"/>
    <w:rsid w:val="008A3BA1"/>
    <w:rsid w:val="008A5E02"/>
    <w:rsid w:val="008A7A14"/>
    <w:rsid w:val="008B05B8"/>
    <w:rsid w:val="008B1DC6"/>
    <w:rsid w:val="008B25EB"/>
    <w:rsid w:val="008C55BA"/>
    <w:rsid w:val="008C5B37"/>
    <w:rsid w:val="008C78B0"/>
    <w:rsid w:val="008D2CFC"/>
    <w:rsid w:val="008D3A21"/>
    <w:rsid w:val="008D403F"/>
    <w:rsid w:val="008D6D5E"/>
    <w:rsid w:val="008E1320"/>
    <w:rsid w:val="008E330A"/>
    <w:rsid w:val="008E4732"/>
    <w:rsid w:val="008E67CF"/>
    <w:rsid w:val="008F0036"/>
    <w:rsid w:val="008F3DFF"/>
    <w:rsid w:val="008F58FB"/>
    <w:rsid w:val="0090018A"/>
    <w:rsid w:val="009001BB"/>
    <w:rsid w:val="009042B2"/>
    <w:rsid w:val="009104EF"/>
    <w:rsid w:val="00911609"/>
    <w:rsid w:val="009122A8"/>
    <w:rsid w:val="00912D5A"/>
    <w:rsid w:val="0091590D"/>
    <w:rsid w:val="009167EA"/>
    <w:rsid w:val="00926768"/>
    <w:rsid w:val="0093369F"/>
    <w:rsid w:val="0093697D"/>
    <w:rsid w:val="00944851"/>
    <w:rsid w:val="0094558E"/>
    <w:rsid w:val="00947A12"/>
    <w:rsid w:val="00954849"/>
    <w:rsid w:val="00956E5B"/>
    <w:rsid w:val="00965836"/>
    <w:rsid w:val="00965B9A"/>
    <w:rsid w:val="00966A44"/>
    <w:rsid w:val="00966C7B"/>
    <w:rsid w:val="0096724B"/>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666C"/>
    <w:rsid w:val="009A7282"/>
    <w:rsid w:val="009A758F"/>
    <w:rsid w:val="009B1102"/>
    <w:rsid w:val="009B4B02"/>
    <w:rsid w:val="009B554E"/>
    <w:rsid w:val="009B5601"/>
    <w:rsid w:val="009C17B8"/>
    <w:rsid w:val="009C5B55"/>
    <w:rsid w:val="009D101B"/>
    <w:rsid w:val="009D3D80"/>
    <w:rsid w:val="009D6615"/>
    <w:rsid w:val="009E02D0"/>
    <w:rsid w:val="009E1C2E"/>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A98"/>
    <w:rsid w:val="00A43E59"/>
    <w:rsid w:val="00A46960"/>
    <w:rsid w:val="00A46DBF"/>
    <w:rsid w:val="00A52717"/>
    <w:rsid w:val="00A52778"/>
    <w:rsid w:val="00A52BC8"/>
    <w:rsid w:val="00A53C41"/>
    <w:rsid w:val="00A61708"/>
    <w:rsid w:val="00A625EE"/>
    <w:rsid w:val="00A6281E"/>
    <w:rsid w:val="00A62FB4"/>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D8F"/>
    <w:rsid w:val="00AF6E70"/>
    <w:rsid w:val="00B00315"/>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399A"/>
    <w:rsid w:val="00B44194"/>
    <w:rsid w:val="00B446DD"/>
    <w:rsid w:val="00B45CBB"/>
    <w:rsid w:val="00B47231"/>
    <w:rsid w:val="00B52609"/>
    <w:rsid w:val="00B54C40"/>
    <w:rsid w:val="00B57369"/>
    <w:rsid w:val="00B577C4"/>
    <w:rsid w:val="00B57D1D"/>
    <w:rsid w:val="00B60D54"/>
    <w:rsid w:val="00B61AB6"/>
    <w:rsid w:val="00B64975"/>
    <w:rsid w:val="00B64E49"/>
    <w:rsid w:val="00B65787"/>
    <w:rsid w:val="00B67BCC"/>
    <w:rsid w:val="00B703C1"/>
    <w:rsid w:val="00B73113"/>
    <w:rsid w:val="00B732D9"/>
    <w:rsid w:val="00B74680"/>
    <w:rsid w:val="00B75164"/>
    <w:rsid w:val="00B76642"/>
    <w:rsid w:val="00B76B6F"/>
    <w:rsid w:val="00B7786D"/>
    <w:rsid w:val="00B858A5"/>
    <w:rsid w:val="00B91346"/>
    <w:rsid w:val="00B95C03"/>
    <w:rsid w:val="00BA0E74"/>
    <w:rsid w:val="00BA0FE4"/>
    <w:rsid w:val="00BA1655"/>
    <w:rsid w:val="00BA46C5"/>
    <w:rsid w:val="00BB2A83"/>
    <w:rsid w:val="00BC2315"/>
    <w:rsid w:val="00BC363B"/>
    <w:rsid w:val="00BC403E"/>
    <w:rsid w:val="00BC64B6"/>
    <w:rsid w:val="00BD03F7"/>
    <w:rsid w:val="00BD0A16"/>
    <w:rsid w:val="00BD166D"/>
    <w:rsid w:val="00BD1B9D"/>
    <w:rsid w:val="00BD236B"/>
    <w:rsid w:val="00BE507E"/>
    <w:rsid w:val="00BE607F"/>
    <w:rsid w:val="00BE62E0"/>
    <w:rsid w:val="00BE68BD"/>
    <w:rsid w:val="00BE72AE"/>
    <w:rsid w:val="00BE77EB"/>
    <w:rsid w:val="00BF01F9"/>
    <w:rsid w:val="00BF4F06"/>
    <w:rsid w:val="00BF6CDF"/>
    <w:rsid w:val="00BF7FC7"/>
    <w:rsid w:val="00C028E2"/>
    <w:rsid w:val="00C07BDC"/>
    <w:rsid w:val="00C11237"/>
    <w:rsid w:val="00C1297B"/>
    <w:rsid w:val="00C15C98"/>
    <w:rsid w:val="00C16895"/>
    <w:rsid w:val="00C17064"/>
    <w:rsid w:val="00C20749"/>
    <w:rsid w:val="00C23376"/>
    <w:rsid w:val="00C246DB"/>
    <w:rsid w:val="00C24EF2"/>
    <w:rsid w:val="00C30386"/>
    <w:rsid w:val="00C317BB"/>
    <w:rsid w:val="00C31C9A"/>
    <w:rsid w:val="00C31E0E"/>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64C"/>
    <w:rsid w:val="00C74044"/>
    <w:rsid w:val="00C743AC"/>
    <w:rsid w:val="00C7458E"/>
    <w:rsid w:val="00C82514"/>
    <w:rsid w:val="00C82E4F"/>
    <w:rsid w:val="00C8304C"/>
    <w:rsid w:val="00C8465E"/>
    <w:rsid w:val="00C86C2F"/>
    <w:rsid w:val="00C87255"/>
    <w:rsid w:val="00C87F9D"/>
    <w:rsid w:val="00C936DA"/>
    <w:rsid w:val="00C943B5"/>
    <w:rsid w:val="00CA2CE2"/>
    <w:rsid w:val="00CA312A"/>
    <w:rsid w:val="00CA6B2B"/>
    <w:rsid w:val="00CB4581"/>
    <w:rsid w:val="00CB6158"/>
    <w:rsid w:val="00CB6957"/>
    <w:rsid w:val="00CC50AE"/>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6253"/>
    <w:rsid w:val="00D364F5"/>
    <w:rsid w:val="00D40591"/>
    <w:rsid w:val="00D45160"/>
    <w:rsid w:val="00D54E75"/>
    <w:rsid w:val="00D55FD2"/>
    <w:rsid w:val="00D57D6B"/>
    <w:rsid w:val="00D6136A"/>
    <w:rsid w:val="00D61C37"/>
    <w:rsid w:val="00D62C16"/>
    <w:rsid w:val="00D6308F"/>
    <w:rsid w:val="00D67796"/>
    <w:rsid w:val="00D67896"/>
    <w:rsid w:val="00D709D5"/>
    <w:rsid w:val="00D72FD3"/>
    <w:rsid w:val="00D73ACC"/>
    <w:rsid w:val="00D73C82"/>
    <w:rsid w:val="00D74540"/>
    <w:rsid w:val="00D81604"/>
    <w:rsid w:val="00D841D0"/>
    <w:rsid w:val="00D844C8"/>
    <w:rsid w:val="00D85576"/>
    <w:rsid w:val="00D90CF3"/>
    <w:rsid w:val="00D92630"/>
    <w:rsid w:val="00DA2571"/>
    <w:rsid w:val="00DA3448"/>
    <w:rsid w:val="00DA538B"/>
    <w:rsid w:val="00DA73C1"/>
    <w:rsid w:val="00DA7828"/>
    <w:rsid w:val="00DB4203"/>
    <w:rsid w:val="00DB4474"/>
    <w:rsid w:val="00DB57A3"/>
    <w:rsid w:val="00DB6F7A"/>
    <w:rsid w:val="00DB75A1"/>
    <w:rsid w:val="00DC0755"/>
    <w:rsid w:val="00DC0BCE"/>
    <w:rsid w:val="00DC3451"/>
    <w:rsid w:val="00DC36A6"/>
    <w:rsid w:val="00DC5E14"/>
    <w:rsid w:val="00DC7C06"/>
    <w:rsid w:val="00DD0C93"/>
    <w:rsid w:val="00DD10CB"/>
    <w:rsid w:val="00DD1EA7"/>
    <w:rsid w:val="00DD3D92"/>
    <w:rsid w:val="00DD69E1"/>
    <w:rsid w:val="00DD7E0D"/>
    <w:rsid w:val="00DE08FA"/>
    <w:rsid w:val="00DE3073"/>
    <w:rsid w:val="00DF071E"/>
    <w:rsid w:val="00DF086F"/>
    <w:rsid w:val="00DF2D47"/>
    <w:rsid w:val="00DF34E8"/>
    <w:rsid w:val="00DF79C3"/>
    <w:rsid w:val="00E04642"/>
    <w:rsid w:val="00E052AE"/>
    <w:rsid w:val="00E070E7"/>
    <w:rsid w:val="00E07359"/>
    <w:rsid w:val="00E07C3A"/>
    <w:rsid w:val="00E11248"/>
    <w:rsid w:val="00E11913"/>
    <w:rsid w:val="00E11B34"/>
    <w:rsid w:val="00E143A0"/>
    <w:rsid w:val="00E216CA"/>
    <w:rsid w:val="00E33E64"/>
    <w:rsid w:val="00E367F4"/>
    <w:rsid w:val="00E4281C"/>
    <w:rsid w:val="00E42A42"/>
    <w:rsid w:val="00E44205"/>
    <w:rsid w:val="00E45A74"/>
    <w:rsid w:val="00E4630E"/>
    <w:rsid w:val="00E47BBD"/>
    <w:rsid w:val="00E520EC"/>
    <w:rsid w:val="00E61308"/>
    <w:rsid w:val="00E61991"/>
    <w:rsid w:val="00E623DA"/>
    <w:rsid w:val="00E62603"/>
    <w:rsid w:val="00E6723B"/>
    <w:rsid w:val="00E67D48"/>
    <w:rsid w:val="00E70B19"/>
    <w:rsid w:val="00E74C7E"/>
    <w:rsid w:val="00E7681E"/>
    <w:rsid w:val="00E77884"/>
    <w:rsid w:val="00E84E61"/>
    <w:rsid w:val="00E864D8"/>
    <w:rsid w:val="00E916A0"/>
    <w:rsid w:val="00E94F3F"/>
    <w:rsid w:val="00EA0244"/>
    <w:rsid w:val="00EA100F"/>
    <w:rsid w:val="00EA2FC5"/>
    <w:rsid w:val="00EA4B78"/>
    <w:rsid w:val="00EA70E2"/>
    <w:rsid w:val="00EB37B7"/>
    <w:rsid w:val="00EB3A91"/>
    <w:rsid w:val="00EB49D7"/>
    <w:rsid w:val="00EC1263"/>
    <w:rsid w:val="00EC1992"/>
    <w:rsid w:val="00ED059F"/>
    <w:rsid w:val="00ED1A38"/>
    <w:rsid w:val="00ED2BF2"/>
    <w:rsid w:val="00ED6B7F"/>
    <w:rsid w:val="00EE0011"/>
    <w:rsid w:val="00EE0518"/>
    <w:rsid w:val="00EE1022"/>
    <w:rsid w:val="00EE1495"/>
    <w:rsid w:val="00EE3EAE"/>
    <w:rsid w:val="00EF2431"/>
    <w:rsid w:val="00EF3191"/>
    <w:rsid w:val="00EF3B87"/>
    <w:rsid w:val="00EF42D5"/>
    <w:rsid w:val="00EF531B"/>
    <w:rsid w:val="00F00D0A"/>
    <w:rsid w:val="00F012AE"/>
    <w:rsid w:val="00F02BA8"/>
    <w:rsid w:val="00F04E36"/>
    <w:rsid w:val="00F065DA"/>
    <w:rsid w:val="00F11870"/>
    <w:rsid w:val="00F14CF3"/>
    <w:rsid w:val="00F17596"/>
    <w:rsid w:val="00F20C7F"/>
    <w:rsid w:val="00F278CE"/>
    <w:rsid w:val="00F27F02"/>
    <w:rsid w:val="00F319E7"/>
    <w:rsid w:val="00F37D62"/>
    <w:rsid w:val="00F41FAE"/>
    <w:rsid w:val="00F44E4D"/>
    <w:rsid w:val="00F45E86"/>
    <w:rsid w:val="00F4699E"/>
    <w:rsid w:val="00F472A6"/>
    <w:rsid w:val="00F50636"/>
    <w:rsid w:val="00F50E52"/>
    <w:rsid w:val="00F52123"/>
    <w:rsid w:val="00F52D1F"/>
    <w:rsid w:val="00F56C7D"/>
    <w:rsid w:val="00F6040C"/>
    <w:rsid w:val="00F607FE"/>
    <w:rsid w:val="00F6331F"/>
    <w:rsid w:val="00F635BF"/>
    <w:rsid w:val="00F65CD1"/>
    <w:rsid w:val="00F72B76"/>
    <w:rsid w:val="00F73CED"/>
    <w:rsid w:val="00F75743"/>
    <w:rsid w:val="00F75835"/>
    <w:rsid w:val="00F776A4"/>
    <w:rsid w:val="00F77D1A"/>
    <w:rsid w:val="00F8061A"/>
    <w:rsid w:val="00F86CBE"/>
    <w:rsid w:val="00F902F9"/>
    <w:rsid w:val="00F90BEE"/>
    <w:rsid w:val="00F93521"/>
    <w:rsid w:val="00F97B0F"/>
    <w:rsid w:val="00FA06D9"/>
    <w:rsid w:val="00FA602D"/>
    <w:rsid w:val="00FA7001"/>
    <w:rsid w:val="00FB6FBF"/>
    <w:rsid w:val="00FC03B8"/>
    <w:rsid w:val="00FC1D4F"/>
    <w:rsid w:val="00FC34E5"/>
    <w:rsid w:val="00FC589F"/>
    <w:rsid w:val="00FC73BF"/>
    <w:rsid w:val="00FC78ED"/>
    <w:rsid w:val="00FD058E"/>
    <w:rsid w:val="00FD0EC3"/>
    <w:rsid w:val="00FD3D8C"/>
    <w:rsid w:val="00FD5A8D"/>
    <w:rsid w:val="00FE2840"/>
    <w:rsid w:val="00FE3693"/>
    <w:rsid w:val="00FE4FDE"/>
    <w:rsid w:val="00FE601F"/>
    <w:rsid w:val="00FE7127"/>
    <w:rsid w:val="00FE74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B57D1D"/>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B57D1D"/>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A3AF65-3B33-49AB-8B14-14BA3FFBE156}">
  <ds:schemaRefs>
    <ds:schemaRef ds:uri="http://schemas.microsoft.com/sharepoint/v3/contenttype/forms"/>
  </ds:schemaRefs>
</ds:datastoreItem>
</file>

<file path=customXml/itemProps3.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4.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5045</Words>
  <Characters>28762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Gordon Forbes</cp:lastModifiedBy>
  <cp:revision>3</cp:revision>
  <cp:lastPrinted>2019-07-16T09:44:00Z</cp:lastPrinted>
  <dcterms:created xsi:type="dcterms:W3CDTF">2025-11-19T12:36:00Z</dcterms:created>
  <dcterms:modified xsi:type="dcterms:W3CDTF">2025-11-19T12:41:00Z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