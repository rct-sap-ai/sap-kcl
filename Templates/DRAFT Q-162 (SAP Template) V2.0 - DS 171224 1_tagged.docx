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77777777" w:rsidR="000E7D73" w:rsidRDefault="000E7D73" w:rsidP="000E7D73">
      <w:pPr>
        <w:spacing w:line="360" w:lineRule="auto"/>
        <w:jc w:val="center"/>
        <w:rPr>
          <w:b/>
          <w:color w:val="000000"/>
          <w:sz w:val="28"/>
          <w:szCs w:val="28"/>
        </w:rPr>
      </w:pPr>
      <w:commentRangeStart w:id="0"/>
      <w:r w:rsidRPr="0099236F">
        <w:rPr>
          <w:b/>
          <w:color w:val="000000"/>
          <w:sz w:val="28"/>
          <w:szCs w:val="28"/>
        </w:rPr>
        <w:t>INSTRUCTIONS</w:t>
      </w:r>
      <w:commentRangeEnd w:id="0"/>
      <w:r>
        <w:rPr>
          <w:rStyle w:val="CommentReference"/>
        </w:rPr>
        <w:commentReference w:id="0"/>
      </w:r>
      <w:r w:rsidRPr="0099236F">
        <w:rPr>
          <w:b/>
          <w:color w:val="000000"/>
          <w:sz w:val="28"/>
          <w:szCs w:val="28"/>
        </w:rPr>
        <w:t xml:space="preserve"> TO USE:</w:t>
      </w:r>
    </w:p>
    <w:p w14:paraId="7040376F"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The purpose of this statistical analysis plan template is to ensure consistency across trials and transparency of the methods applied.</w:t>
      </w:r>
      <w:r>
        <w:rPr>
          <w:rStyle w:val="eop"/>
          <w:rFonts w:ascii="Calibri" w:hAnsi="Calibri" w:cs="Calibri"/>
          <w:color w:val="808080"/>
        </w:rPr>
        <w:t> </w:t>
      </w:r>
    </w:p>
    <w:p w14:paraId="6A9B8373"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6B0EC2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This template applies to all clinical trials from KCTU portfolio carried out by KCTU statistics staff.</w:t>
      </w:r>
      <w:r>
        <w:rPr>
          <w:rStyle w:val="eop"/>
          <w:rFonts w:ascii="Calibri" w:hAnsi="Calibri" w:cs="Calibri"/>
          <w:color w:val="808080"/>
        </w:rPr>
        <w:t> </w:t>
      </w:r>
    </w:p>
    <w:p w14:paraId="3053D4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1B172AB8"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It is essential that SAP is planned and recorded before any data are extracted from the trial database and any aspect of the analysis is engaged in.</w:t>
      </w:r>
      <w:r>
        <w:rPr>
          <w:rStyle w:val="eop"/>
          <w:rFonts w:ascii="Calibri" w:hAnsi="Calibri" w:cs="Calibri"/>
          <w:color w:val="808080"/>
        </w:rPr>
        <w:t> </w:t>
      </w:r>
    </w:p>
    <w:p w14:paraId="62CE8672"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2808A6B2"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808080"/>
        </w:rPr>
        <w:t> </w:t>
      </w:r>
    </w:p>
    <w:p w14:paraId="6EEFC7FD"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All data cleaning and data analysis should be written as syntax to ensure transparency and replicability.</w:t>
      </w:r>
      <w:r>
        <w:rPr>
          <w:rFonts w:ascii="Segoe UI" w:hAnsi="Segoe UI" w:cs="Segoe UI"/>
          <w:sz w:val="18"/>
          <w:szCs w:val="18"/>
        </w:rPr>
        <w:t xml:space="preserve"> </w:t>
      </w:r>
    </w:p>
    <w:p w14:paraId="7FD82021"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1558F7F" w14:textId="77777777" w:rsidR="000E7D73" w:rsidRDefault="000E7D73" w:rsidP="000E7D73">
      <w:pPr>
        <w:pStyle w:val="paragraph"/>
        <w:spacing w:before="0" w:beforeAutospacing="0" w:after="0" w:afterAutospacing="0"/>
        <w:jc w:val="center"/>
        <w:textAlignment w:val="baseline"/>
        <w:rPr>
          <w:rStyle w:val="eop"/>
          <w:rFonts w:ascii="Calibri" w:hAnsi="Calibri" w:cs="Calibri"/>
          <w:color w:val="FF0000"/>
        </w:rPr>
      </w:pPr>
      <w:r>
        <w:rPr>
          <w:rStyle w:val="normaltextrun"/>
          <w:rFonts w:ascii="Calibri" w:hAnsi="Calibri" w:cs="Calibri"/>
          <w:b/>
          <w:bCs/>
          <w:i/>
          <w:iCs/>
          <w:color w:val="FF0000"/>
        </w:rPr>
        <w:t>Please ensure that this page and instructional, yellow-highlighted text in sections are removed / replaced with trial-specific information in the final trial-specific SAP.</w:t>
      </w:r>
      <w:r>
        <w:rPr>
          <w:rStyle w:val="eop"/>
          <w:rFonts w:ascii="Calibri" w:hAnsi="Calibri" w:cs="Calibri"/>
          <w:color w:val="FF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090FDF6" w14:textId="433E15FB" w:rsidR="00376F69" w:rsidRPr="00800C8F" w:rsidRDefault="00376F69" w:rsidP="00711627">
      <w:pPr>
        <w:spacing w:line="360" w:lineRule="auto"/>
        <w:jc w:val="center"/>
        <w:rPr>
          <w:b/>
          <w:color w:val="000000"/>
          <w:sz w:val="40"/>
          <w:szCs w:val="40"/>
        </w:rPr>
      </w:pPr>
      <w:del w:id="1" w:author="Gordon Forbes" w:date="2025-08-07T14:35:00Z" w16du:dateUtc="2025-08-07T13:35:00Z">
        <w:r w:rsidRPr="00800C8F" w:rsidDel="00D73ACC">
          <w:rPr>
            <w:b/>
            <w:color w:val="000000"/>
            <w:sz w:val="40"/>
            <w:szCs w:val="40"/>
          </w:rPr>
          <w:delText xml:space="preserve">XXX </w:delText>
        </w:r>
      </w:del>
      <w:ins w:id="2" w:author="Gordon Forbes" w:date="2025-08-07T14:35:00Z" w16du:dateUtc="2025-08-07T13:35:00Z">
        <w:r w:rsidR="00D73ACC">
          <w:rPr>
            <w:b/>
            <w:color w:val="000000"/>
            <w:sz w:val="40"/>
            <w:szCs w:val="40"/>
          </w:rPr>
          <w:t>{{title}}</w:t>
        </w:r>
        <w:r w:rsidR="00D73ACC" w:rsidRPr="00800C8F">
          <w:rPr>
            <w:b/>
            <w:color w:val="000000"/>
            <w:sz w:val="40"/>
            <w:szCs w:val="40"/>
          </w:rPr>
          <w:t xml:space="preserve"> </w:t>
        </w:r>
      </w:ins>
      <w:r w:rsidRPr="00800C8F">
        <w:rPr>
          <w:b/>
          <w:color w:val="000000"/>
          <w:sz w:val="40"/>
          <w:szCs w:val="40"/>
        </w:rPr>
        <w:t>(</w:t>
      </w:r>
      <w:del w:id="3" w:author="Gordon Forbes" w:date="2025-08-07T14:35:00Z" w16du:dateUtc="2025-08-07T13:35:00Z">
        <w:r w:rsidRPr="00800C8F" w:rsidDel="00D73ACC">
          <w:rPr>
            <w:b/>
            <w:color w:val="000000"/>
            <w:sz w:val="40"/>
            <w:szCs w:val="40"/>
          </w:rPr>
          <w:delText>ACRONYM</w:delText>
        </w:r>
      </w:del>
      <w:ins w:id="4" w:author="Gordon Forbes" w:date="2025-08-07T14:35:00Z" w16du:dateUtc="2025-08-07T13:35:00Z">
        <w:r w:rsidR="00D73ACC">
          <w:rPr>
            <w:b/>
            <w:color w:val="000000"/>
            <w:sz w:val="40"/>
            <w:szCs w:val="40"/>
          </w:rPr>
          <w:t>{{acronym}}</w:t>
        </w:r>
      </w:ins>
      <w:r w:rsidRPr="00800C8F">
        <w:rPr>
          <w:b/>
          <w:color w:val="000000"/>
          <w:sz w:val="40"/>
          <w:szCs w:val="40"/>
        </w:rPr>
        <w:t>) Trial</w:t>
      </w:r>
    </w:p>
    <w:p w14:paraId="556B6862" w14:textId="77777777" w:rsidR="00376F69" w:rsidRPr="00800C8F" w:rsidRDefault="00376F69" w:rsidP="00711627">
      <w:pPr>
        <w:spacing w:line="360" w:lineRule="auto"/>
        <w:jc w:val="center"/>
        <w:rPr>
          <w:color w:val="000000"/>
          <w:sz w:val="40"/>
          <w:szCs w:val="40"/>
        </w:rPr>
      </w:pPr>
    </w:p>
    <w:p w14:paraId="14906347" w14:textId="77777777" w:rsidR="00376F69" w:rsidRDefault="00376F69" w:rsidP="00711627">
      <w:pPr>
        <w:spacing w:line="360" w:lineRule="auto"/>
        <w:jc w:val="center"/>
        <w:rPr>
          <w:color w:val="000000"/>
          <w:sz w:val="40"/>
          <w:szCs w:val="40"/>
          <w:highlight w:val="yellow"/>
        </w:rPr>
      </w:pPr>
      <w:r w:rsidRPr="00800C8F">
        <w:rPr>
          <w:color w:val="000000"/>
          <w:sz w:val="40"/>
          <w:szCs w:val="40"/>
        </w:rPr>
        <w:t xml:space="preserve">A randomised controlled trial of </w:t>
      </w:r>
      <w:r w:rsidRPr="00731097">
        <w:rPr>
          <w:color w:val="000000"/>
          <w:sz w:val="40"/>
          <w:szCs w:val="40"/>
          <w:highlight w:val="yellow"/>
        </w:rPr>
        <w:t xml:space="preserve">XXX </w:t>
      </w:r>
    </w:p>
    <w:p w14:paraId="023D5A69" w14:textId="77777777" w:rsidR="00376F69" w:rsidRPr="00947A12" w:rsidRDefault="00376F69" w:rsidP="00711627">
      <w:pPr>
        <w:spacing w:line="360" w:lineRule="auto"/>
        <w:jc w:val="center"/>
        <w:rPr>
          <w:color w:val="000000"/>
          <w:sz w:val="28"/>
          <w:szCs w:val="28"/>
        </w:rPr>
      </w:pPr>
      <w:r w:rsidRPr="00947A12">
        <w:rPr>
          <w:color w:val="000000"/>
          <w:sz w:val="28"/>
          <w:szCs w:val="28"/>
          <w:highlight w:val="yellow"/>
        </w:rPr>
        <w:t>[ensure study design, population, interventions are included in the title]</w:t>
      </w:r>
    </w:p>
    <w:p w14:paraId="06C229CB" w14:textId="77777777" w:rsidR="00376F69" w:rsidRPr="00800C8F" w:rsidRDefault="00376F69" w:rsidP="00711627">
      <w:pPr>
        <w:spacing w:line="360" w:lineRule="auto"/>
        <w:jc w:val="center"/>
        <w:rPr>
          <w:color w:val="000000"/>
          <w:sz w:val="40"/>
          <w:szCs w:val="40"/>
        </w:rPr>
      </w:pPr>
    </w:p>
    <w:p w14:paraId="61C9F456" w14:textId="77777777" w:rsidR="00376F69" w:rsidRPr="00800C8F" w:rsidRDefault="00376F69" w:rsidP="00711627">
      <w:pPr>
        <w:spacing w:line="360" w:lineRule="auto"/>
        <w:jc w:val="center"/>
        <w:rPr>
          <w:color w:val="000000"/>
          <w:sz w:val="40"/>
          <w:szCs w:val="40"/>
        </w:rPr>
      </w:pPr>
      <w:r w:rsidRPr="00800C8F">
        <w:rPr>
          <w:color w:val="000000"/>
          <w:sz w:val="40"/>
          <w:szCs w:val="40"/>
        </w:rPr>
        <w:t xml:space="preserve">Statistical Analysis </w:t>
      </w:r>
      <w:commentRangeStart w:id="5"/>
      <w:r w:rsidRPr="00800C8F">
        <w:rPr>
          <w:color w:val="000000"/>
          <w:sz w:val="40"/>
          <w:szCs w:val="40"/>
        </w:rPr>
        <w:t>Plan</w:t>
      </w:r>
      <w:commentRangeEnd w:id="5"/>
      <w:r>
        <w:rPr>
          <w:rStyle w:val="CommentReference"/>
        </w:rPr>
        <w:commentReference w:id="5"/>
      </w:r>
    </w:p>
    <w:p w14:paraId="1BAF82CB" w14:textId="77777777" w:rsidR="00376F69" w:rsidRPr="00800C8F" w:rsidRDefault="00376F69" w:rsidP="00711627">
      <w:pPr>
        <w:spacing w:line="360" w:lineRule="auto"/>
        <w:jc w:val="center"/>
        <w:rPr>
          <w:color w:val="000000"/>
          <w:sz w:val="40"/>
          <w:szCs w:val="40"/>
        </w:rPr>
      </w:pPr>
      <w:r w:rsidRPr="00800C8F">
        <w:rPr>
          <w:color w:val="000000"/>
          <w:sz w:val="40"/>
          <w:szCs w:val="40"/>
        </w:rPr>
        <w:t>Version X</w:t>
      </w:r>
    </w:p>
    <w:p w14:paraId="37395E18" w14:textId="77777777" w:rsidR="00376F69" w:rsidRPr="00800C8F" w:rsidRDefault="00376F69" w:rsidP="00711627">
      <w:pPr>
        <w:spacing w:line="360" w:lineRule="auto"/>
        <w:jc w:val="center"/>
        <w:rPr>
          <w:color w:val="000000"/>
          <w:sz w:val="40"/>
          <w:szCs w:val="40"/>
        </w:rPr>
      </w:pPr>
      <w:r w:rsidRPr="00800C8F">
        <w:rPr>
          <w:color w:val="000000"/>
          <w:sz w:val="40"/>
          <w:szCs w:val="40"/>
        </w:rPr>
        <w:t>Version X started: XX/XX/XXXX</w:t>
      </w:r>
    </w:p>
    <w:p w14:paraId="2EDB88F9" w14:textId="77777777" w:rsidR="00376F69" w:rsidRPr="00800C8F" w:rsidRDefault="00376F69" w:rsidP="00711627">
      <w:pPr>
        <w:spacing w:line="360" w:lineRule="auto"/>
        <w:jc w:val="center"/>
        <w:rPr>
          <w:color w:val="000000"/>
          <w:sz w:val="40"/>
          <w:szCs w:val="40"/>
        </w:rPr>
      </w:pPr>
    </w:p>
    <w:p w14:paraId="37229286" w14:textId="21948680" w:rsidR="00376F69" w:rsidRDefault="00376F69" w:rsidP="00711627">
      <w:pPr>
        <w:spacing w:line="360" w:lineRule="auto"/>
        <w:jc w:val="center"/>
        <w:rPr>
          <w:sz w:val="28"/>
          <w:szCs w:val="28"/>
        </w:rPr>
      </w:pPr>
      <w:r w:rsidRPr="00800C8F">
        <w:rPr>
          <w:color w:val="000000"/>
          <w:sz w:val="28"/>
          <w:szCs w:val="28"/>
        </w:rPr>
        <w:t xml:space="preserve">ISRCTN: </w:t>
      </w:r>
      <w:del w:id="6" w:author="Gordon Forbes" w:date="2025-08-07T14:35:00Z" w16du:dateUtc="2025-08-07T13:35:00Z">
        <w:r w:rsidRPr="00800C8F" w:rsidDel="002E51D1">
          <w:rPr>
            <w:sz w:val="28"/>
            <w:szCs w:val="28"/>
          </w:rPr>
          <w:delText>XXXXX</w:delText>
        </w:r>
      </w:del>
      <w:ins w:id="7" w:author="Gordon Forbes" w:date="2025-08-07T14:35:00Z" w16du:dateUtc="2025-08-07T13:35:00Z">
        <w:r w:rsidR="002E51D1">
          <w:rPr>
            <w:sz w:val="28"/>
            <w:szCs w:val="28"/>
          </w:rPr>
          <w:t>{{</w:t>
        </w:r>
        <w:proofErr w:type="spellStart"/>
        <w:r w:rsidR="002E51D1">
          <w:rPr>
            <w:sz w:val="28"/>
            <w:szCs w:val="28"/>
          </w:rPr>
          <w:t>isrctn_number</w:t>
        </w:r>
        <w:proofErr w:type="spellEnd"/>
        <w:r w:rsidR="002E51D1">
          <w:rPr>
            <w:sz w:val="28"/>
            <w:szCs w:val="28"/>
          </w:rPr>
          <w:t>}}</w:t>
        </w:r>
      </w:ins>
    </w:p>
    <w:p w14:paraId="445BDEE5" w14:textId="77777777" w:rsidR="00376F69" w:rsidRDefault="00376F69" w:rsidP="00711627">
      <w:pPr>
        <w:spacing w:line="360" w:lineRule="auto"/>
        <w:jc w:val="center"/>
        <w:rPr>
          <w:ins w:id="8" w:author="Dominic Stringer" w:date="2024-11-21T16:54:00Z" w16du:dateUtc="2024-11-21T16:54:00Z"/>
          <w:sz w:val="28"/>
          <w:szCs w:val="28"/>
        </w:rPr>
      </w:pPr>
    </w:p>
    <w:p w14:paraId="1382C439" w14:textId="2A3271C2" w:rsidR="00376F69" w:rsidRPr="00800C8F" w:rsidRDefault="00376F69" w:rsidP="00376F69">
      <w:pPr>
        <w:spacing w:line="360" w:lineRule="auto"/>
        <w:jc w:val="center"/>
        <w:rPr>
          <w:ins w:id="9" w:author="Dominic Stringer" w:date="2024-11-21T16:54:00Z" w16du:dateUtc="2024-11-21T16:54:00Z"/>
          <w:color w:val="000000"/>
          <w:sz w:val="28"/>
          <w:szCs w:val="28"/>
        </w:rPr>
      </w:pPr>
      <w:commentRangeStart w:id="10"/>
      <w:ins w:id="11" w:author="Dominic Stringer" w:date="2024-11-21T16:54:00Z" w16du:dateUtc="2024-11-21T16:54:00Z">
        <w:r>
          <w:rPr>
            <w:sz w:val="28"/>
            <w:szCs w:val="28"/>
          </w:rPr>
          <w:t>Consistent</w:t>
        </w:r>
        <w:commentRangeEnd w:id="10"/>
        <w:r>
          <w:rPr>
            <w:rStyle w:val="CommentReference"/>
          </w:rPr>
          <w:commentReference w:id="10"/>
        </w:r>
        <w:r>
          <w:rPr>
            <w:sz w:val="28"/>
            <w:szCs w:val="28"/>
          </w:rPr>
          <w:t xml:space="preserve"> with protocol version </w:t>
        </w:r>
        <w:del w:id="12" w:author="Gordon Forbes" w:date="2025-08-07T14:36:00Z" w16du:dateUtc="2025-08-07T13:36:00Z">
          <w:r w:rsidRPr="00FE7127" w:rsidDel="002E51D1">
            <w:rPr>
              <w:sz w:val="28"/>
              <w:szCs w:val="28"/>
              <w:highlight w:val="yellow"/>
            </w:rPr>
            <w:delText>X.X</w:delText>
          </w:r>
        </w:del>
      </w:ins>
      <w:ins w:id="13" w:author="Gordon Forbes" w:date="2025-08-07T14:36:00Z" w16du:dateUtc="2025-08-07T13:36:00Z">
        <w:r w:rsidR="002E51D1">
          <w:rPr>
            <w:sz w:val="28"/>
            <w:szCs w:val="28"/>
          </w:rPr>
          <w:t>{{</w:t>
        </w:r>
        <w:proofErr w:type="spellStart"/>
        <w:r w:rsidR="002E51D1">
          <w:rPr>
            <w:sz w:val="28"/>
            <w:szCs w:val="28"/>
          </w:rPr>
          <w:t>protocol_version</w:t>
        </w:r>
        <w:proofErr w:type="spellEnd"/>
        <w:r w:rsidR="002E51D1">
          <w:rPr>
            <w:sz w:val="28"/>
            <w:szCs w:val="28"/>
          </w:rPr>
          <w:t>}}</w:t>
        </w:r>
      </w:ins>
      <w:ins w:id="14" w:author="Dominic Stringer" w:date="2024-11-21T16:54:00Z" w16du:dateUtc="2024-11-21T16:54:00Z">
        <w:r>
          <w:rPr>
            <w:sz w:val="28"/>
            <w:szCs w:val="28"/>
          </w:rPr>
          <w:t xml:space="preserve"> dated </w:t>
        </w:r>
        <w:del w:id="15" w:author="Gordon Forbes" w:date="2025-08-07T14:36:00Z" w16du:dateUtc="2025-08-07T13:36:00Z">
          <w:r w:rsidRPr="00FE7127" w:rsidDel="002E51D1">
            <w:rPr>
              <w:sz w:val="28"/>
              <w:szCs w:val="28"/>
              <w:highlight w:val="yellow"/>
            </w:rPr>
            <w:delText>XX/XX/XXXX</w:delText>
          </w:r>
        </w:del>
      </w:ins>
      <w:ins w:id="16" w:author="Gordon Forbes" w:date="2025-08-07T14:36:00Z" w16du:dateUtc="2025-08-07T13:36:00Z">
        <w:r w:rsidR="002E51D1">
          <w:rPr>
            <w:sz w:val="28"/>
            <w:szCs w:val="28"/>
          </w:rPr>
          <w:t>{{</w:t>
        </w:r>
        <w:proofErr w:type="spellStart"/>
        <w:r w:rsidR="002E51D1">
          <w:rPr>
            <w:sz w:val="28"/>
            <w:szCs w:val="28"/>
          </w:rPr>
          <w:t>protocol_date</w:t>
        </w:r>
        <w:proofErr w:type="spellEnd"/>
        <w:r w:rsidR="002E51D1">
          <w:rPr>
            <w:sz w:val="28"/>
            <w:szCs w:val="28"/>
          </w:rPr>
          <w:t>}}</w:t>
        </w:r>
      </w:ins>
    </w:p>
    <w:p w14:paraId="14A729D6" w14:textId="63004A25" w:rsidR="00376F69" w:rsidRDefault="00376F69">
      <w:pPr>
        <w:rPr>
          <w:ins w:id="17" w:author="Dominic Stringer" w:date="2024-11-21T16:54:00Z" w16du:dateUtc="2024-11-21T16:54:00Z"/>
        </w:rPr>
      </w:pPr>
      <w:ins w:id="18" w:author="Dominic Stringer" w:date="2024-11-21T16:54:00Z" w16du:dateUtc="2024-11-21T16:54:00Z">
        <w:r>
          <w:br w:type="page"/>
        </w:r>
      </w:ins>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19" w:name="_Ref183511940"/>
      <w:ins w:id="20" w:author="Dominic Stringer" w:date="2024-11-21T14:10:00Z" w16du:dateUtc="2024-11-21T14:10:00Z">
        <w:r w:rsidRPr="00FE7127">
          <w:rPr>
            <w:rFonts w:asciiTheme="minorHAnsi" w:hAnsiTheme="minorHAnsi"/>
            <w:b/>
            <w:bCs/>
            <w:sz w:val="28"/>
            <w:szCs w:val="28"/>
          </w:rPr>
          <w:t>Versio</w:t>
        </w:r>
      </w:ins>
      <w:ins w:id="21" w:author="Dominic Stringer" w:date="2024-11-21T14:11:00Z" w16du:dateUtc="2024-11-21T14:11:00Z">
        <w:r w:rsidRPr="00FE7127">
          <w:rPr>
            <w:rFonts w:asciiTheme="minorHAnsi" w:hAnsiTheme="minorHAnsi"/>
            <w:b/>
            <w:bCs/>
            <w:sz w:val="28"/>
            <w:szCs w:val="28"/>
          </w:rPr>
          <w:t>n History</w:t>
        </w:r>
      </w:ins>
      <w:bookmarkEnd w:id="19"/>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ins w:id="22" w:author="Dominic Stringer" w:date="2024-11-21T16:54:00Z"/>
        </w:trPr>
        <w:tc>
          <w:tcPr>
            <w:tcW w:w="1810" w:type="dxa"/>
          </w:tcPr>
          <w:p w14:paraId="09674EE4" w14:textId="65E3BF26" w:rsidR="00542F99" w:rsidRPr="00F72B76" w:rsidRDefault="00542F99" w:rsidP="00D844C8">
            <w:pPr>
              <w:pStyle w:val="Default"/>
              <w:rPr>
                <w:ins w:id="23" w:author="Dominic Stringer" w:date="2024-11-21T16:54:00Z" w16du:dateUtc="2024-11-21T16:54:00Z"/>
                <w:rFonts w:asciiTheme="minorHAnsi" w:hAnsiTheme="minorHAnsi" w:cstheme="minorHAnsi"/>
                <w:b/>
                <w:bCs/>
                <w:sz w:val="22"/>
                <w:szCs w:val="22"/>
              </w:rPr>
            </w:pPr>
            <w:ins w:id="24" w:author="Dominic Stringer" w:date="2024-11-21T16:54:00Z" w16du:dateUtc="2024-11-21T16:54:00Z">
              <w:r w:rsidRPr="00F72B76">
                <w:rPr>
                  <w:rFonts w:asciiTheme="minorHAnsi" w:hAnsiTheme="minorHAnsi" w:cstheme="minorHAnsi"/>
                  <w:b/>
                  <w:bCs/>
                  <w:sz w:val="22"/>
                  <w:szCs w:val="22"/>
                </w:rPr>
                <w:t xml:space="preserve">SAP Version </w:t>
              </w:r>
            </w:ins>
            <w:ins w:id="25" w:author="Dominic Stringer" w:date="2024-11-28T10:51:00Z" w16du:dateUtc="2024-11-28T10:51:00Z">
              <w:r w:rsidRPr="00F72B76">
                <w:rPr>
                  <w:rFonts w:asciiTheme="minorHAnsi" w:hAnsiTheme="minorHAnsi" w:cstheme="minorHAnsi"/>
                  <w:b/>
                  <w:bCs/>
                  <w:sz w:val="22"/>
                  <w:szCs w:val="22"/>
                </w:rPr>
                <w:t>no.</w:t>
              </w:r>
            </w:ins>
          </w:p>
        </w:tc>
        <w:tc>
          <w:tcPr>
            <w:tcW w:w="1810" w:type="dxa"/>
          </w:tcPr>
          <w:p w14:paraId="28AD1AC0" w14:textId="323B01F3" w:rsidR="00542F99" w:rsidRPr="00F72B76" w:rsidRDefault="00542F99" w:rsidP="00D844C8">
            <w:pPr>
              <w:pStyle w:val="Default"/>
              <w:rPr>
                <w:ins w:id="26" w:author="Dominic Stringer" w:date="2024-11-28T10:51:00Z" w16du:dateUtc="2024-11-28T10:51:00Z"/>
                <w:rFonts w:asciiTheme="minorHAnsi" w:hAnsiTheme="minorHAnsi" w:cstheme="minorHAnsi"/>
                <w:b/>
                <w:bCs/>
                <w:sz w:val="22"/>
                <w:szCs w:val="22"/>
              </w:rPr>
            </w:pPr>
            <w:ins w:id="27" w:author="Dominic Stringer" w:date="2024-11-28T10:51:00Z" w16du:dateUtc="2024-11-28T10:51:00Z">
              <w:r w:rsidRPr="00F72B76">
                <w:rPr>
                  <w:rFonts w:asciiTheme="minorHAnsi" w:hAnsiTheme="minorHAnsi" w:cstheme="minorHAnsi"/>
                  <w:b/>
                  <w:bCs/>
                  <w:sz w:val="22"/>
                  <w:szCs w:val="22"/>
                </w:rPr>
                <w:t>Date changed</w:t>
              </w:r>
            </w:ins>
          </w:p>
        </w:tc>
        <w:tc>
          <w:tcPr>
            <w:tcW w:w="1810" w:type="dxa"/>
          </w:tcPr>
          <w:p w14:paraId="5B4A373A" w14:textId="137FCB76" w:rsidR="00542F99" w:rsidRPr="00F72B76" w:rsidRDefault="00542F99" w:rsidP="00D844C8">
            <w:pPr>
              <w:pStyle w:val="Default"/>
              <w:rPr>
                <w:ins w:id="28" w:author="Dominic Stringer" w:date="2024-11-21T16:54:00Z" w16du:dateUtc="2024-11-21T16:54:00Z"/>
                <w:rFonts w:asciiTheme="minorHAnsi" w:hAnsiTheme="minorHAnsi" w:cstheme="minorHAnsi"/>
                <w:b/>
                <w:bCs/>
                <w:sz w:val="22"/>
                <w:szCs w:val="22"/>
              </w:rPr>
            </w:pPr>
            <w:ins w:id="29" w:author="Dominic Stringer" w:date="2024-11-21T16:54:00Z" w16du:dateUtc="2024-11-21T16:54:00Z">
              <w:r w:rsidRPr="00F72B76">
                <w:rPr>
                  <w:rFonts w:asciiTheme="minorHAnsi" w:hAnsiTheme="minorHAnsi" w:cstheme="minorHAnsi"/>
                  <w:b/>
                  <w:bCs/>
                  <w:sz w:val="22"/>
                  <w:szCs w:val="22"/>
                </w:rPr>
                <w:t xml:space="preserve">Protocol Version and Date </w:t>
              </w:r>
            </w:ins>
          </w:p>
        </w:tc>
        <w:tc>
          <w:tcPr>
            <w:tcW w:w="1936" w:type="dxa"/>
          </w:tcPr>
          <w:p w14:paraId="493580F7" w14:textId="231C7046" w:rsidR="00542F99" w:rsidRPr="00F72B76" w:rsidRDefault="00542F99" w:rsidP="00D844C8">
            <w:pPr>
              <w:pStyle w:val="Default"/>
              <w:rPr>
                <w:ins w:id="30" w:author="Dominic Stringer" w:date="2024-11-21T16:54:00Z" w16du:dateUtc="2024-11-21T16:54:00Z"/>
                <w:rFonts w:asciiTheme="minorHAnsi" w:hAnsiTheme="minorHAnsi" w:cstheme="minorHAnsi"/>
                <w:b/>
                <w:bCs/>
                <w:sz w:val="22"/>
                <w:szCs w:val="22"/>
              </w:rPr>
            </w:pPr>
            <w:ins w:id="31" w:author="Dominic Stringer" w:date="2024-11-28T10:51:00Z" w16du:dateUtc="2024-11-28T10:51:00Z">
              <w:r w:rsidRPr="00F72B76">
                <w:rPr>
                  <w:rFonts w:asciiTheme="minorHAnsi" w:hAnsiTheme="minorHAnsi" w:cstheme="minorHAnsi"/>
                  <w:b/>
                  <w:bCs/>
                  <w:sz w:val="22"/>
                  <w:szCs w:val="22"/>
                </w:rPr>
                <w:t>Description of and r</w:t>
              </w:r>
            </w:ins>
            <w:ins w:id="32" w:author="Dominic Stringer" w:date="2024-11-21T16:54:00Z" w16du:dateUtc="2024-11-21T16:54:00Z">
              <w:r w:rsidRPr="00F72B76">
                <w:rPr>
                  <w:rFonts w:asciiTheme="minorHAnsi" w:hAnsiTheme="minorHAnsi" w:cstheme="minorHAnsi"/>
                  <w:b/>
                  <w:bCs/>
                  <w:sz w:val="22"/>
                  <w:szCs w:val="22"/>
                </w:rPr>
                <w:t xml:space="preserve">eason for </w:t>
              </w:r>
            </w:ins>
            <w:ins w:id="33" w:author="Dominic Stringer" w:date="2024-11-28T10:52:00Z" w16du:dateUtc="2024-11-28T10:52:00Z">
              <w:r w:rsidR="001253BD" w:rsidRPr="00F72B76">
                <w:rPr>
                  <w:rFonts w:asciiTheme="minorHAnsi" w:hAnsiTheme="minorHAnsi" w:cstheme="minorHAnsi"/>
                  <w:b/>
                  <w:bCs/>
                  <w:sz w:val="22"/>
                  <w:szCs w:val="22"/>
                </w:rPr>
                <w:t>changes</w:t>
              </w:r>
            </w:ins>
          </w:p>
        </w:tc>
        <w:tc>
          <w:tcPr>
            <w:tcW w:w="2481" w:type="dxa"/>
          </w:tcPr>
          <w:p w14:paraId="24A155DB" w14:textId="3A4E4B96" w:rsidR="00542F99" w:rsidRPr="00F72B76" w:rsidRDefault="00B24750" w:rsidP="00D844C8">
            <w:pPr>
              <w:pStyle w:val="Default"/>
              <w:rPr>
                <w:ins w:id="34" w:author="Dominic Stringer" w:date="2024-11-21T16:54:00Z" w16du:dateUtc="2024-11-21T16:54:00Z"/>
                <w:rFonts w:asciiTheme="minorHAnsi" w:hAnsiTheme="minorHAnsi" w:cstheme="minorHAnsi"/>
                <w:b/>
                <w:bCs/>
                <w:sz w:val="22"/>
                <w:szCs w:val="22"/>
              </w:rPr>
            </w:pPr>
            <w:ins w:id="35" w:author="Dominic Stringer" w:date="2024-11-28T10:53:00Z" w16du:dateUtc="2024-11-28T10:53:00Z">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ins>
            <w:ins w:id="36" w:author="Dominic Stringer" w:date="2024-11-28T10:52:00Z" w16du:dateUtc="2024-11-28T10:52:00Z">
              <w:r w:rsidR="001253BD" w:rsidRPr="00F72B76">
                <w:rPr>
                  <w:rFonts w:asciiTheme="minorHAnsi" w:hAnsiTheme="minorHAnsi" w:cstheme="minorHAnsi"/>
                  <w:b/>
                  <w:bCs/>
                  <w:sz w:val="22"/>
                  <w:szCs w:val="22"/>
                </w:rPr>
                <w:t>who wrote</w:t>
              </w:r>
            </w:ins>
            <w:ins w:id="37" w:author="Dominic Stringer" w:date="2024-11-21T16:54:00Z" w16du:dateUtc="2024-11-21T16:54:00Z">
              <w:r w:rsidR="00542F99" w:rsidRPr="00F72B76">
                <w:rPr>
                  <w:rFonts w:asciiTheme="minorHAnsi" w:hAnsiTheme="minorHAnsi" w:cstheme="minorHAnsi"/>
                  <w:b/>
                  <w:bCs/>
                  <w:sz w:val="22"/>
                  <w:szCs w:val="22"/>
                </w:rPr>
                <w:t xml:space="preserve"> </w:t>
              </w:r>
            </w:ins>
            <w:ins w:id="38" w:author="Dominic Stringer" w:date="2024-11-28T10:52:00Z" w16du:dateUtc="2024-11-28T10:52:00Z">
              <w:r w:rsidR="001253BD" w:rsidRPr="00F72B76">
                <w:rPr>
                  <w:rFonts w:asciiTheme="minorHAnsi" w:hAnsiTheme="minorHAnsi" w:cstheme="minorHAnsi"/>
                  <w:b/>
                  <w:bCs/>
                  <w:sz w:val="22"/>
                  <w:szCs w:val="22"/>
                </w:rPr>
                <w:t>Version/</w:t>
              </w:r>
            </w:ins>
            <w:ins w:id="39" w:author="Dominic Stringer" w:date="2024-11-28T10:53:00Z" w16du:dateUtc="2024-11-28T10:53:00Z">
              <w:r w:rsidR="001253BD" w:rsidRPr="00F72B76">
                <w:rPr>
                  <w:rFonts w:asciiTheme="minorHAnsi" w:hAnsiTheme="minorHAnsi" w:cstheme="minorHAnsi"/>
                  <w:b/>
                  <w:bCs/>
                  <w:sz w:val="22"/>
                  <w:szCs w:val="22"/>
                </w:rPr>
                <w:t xml:space="preserve"> responsible for </w:t>
              </w:r>
            </w:ins>
            <w:ins w:id="40" w:author="Dominic Stringer" w:date="2024-11-28T10:52:00Z" w16du:dateUtc="2024-11-28T10:52:00Z">
              <w:r w:rsidR="001253BD" w:rsidRPr="00F72B76">
                <w:rPr>
                  <w:rFonts w:asciiTheme="minorHAnsi" w:hAnsiTheme="minorHAnsi" w:cstheme="minorHAnsi"/>
                  <w:b/>
                  <w:bCs/>
                  <w:sz w:val="22"/>
                  <w:szCs w:val="22"/>
                </w:rPr>
                <w:t>changes</w:t>
              </w:r>
            </w:ins>
          </w:p>
        </w:tc>
      </w:tr>
      <w:tr w:rsidR="00542F99" w:rsidRPr="007829A2" w14:paraId="1EC1352D" w14:textId="77777777" w:rsidTr="00F72B76">
        <w:trPr>
          <w:trHeight w:val="364"/>
          <w:ins w:id="41" w:author="Dominic Stringer" w:date="2024-11-21T16:54:00Z"/>
        </w:trPr>
        <w:tc>
          <w:tcPr>
            <w:tcW w:w="1810" w:type="dxa"/>
          </w:tcPr>
          <w:p w14:paraId="420FDA91" w14:textId="77777777" w:rsidR="00542F99" w:rsidRPr="00FE7127" w:rsidRDefault="00542F99" w:rsidP="00D844C8">
            <w:pPr>
              <w:pStyle w:val="Default"/>
              <w:rPr>
                <w:ins w:id="42" w:author="Dominic Stringer" w:date="2024-11-21T16:54:00Z" w16du:dateUtc="2024-11-21T16:54:00Z"/>
                <w:rFonts w:asciiTheme="minorHAnsi" w:hAnsiTheme="minorHAnsi" w:cstheme="minorHAnsi"/>
                <w:sz w:val="22"/>
                <w:szCs w:val="22"/>
              </w:rPr>
            </w:pPr>
          </w:p>
        </w:tc>
        <w:tc>
          <w:tcPr>
            <w:tcW w:w="1810" w:type="dxa"/>
          </w:tcPr>
          <w:p w14:paraId="4DCCE712" w14:textId="77777777" w:rsidR="00542F99" w:rsidRPr="00FE7127" w:rsidRDefault="00542F99" w:rsidP="00D844C8">
            <w:pPr>
              <w:pStyle w:val="Default"/>
              <w:rPr>
                <w:ins w:id="43" w:author="Dominic Stringer" w:date="2024-11-28T10:51:00Z" w16du:dateUtc="2024-11-28T10:51:00Z"/>
                <w:rFonts w:asciiTheme="minorHAnsi" w:hAnsiTheme="minorHAnsi" w:cstheme="minorHAnsi"/>
                <w:sz w:val="22"/>
                <w:szCs w:val="22"/>
              </w:rPr>
            </w:pPr>
          </w:p>
        </w:tc>
        <w:tc>
          <w:tcPr>
            <w:tcW w:w="1810" w:type="dxa"/>
          </w:tcPr>
          <w:p w14:paraId="7540C9E2" w14:textId="5CE81079" w:rsidR="00542F99" w:rsidRPr="00FE7127" w:rsidRDefault="00542F99" w:rsidP="00D844C8">
            <w:pPr>
              <w:pStyle w:val="Default"/>
              <w:rPr>
                <w:ins w:id="44" w:author="Dominic Stringer" w:date="2024-11-21T16:54:00Z" w16du:dateUtc="2024-11-21T16:54:00Z"/>
                <w:rFonts w:asciiTheme="minorHAnsi" w:hAnsiTheme="minorHAnsi" w:cstheme="minorHAnsi"/>
                <w:sz w:val="22"/>
                <w:szCs w:val="22"/>
              </w:rPr>
            </w:pPr>
          </w:p>
        </w:tc>
        <w:tc>
          <w:tcPr>
            <w:tcW w:w="1936" w:type="dxa"/>
          </w:tcPr>
          <w:p w14:paraId="518DE1CE" w14:textId="77777777" w:rsidR="00542F99" w:rsidRPr="00FE7127" w:rsidRDefault="00542F99" w:rsidP="00D844C8">
            <w:pPr>
              <w:pStyle w:val="Default"/>
              <w:rPr>
                <w:ins w:id="45" w:author="Dominic Stringer" w:date="2024-11-21T16:54:00Z" w16du:dateUtc="2024-11-21T16:54:00Z"/>
                <w:rFonts w:asciiTheme="minorHAnsi" w:hAnsiTheme="minorHAnsi" w:cstheme="minorHAnsi"/>
                <w:sz w:val="22"/>
                <w:szCs w:val="22"/>
              </w:rPr>
            </w:pPr>
          </w:p>
        </w:tc>
        <w:tc>
          <w:tcPr>
            <w:tcW w:w="2481" w:type="dxa"/>
          </w:tcPr>
          <w:p w14:paraId="4B1C7BAB" w14:textId="77777777" w:rsidR="00542F99" w:rsidRPr="00FE7127" w:rsidRDefault="00542F99" w:rsidP="00D844C8">
            <w:pPr>
              <w:pStyle w:val="Default"/>
              <w:rPr>
                <w:ins w:id="46" w:author="Dominic Stringer" w:date="2024-11-21T16:54:00Z" w16du:dateUtc="2024-11-21T16:54:00Z"/>
                <w:rFonts w:asciiTheme="minorHAnsi" w:hAnsiTheme="minorHAnsi" w:cstheme="minorHAnsi"/>
                <w:sz w:val="22"/>
                <w:szCs w:val="22"/>
              </w:rPr>
            </w:pPr>
          </w:p>
        </w:tc>
      </w:tr>
    </w:tbl>
    <w:p w14:paraId="369D9B77" w14:textId="77777777" w:rsidR="0058651E" w:rsidRPr="00524356" w:rsidRDefault="0058651E" w:rsidP="000E21A1">
      <w:pPr>
        <w:pStyle w:val="ListParagraph"/>
        <w:rPr>
          <w:ins w:id="47" w:author="Dominic Stringer" w:date="2024-11-21T14:12:00Z" w16du:dateUtc="2024-11-21T14:12:00Z"/>
        </w:rPr>
      </w:pPr>
    </w:p>
    <w:p w14:paraId="5EFC3F13" w14:textId="77777777" w:rsidR="0058651E" w:rsidRPr="00524356" w:rsidRDefault="0058651E" w:rsidP="000E21A1">
      <w:pPr>
        <w:rPr>
          <w:ins w:id="48" w:author="Dominic Stringer" w:date="2024-11-21T14:12:00Z" w16du:dateUtc="2024-11-21T14:12:00Z"/>
        </w:rPr>
      </w:pPr>
    </w:p>
    <w:p w14:paraId="20E97117" w14:textId="77777777" w:rsidR="0058651E" w:rsidRPr="00FE7127" w:rsidRDefault="0058651E" w:rsidP="000E21A1">
      <w:pPr>
        <w:pStyle w:val="ListParagraph"/>
        <w:numPr>
          <w:ilvl w:val="0"/>
          <w:numId w:val="34"/>
        </w:numPr>
        <w:rPr>
          <w:ins w:id="49" w:author="Dominic Stringer" w:date="2024-11-21T14:13:00Z" w16du:dateUtc="2024-11-21T14:13:00Z"/>
          <w:rFonts w:asciiTheme="minorHAnsi" w:hAnsiTheme="minorHAnsi"/>
          <w:b/>
          <w:bCs/>
          <w:sz w:val="28"/>
          <w:szCs w:val="28"/>
        </w:rPr>
      </w:pPr>
      <w:commentRangeStart w:id="50"/>
      <w:ins w:id="51" w:author="Dominic Stringer" w:date="2024-11-21T14:13:00Z" w16du:dateUtc="2024-11-21T14:13:00Z">
        <w:r w:rsidRPr="00FE7127">
          <w:rPr>
            <w:rFonts w:asciiTheme="minorHAnsi" w:hAnsiTheme="minorHAnsi"/>
            <w:b/>
            <w:bCs/>
            <w:sz w:val="28"/>
            <w:szCs w:val="28"/>
          </w:rPr>
          <w:t xml:space="preserve">Signatures </w:t>
        </w:r>
      </w:ins>
      <w:commentRangeEnd w:id="50"/>
      <w:ins w:id="52" w:author="Dominic Stringer" w:date="2024-11-21T14:18:00Z" w16du:dateUtc="2024-11-21T14:18:00Z">
        <w:r w:rsidRPr="00FE7127">
          <w:rPr>
            <w:sz w:val="28"/>
            <w:szCs w:val="28"/>
          </w:rPr>
          <w:commentReference w:id="50"/>
        </w:r>
      </w:ins>
    </w:p>
    <w:p w14:paraId="6715B4C8" w14:textId="77777777" w:rsidR="0058651E" w:rsidRPr="00524356" w:rsidRDefault="0058651E" w:rsidP="000E21A1">
      <w:pPr>
        <w:rPr>
          <w:ins w:id="53" w:author="Dominic Stringer" w:date="2024-11-21T14:13:00Z" w16du:dateUtc="2024-11-21T14:13:00Z"/>
        </w:rPr>
      </w:pPr>
    </w:p>
    <w:p w14:paraId="0159D567" w14:textId="77777777" w:rsidR="0058651E" w:rsidRPr="00FE7127" w:rsidRDefault="0058651E" w:rsidP="000E21A1">
      <w:pPr>
        <w:rPr>
          <w:ins w:id="54" w:author="Dominic Stringer" w:date="2024-11-21T14:13:00Z" w16du:dateUtc="2024-11-21T14:13:00Z"/>
          <w:sz w:val="22"/>
          <w:szCs w:val="22"/>
        </w:rPr>
      </w:pPr>
      <w:ins w:id="55" w:author="Dominic Stringer" w:date="2024-11-21T14:13:00Z" w16du:dateUtc="2024-11-21T14:13:00Z">
        <w:r w:rsidRPr="00FE7127">
          <w:rPr>
            <w:sz w:val="22"/>
            <w:szCs w:val="22"/>
          </w:rPr>
          <w:t>Trial statistician:</w:t>
        </w:r>
      </w:ins>
    </w:p>
    <w:p w14:paraId="6AB33DAE" w14:textId="77777777" w:rsidR="0058651E" w:rsidRPr="00FE7127" w:rsidRDefault="0058651E" w:rsidP="000E21A1">
      <w:pPr>
        <w:rPr>
          <w:ins w:id="56" w:author="Dominic Stringer" w:date="2024-11-21T14:13:00Z" w16du:dateUtc="2024-11-21T14:13:00Z"/>
          <w:sz w:val="22"/>
          <w:szCs w:val="22"/>
        </w:rPr>
      </w:pPr>
    </w:p>
    <w:p w14:paraId="3606B3CB" w14:textId="77777777" w:rsidR="0058651E" w:rsidRPr="00FE7127" w:rsidRDefault="0058651E" w:rsidP="000E21A1">
      <w:pPr>
        <w:rPr>
          <w:ins w:id="57" w:author="Dominic Stringer" w:date="2024-11-21T14:13:00Z" w16du:dateUtc="2024-11-21T14:13:00Z"/>
          <w:sz w:val="22"/>
          <w:szCs w:val="22"/>
        </w:rPr>
      </w:pPr>
      <w:ins w:id="58"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67D83256" w14:textId="77777777" w:rsidR="0058651E" w:rsidRPr="00FE7127" w:rsidRDefault="0058651E" w:rsidP="000E21A1">
      <w:pPr>
        <w:rPr>
          <w:ins w:id="59" w:author="Dominic Stringer" w:date="2024-11-21T14:13:00Z" w16du:dateUtc="2024-11-21T14:13:00Z"/>
          <w:sz w:val="22"/>
          <w:szCs w:val="22"/>
        </w:rPr>
      </w:pPr>
    </w:p>
    <w:p w14:paraId="54B97E04" w14:textId="77777777" w:rsidR="0058651E" w:rsidRPr="00FE7127" w:rsidRDefault="0058651E" w:rsidP="000E21A1">
      <w:pPr>
        <w:rPr>
          <w:ins w:id="60" w:author="Dominic Stringer" w:date="2024-11-21T14:13:00Z" w16du:dateUtc="2024-11-21T14:13:00Z"/>
          <w:sz w:val="22"/>
          <w:szCs w:val="22"/>
        </w:rPr>
      </w:pPr>
    </w:p>
    <w:p w14:paraId="115FAB86" w14:textId="1D8DD141" w:rsidR="0058651E" w:rsidRPr="00FE7127" w:rsidRDefault="0058651E" w:rsidP="000E21A1">
      <w:pPr>
        <w:rPr>
          <w:ins w:id="61" w:author="Dominic Stringer" w:date="2024-11-21T14:13:00Z" w16du:dateUtc="2024-11-21T14:13:00Z"/>
          <w:sz w:val="22"/>
          <w:szCs w:val="22"/>
        </w:rPr>
      </w:pPr>
      <w:ins w:id="62" w:author="Dominic Stringer" w:date="2024-11-21T14:13:00Z" w16du:dateUtc="2024-11-21T14:13:00Z">
        <w:r w:rsidRPr="00FE7127">
          <w:rPr>
            <w:sz w:val="22"/>
            <w:szCs w:val="22"/>
          </w:rPr>
          <w:t>Chief Investiga</w:t>
        </w:r>
      </w:ins>
      <w:ins w:id="63" w:author="Dominic Stringer" w:date="2024-11-21T14:14:00Z" w16du:dateUtc="2024-11-21T14:14:00Z">
        <w:r w:rsidRPr="00FE7127">
          <w:rPr>
            <w:sz w:val="22"/>
            <w:szCs w:val="22"/>
          </w:rPr>
          <w:t>tor</w:t>
        </w:r>
      </w:ins>
      <w:ins w:id="64" w:author="Dominic Stringer" w:date="2024-11-21T14:13:00Z" w16du:dateUtc="2024-11-21T14:13:00Z">
        <w:r w:rsidRPr="00FE7127">
          <w:rPr>
            <w:sz w:val="22"/>
            <w:szCs w:val="22"/>
          </w:rPr>
          <w:t>:</w:t>
        </w:r>
      </w:ins>
    </w:p>
    <w:p w14:paraId="1E43F23F" w14:textId="77777777" w:rsidR="0058651E" w:rsidRPr="00FE7127" w:rsidRDefault="0058651E" w:rsidP="000E21A1">
      <w:pPr>
        <w:rPr>
          <w:ins w:id="65" w:author="Dominic Stringer" w:date="2024-11-21T14:13:00Z" w16du:dateUtc="2024-11-21T14:13:00Z"/>
          <w:sz w:val="22"/>
          <w:szCs w:val="22"/>
        </w:rPr>
      </w:pPr>
    </w:p>
    <w:p w14:paraId="2E022A33" w14:textId="77777777" w:rsidR="0058651E" w:rsidRPr="00FE7127" w:rsidRDefault="0058651E" w:rsidP="000E21A1">
      <w:pPr>
        <w:rPr>
          <w:ins w:id="66" w:author="Dominic Stringer" w:date="2024-11-21T14:13:00Z" w16du:dateUtc="2024-11-21T14:13:00Z"/>
          <w:sz w:val="22"/>
          <w:szCs w:val="22"/>
        </w:rPr>
      </w:pPr>
      <w:ins w:id="67"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5C1A837A" w14:textId="77777777" w:rsidR="0058651E" w:rsidRPr="00FE7127" w:rsidRDefault="0058651E" w:rsidP="000E21A1">
      <w:pPr>
        <w:rPr>
          <w:ins w:id="68" w:author="Dominic Stringer" w:date="2024-11-21T14:13:00Z" w16du:dateUtc="2024-11-21T14:13:00Z"/>
          <w:sz w:val="22"/>
          <w:szCs w:val="22"/>
        </w:rPr>
      </w:pPr>
    </w:p>
    <w:p w14:paraId="66B40714" w14:textId="16F1ED75" w:rsidR="0058651E" w:rsidRPr="00FE7127" w:rsidRDefault="0058651E" w:rsidP="000E21A1">
      <w:pPr>
        <w:rPr>
          <w:ins w:id="69" w:author="Dominic Stringer" w:date="2024-11-21T14:13:00Z" w16du:dateUtc="2024-11-21T14:13:00Z"/>
          <w:sz w:val="22"/>
          <w:szCs w:val="22"/>
        </w:rPr>
      </w:pPr>
      <w:ins w:id="70" w:author="Dominic Stringer" w:date="2024-11-21T14:14:00Z" w16du:dateUtc="2024-11-21T14:14:00Z">
        <w:r w:rsidRPr="00FE7127">
          <w:rPr>
            <w:sz w:val="22"/>
            <w:szCs w:val="22"/>
          </w:rPr>
          <w:t>Senior Statistician</w:t>
        </w:r>
      </w:ins>
      <w:ins w:id="71" w:author="Dominic Stringer" w:date="2024-11-21T14:13:00Z" w16du:dateUtc="2024-11-21T14:13:00Z">
        <w:r w:rsidRPr="00FE7127">
          <w:rPr>
            <w:sz w:val="22"/>
            <w:szCs w:val="22"/>
          </w:rPr>
          <w:t>:</w:t>
        </w:r>
      </w:ins>
    </w:p>
    <w:p w14:paraId="23806648" w14:textId="77777777" w:rsidR="0058651E" w:rsidRPr="00FE7127" w:rsidRDefault="0058651E" w:rsidP="000E21A1">
      <w:pPr>
        <w:rPr>
          <w:ins w:id="72" w:author="Dominic Stringer" w:date="2024-11-21T14:13:00Z" w16du:dateUtc="2024-11-21T14:13:00Z"/>
          <w:sz w:val="22"/>
          <w:szCs w:val="22"/>
        </w:rPr>
      </w:pPr>
    </w:p>
    <w:p w14:paraId="713DD611" w14:textId="77777777" w:rsidR="0058651E" w:rsidRPr="00FE7127" w:rsidRDefault="0058651E" w:rsidP="000E21A1">
      <w:pPr>
        <w:rPr>
          <w:ins w:id="73" w:author="Dominic Stringer" w:date="2024-11-21T14:13:00Z" w16du:dateUtc="2024-11-21T14:13:00Z"/>
          <w:sz w:val="22"/>
          <w:szCs w:val="22"/>
        </w:rPr>
      </w:pPr>
      <w:ins w:id="74"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0554AA9C" w14:textId="77777777" w:rsidR="0058651E" w:rsidRPr="00FE7127" w:rsidRDefault="0058651E" w:rsidP="000E21A1">
      <w:pPr>
        <w:rPr>
          <w:ins w:id="75" w:author="Dominic Stringer" w:date="2024-11-21T14:13:00Z" w16du:dateUtc="2024-11-21T14:13:00Z"/>
          <w:sz w:val="22"/>
          <w:szCs w:val="22"/>
        </w:rPr>
      </w:pPr>
    </w:p>
    <w:p w14:paraId="4F5DF92B" w14:textId="4B7EF30A" w:rsidR="0058651E" w:rsidRPr="00FE7127" w:rsidRDefault="0058651E" w:rsidP="000E21A1">
      <w:pPr>
        <w:rPr>
          <w:ins w:id="76" w:author="Dominic Stringer" w:date="2024-11-21T14:13:00Z" w16du:dateUtc="2024-11-21T14:13:00Z"/>
          <w:sz w:val="22"/>
          <w:szCs w:val="22"/>
        </w:rPr>
      </w:pPr>
      <w:ins w:id="77" w:author="Dominic Stringer" w:date="2024-11-21T14:14:00Z" w16du:dateUtc="2024-11-21T14:14:00Z">
        <w:r w:rsidRPr="00FE7127">
          <w:rPr>
            <w:sz w:val="22"/>
            <w:szCs w:val="22"/>
          </w:rPr>
          <w:t>Trial Steering Committee Chair</w:t>
        </w:r>
      </w:ins>
      <w:ins w:id="78" w:author="Dominic Stringer" w:date="2024-11-21T14:13:00Z" w16du:dateUtc="2024-11-21T14:13:00Z">
        <w:r w:rsidRPr="00FE7127">
          <w:rPr>
            <w:sz w:val="22"/>
            <w:szCs w:val="22"/>
          </w:rPr>
          <w:t>:</w:t>
        </w:r>
      </w:ins>
    </w:p>
    <w:p w14:paraId="632CBC1D" w14:textId="77777777" w:rsidR="0058651E" w:rsidRPr="00FE7127" w:rsidRDefault="0058651E" w:rsidP="000E21A1">
      <w:pPr>
        <w:rPr>
          <w:ins w:id="79" w:author="Dominic Stringer" w:date="2024-11-21T14:13:00Z" w16du:dateUtc="2024-11-21T14:13:00Z"/>
          <w:sz w:val="22"/>
          <w:szCs w:val="22"/>
        </w:rPr>
      </w:pPr>
    </w:p>
    <w:p w14:paraId="669EBBB9" w14:textId="4639880A" w:rsidR="0058651E" w:rsidRPr="007829A2" w:rsidRDefault="0058651E" w:rsidP="000E21A1">
      <w:pPr>
        <w:rPr>
          <w:ins w:id="80" w:author="Dominic Stringer" w:date="2024-11-21T14:12:00Z" w16du:dateUtc="2024-11-21T14:12:00Z"/>
          <w:sz w:val="22"/>
          <w:szCs w:val="22"/>
          <w:lang w:val="en-GB"/>
        </w:rPr>
      </w:pPr>
      <w:ins w:id="81"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ins w:id="82" w:author="Dominic Stringer" w:date="2024-11-21T14:12:00Z" w16du:dateUtc="2024-11-21T14:12:00Z">
        <w:r w:rsidRPr="000E21A1">
          <w:br w:type="page"/>
        </w:r>
      </w:ins>
    </w:p>
    <w:p w14:paraId="421E36B2" w14:textId="77777777" w:rsidR="0058651E" w:rsidRPr="00524356" w:rsidRDefault="0058651E" w:rsidP="000E21A1">
      <w:pPr>
        <w:pStyle w:val="ListParagraph"/>
        <w:rPr>
          <w:ins w:id="83" w:author="Dominic Stringer" w:date="2024-11-21T14:12:00Z" w16du:dateUtc="2024-11-21T14:12:00Z"/>
        </w:rPr>
      </w:pPr>
    </w:p>
    <w:p w14:paraId="1C251A77" w14:textId="49CBCD92" w:rsidR="0058651E" w:rsidRPr="00FE7127" w:rsidRDefault="0058651E" w:rsidP="000E21A1">
      <w:pPr>
        <w:pStyle w:val="ListParagraph"/>
        <w:numPr>
          <w:ilvl w:val="0"/>
          <w:numId w:val="34"/>
        </w:numPr>
        <w:rPr>
          <w:ins w:id="84" w:author="Dominic Stringer" w:date="2024-11-21T14:12:00Z" w16du:dateUtc="2024-11-21T14:12:00Z"/>
          <w:rFonts w:asciiTheme="minorHAnsi" w:hAnsiTheme="minorHAnsi"/>
          <w:b/>
          <w:bCs/>
          <w:sz w:val="28"/>
          <w:szCs w:val="28"/>
        </w:rPr>
      </w:pPr>
      <w:ins w:id="85" w:author="Dominic Stringer" w:date="2024-11-21T14:12:00Z" w16du:dateUtc="2024-11-21T14:12:00Z">
        <w:r w:rsidRPr="00FE7127">
          <w:rPr>
            <w:rFonts w:asciiTheme="minorHAnsi" w:hAnsiTheme="minorHAnsi"/>
            <w:b/>
            <w:bCs/>
            <w:sz w:val="28"/>
            <w:szCs w:val="28"/>
          </w:rPr>
          <w:t xml:space="preserve"> Purpose and Scope of Statistical Analysis Strategy</w:t>
        </w:r>
      </w:ins>
    </w:p>
    <w:p w14:paraId="56750BDD" w14:textId="13928633" w:rsidR="0058651E" w:rsidRPr="000E21A1" w:rsidRDefault="0058651E" w:rsidP="000E21A1">
      <w:pPr>
        <w:rPr>
          <w:ins w:id="86" w:author="Dominic Stringer" w:date="2024-11-21T14:12:00Z" w16du:dateUtc="2024-11-21T14:12:00Z"/>
        </w:rPr>
      </w:pPr>
      <w:ins w:id="87" w:author="Dominic Stringer" w:date="2024-11-21T14:12:00Z" w16du:dateUtc="2024-11-21T14:12:00Z">
        <w:r w:rsidRPr="000E21A1">
          <w:t xml:space="preserve">This document details the presentation and analysis strategy for the primary papers reporting results from the </w:t>
        </w:r>
        <w:del w:id="88" w:author="Gordon Forbes" w:date="2025-08-07T14:36:00Z" w16du:dateUtc="2025-08-07T13:36:00Z">
          <w:r w:rsidRPr="000E21A1" w:rsidDel="0049428C">
            <w:rPr>
              <w:highlight w:val="yellow"/>
            </w:rPr>
            <w:delText>X</w:delText>
          </w:r>
        </w:del>
      </w:ins>
      <w:ins w:id="89" w:author="Gordon Forbes" w:date="2025-08-07T14:36:00Z" w16du:dateUtc="2025-08-07T13:36:00Z">
        <w:r w:rsidR="0049428C">
          <w:t>{{</w:t>
        </w:r>
        <w:proofErr w:type="spellStart"/>
        <w:r w:rsidR="0049428C">
          <w:t>trial_acronym</w:t>
        </w:r>
        <w:proofErr w:type="spellEnd"/>
        <w:r w:rsidR="0049428C">
          <w:t>}}</w:t>
        </w:r>
      </w:ins>
      <w:ins w:id="90" w:author="Dominic Stringer" w:date="2024-11-21T14:12:00Z" w16du:dateUtc="2024-11-21T14:12:00Z">
        <w:r w:rsidRPr="000E21A1">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analysing and reporting the trial. Reference was made to the trial protocol (version </w:t>
        </w:r>
        <w:del w:id="91" w:author="Gordon Forbes" w:date="2025-08-07T14:36:00Z" w16du:dateUtc="2025-08-07T13:36:00Z">
          <w:r w:rsidRPr="005E7C07" w:rsidDel="0049428C">
            <w:rPr>
              <w:highlight w:val="yellow"/>
            </w:rPr>
            <w:delText>X</w:delText>
          </w:r>
        </w:del>
      </w:ins>
      <w:ins w:id="92" w:author="Gordon Forbes" w:date="2025-08-07T14:36:00Z" w16du:dateUtc="2025-08-07T13:36:00Z">
        <w:r w:rsidR="0049428C">
          <w:t>{{</w:t>
        </w:r>
        <w:proofErr w:type="spellStart"/>
        <w:r w:rsidR="0049428C">
          <w:t>protocol_version</w:t>
        </w:r>
        <w:proofErr w:type="spellEnd"/>
        <w:r w:rsidR="0049428C">
          <w:t>}}</w:t>
        </w:r>
      </w:ins>
      <w:ins w:id="93" w:author="Dominic Stringer" w:date="2024-11-21T14:12:00Z" w16du:dateUtc="2024-11-21T14:12:00Z">
        <w:r w:rsidRPr="000E21A1">
          <w:t xml:space="preserve">), ICH guidelines on Statistical Principles (E9) </w:t>
        </w:r>
        <w:r w:rsidRPr="000E21A1">
          <w:fldChar w:fldCharType="begin"/>
        </w:r>
        <w:r w:rsidRPr="000E21A1">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0E21A1">
          <w:fldChar w:fldCharType="separate"/>
        </w:r>
        <w:r w:rsidRPr="000E21A1">
          <w:t>(1)</w:t>
        </w:r>
        <w:r w:rsidRPr="000E21A1">
          <w:fldChar w:fldCharType="end"/>
        </w:r>
        <w:r w:rsidRPr="000E21A1">
          <w:t xml:space="preserve"> and ICH E9 Addendum R1 (2) and CONSORT (</w:t>
        </w:r>
        <w:r w:rsidRPr="000E21A1">
          <w:fldChar w:fldCharType="begin"/>
        </w:r>
        <w:r w:rsidRPr="000E21A1">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0E21A1">
          <w:fldChar w:fldCharType="separate"/>
        </w:r>
        <w:r w:rsidRPr="000E21A1">
          <w:t>3)</w:t>
        </w:r>
        <w:r w:rsidRPr="000E21A1">
          <w:fldChar w:fldCharType="end"/>
        </w:r>
        <w:r w:rsidRPr="000E21A1">
          <w:t xml:space="preserve"> guidelines. </w:t>
        </w:r>
      </w:ins>
    </w:p>
    <w:p w14:paraId="635505CF" w14:textId="77777777" w:rsidR="0058651E" w:rsidRPr="000E21A1" w:rsidRDefault="0058651E" w:rsidP="000E21A1">
      <w:pPr>
        <w:pStyle w:val="ListParagraph"/>
        <w:rPr>
          <w:ins w:id="94" w:author="Dominic Stringer" w:date="2024-11-21T14:12:00Z" w16du:dateUtc="2024-11-21T14:12:00Z"/>
        </w:rPr>
      </w:pPr>
    </w:p>
    <w:p w14:paraId="4FCCBEF3" w14:textId="7D017661" w:rsidR="0058651E" w:rsidRPr="00FE7127" w:rsidRDefault="0058651E" w:rsidP="000E21A1">
      <w:pPr>
        <w:pStyle w:val="NoSpacing"/>
        <w:rPr>
          <w:ins w:id="95" w:author="Dominic Stringer" w:date="2024-11-21T14:12:00Z" w16du:dateUtc="2024-11-21T14:12:00Z"/>
          <w:rFonts w:asciiTheme="minorHAnsi" w:hAnsiTheme="minorHAnsi"/>
          <w:sz w:val="24"/>
          <w:szCs w:val="24"/>
          <w:lang w:val="en-US"/>
        </w:rPr>
      </w:pPr>
      <w:ins w:id="96" w:author="Dominic Stringer" w:date="2024-11-21T14:12:00Z" w16du:dateUtc="2024-11-21T14:12:00Z">
        <w:r w:rsidRPr="00FE7127">
          <w:rPr>
            <w:rFonts w:asciiTheme="minorHAnsi" w:hAnsiTheme="minorHAnsi"/>
            <w:sz w:val="24"/>
            <w:szCs w:val="24"/>
            <w:lang w:val="en-US"/>
          </w:rPr>
          <w:t xml:space="preserve">This trial is being </w:t>
        </w:r>
      </w:ins>
      <w:ins w:id="97" w:author="Dominic Stringer" w:date="2024-12-17T11:01:00Z" w16du:dateUtc="2024-12-17T11:01:00Z">
        <w:r w:rsidR="002E14A8">
          <w:rPr>
            <w:rFonts w:asciiTheme="minorHAnsi" w:hAnsiTheme="minorHAnsi"/>
            <w:sz w:val="24"/>
            <w:szCs w:val="24"/>
            <w:lang w:val="en-US"/>
          </w:rPr>
          <w:t>supported by the</w:t>
        </w:r>
      </w:ins>
      <w:ins w:id="98" w:author="Dominic Stringer" w:date="2024-11-21T14:12:00Z" w16du:dateUtc="2024-11-21T14:12:00Z">
        <w:r w:rsidRPr="00FE7127">
          <w:rPr>
            <w:rFonts w:asciiTheme="minorHAnsi" w:hAnsiTheme="minorHAnsi"/>
            <w:sz w:val="24"/>
            <w:szCs w:val="24"/>
            <w:lang w:val="en-US"/>
          </w:rPr>
          <w:t xml:space="preserve"> KCTU and this Statistical Analysis Plan (SAP) has been developed following </w:t>
        </w:r>
        <w:r w:rsidRPr="003502FA">
          <w:rPr>
            <w:rFonts w:asciiTheme="minorHAnsi" w:hAnsiTheme="minorHAnsi"/>
            <w:sz w:val="24"/>
            <w:szCs w:val="24"/>
            <w:highlight w:val="cyan"/>
            <w:lang w:val="en-US"/>
          </w:rPr>
          <w:t xml:space="preserve">KCTU Statistics Standard Operating Procedure ST-02. </w:t>
        </w:r>
      </w:ins>
    </w:p>
    <w:p w14:paraId="3F3975C2" w14:textId="2C4BCCE1" w:rsidR="001A29C3" w:rsidRPr="00FE7127" w:rsidRDefault="001A29C3" w:rsidP="000E21A1">
      <w:pPr>
        <w:pStyle w:val="ListParagraph"/>
        <w:numPr>
          <w:ilvl w:val="0"/>
          <w:numId w:val="34"/>
        </w:numPr>
        <w:rPr>
          <w:rFonts w:asciiTheme="minorHAnsi" w:hAnsiTheme="minorHAnsi"/>
          <w:b/>
          <w:bCs/>
          <w:sz w:val="28"/>
          <w:szCs w:val="28"/>
        </w:rPr>
      </w:pPr>
      <w:r w:rsidRPr="000E21A1">
        <w:br w:type="page"/>
      </w:r>
      <w:del w:id="99" w:author="Dominic Stringer" w:date="2024-11-21T14:15:00Z" w16du:dateUtc="2024-11-21T14:15:00Z">
        <w:r w:rsidRPr="00FE7127" w:rsidDel="0058651E">
          <w:rPr>
            <w:rFonts w:asciiTheme="minorHAnsi" w:hAnsiTheme="minorHAnsi"/>
            <w:b/>
            <w:bCs/>
            <w:sz w:val="28"/>
            <w:szCs w:val="28"/>
          </w:rPr>
          <w:lastRenderedPageBreak/>
          <w:delText>CONTENTS</w:delText>
        </w:r>
      </w:del>
      <w:ins w:id="100" w:author="Dominic Stringer" w:date="2024-11-21T14:15:00Z" w16du:dateUtc="2024-11-21T14:15:00Z">
        <w:r w:rsidR="0058651E" w:rsidRPr="00FE7127">
          <w:rPr>
            <w:rFonts w:asciiTheme="minorHAnsi" w:hAnsiTheme="minorHAnsi"/>
            <w:b/>
            <w:bCs/>
            <w:sz w:val="28"/>
            <w:szCs w:val="28"/>
          </w:rPr>
          <w:t>Contents</w:t>
        </w:r>
      </w:ins>
    </w:p>
    <w:p w14:paraId="1A676B72" w14:textId="2C579450" w:rsidR="001A29C3" w:rsidRPr="007829A2" w:rsidDel="0058651E" w:rsidRDefault="001A29C3" w:rsidP="004A016C">
      <w:pPr>
        <w:rPr>
          <w:del w:id="101" w:author="Dominic Stringer" w:date="2024-11-21T14:15:00Z" w16du:dateUtc="2024-11-21T14:15:00Z"/>
        </w:rPr>
      </w:pPr>
      <w:del w:id="102" w:author="Dominic Stringer" w:date="2024-11-21T14:15:00Z" w16du:dateUtc="2024-11-21T14:15:00Z">
        <w:r w:rsidRPr="007829A2" w:rsidDel="0058651E">
          <w:delText>This document contains up to date statistical analysis plans (with version numbers and dates).</w:delText>
        </w:r>
      </w:del>
    </w:p>
    <w:p w14:paraId="0C91B156" w14:textId="36E189BE" w:rsidR="001A29C3" w:rsidRPr="007829A2" w:rsidDel="0058651E" w:rsidRDefault="001A29C3" w:rsidP="004A016C">
      <w:pPr>
        <w:rPr>
          <w:del w:id="103" w:author="Dominic Stringer" w:date="2024-11-21T14:15:00Z" w16du:dateUtc="2024-11-21T14:15:00Z"/>
        </w:rPr>
      </w:pPr>
    </w:p>
    <w:p w14:paraId="4C4CD734" w14:textId="6CAFFE48" w:rsidR="001A29C3" w:rsidRPr="007829A2" w:rsidDel="0058651E" w:rsidRDefault="001A29C3" w:rsidP="004A016C">
      <w:pPr>
        <w:rPr>
          <w:del w:id="104" w:author="Dominic Stringer" w:date="2024-11-21T14:15:00Z" w16du:dateUtc="2024-11-21T14:15:00Z"/>
        </w:rPr>
      </w:pPr>
      <w:del w:id="105" w:author="Dominic Stringer" w:date="2024-11-21T14:15:00Z" w16du:dateUtc="2024-11-21T14:15:00Z">
        <w:r w:rsidRPr="007829A2" w:rsidDel="0058651E">
          <w:delText>A) Quantitative Analysis Plan</w:delText>
        </w:r>
      </w:del>
    </w:p>
    <w:p w14:paraId="3AE8D11D" w14:textId="3E560EDD" w:rsidR="001A29C3" w:rsidRPr="007829A2" w:rsidDel="0058651E" w:rsidRDefault="001A29C3" w:rsidP="004A016C">
      <w:pPr>
        <w:rPr>
          <w:del w:id="106" w:author="Dominic Stringer" w:date="2024-11-21T14:15:00Z" w16du:dateUtc="2024-11-21T14:15:00Z"/>
        </w:rPr>
      </w:pPr>
      <w:del w:id="107" w:author="Dominic Stringer" w:date="2024-11-21T14:15:00Z" w16du:dateUtc="2024-11-21T14:15:00Z">
        <w:r w:rsidRPr="007829A2" w:rsidDel="0058651E">
          <w:delText>B) Economic Analysis Plan</w:delText>
        </w:r>
      </w:del>
    </w:p>
    <w:p w14:paraId="10AB1C9B" w14:textId="38705F53" w:rsidR="001A29C3" w:rsidRPr="007829A2" w:rsidDel="0058651E" w:rsidRDefault="001A29C3" w:rsidP="004A016C">
      <w:pPr>
        <w:rPr>
          <w:del w:id="108" w:author="Dominic Stringer" w:date="2024-11-21T14:15:00Z" w16du:dateUtc="2024-11-21T14:15:00Z"/>
        </w:rPr>
      </w:pPr>
      <w:del w:id="109" w:author="Dominic Stringer" w:date="2024-11-21T14:15:00Z" w16du:dateUtc="2024-11-21T14:15:00Z">
        <w:r w:rsidRPr="007829A2" w:rsidDel="0058651E">
          <w:delText>C) Schedule of Assessments and Measures</w:delText>
        </w:r>
      </w:del>
    </w:p>
    <w:p w14:paraId="0F751C56" w14:textId="35FFE2C2" w:rsidR="001A29C3" w:rsidRPr="00524356" w:rsidDel="00CC7EE3" w:rsidRDefault="001A29C3" w:rsidP="000E21A1">
      <w:pPr>
        <w:rPr>
          <w:del w:id="110" w:author="Dominic Stringer" w:date="2024-11-21T16:59:00Z" w16du:dateUtc="2024-11-21T16:59:00Z"/>
        </w:rPr>
      </w:pPr>
    </w:p>
    <w:customXmlInsRangeStart w:id="111" w:author="Dominic Stringer" w:date="2024-11-21T16:55:00Z"/>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customXmlInsRangeEnd w:id="111"/>
        <w:p w14:paraId="6FEC9F7E" w14:textId="7E922E25" w:rsidR="00376F69" w:rsidRDefault="00376F69">
          <w:pPr>
            <w:pStyle w:val="TOCHeading"/>
            <w:rPr>
              <w:ins w:id="112" w:author="Dominic Stringer" w:date="2024-11-21T16:55:00Z" w16du:dateUtc="2024-11-21T16:55:00Z"/>
            </w:rPr>
          </w:pPr>
        </w:p>
        <w:p w14:paraId="311D22AD" w14:textId="5F2D7025" w:rsidR="000F6672"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185323525" w:history="1">
            <w:r w:rsidR="000F6672" w:rsidRPr="000632D9">
              <w:rPr>
                <w:rStyle w:val="Hyperlink"/>
              </w:rPr>
              <w:t>1.</w:t>
            </w:r>
            <w:r w:rsidR="000F6672">
              <w:rPr>
                <w:rFonts w:eastAsiaTheme="minorEastAsia" w:cstheme="minorBidi"/>
                <w:b w:val="0"/>
                <w:kern w:val="2"/>
                <w:lang w:eastAsia="en-GB"/>
                <w14:ligatures w14:val="standardContextual"/>
              </w:rPr>
              <w:tab/>
            </w:r>
            <w:r w:rsidR="000F6672" w:rsidRPr="000632D9">
              <w:rPr>
                <w:rStyle w:val="Hyperlink"/>
              </w:rPr>
              <w:t>Description of the trial</w:t>
            </w:r>
            <w:r w:rsidR="000F6672">
              <w:rPr>
                <w:webHidden/>
              </w:rPr>
              <w:tab/>
            </w:r>
            <w:r w:rsidR="000F6672">
              <w:rPr>
                <w:webHidden/>
              </w:rPr>
              <w:fldChar w:fldCharType="begin"/>
            </w:r>
            <w:r w:rsidR="000F6672">
              <w:rPr>
                <w:webHidden/>
              </w:rPr>
              <w:instrText xml:space="preserve"> PAGEREF _Toc185323525 \h </w:instrText>
            </w:r>
            <w:r w:rsidR="000F6672">
              <w:rPr>
                <w:webHidden/>
              </w:rPr>
            </w:r>
            <w:r w:rsidR="000F6672">
              <w:rPr>
                <w:webHidden/>
              </w:rPr>
              <w:fldChar w:fldCharType="separate"/>
            </w:r>
            <w:r w:rsidR="000F6672">
              <w:rPr>
                <w:webHidden/>
              </w:rPr>
              <w:t>7</w:t>
            </w:r>
            <w:r w:rsidR="000F6672">
              <w:rPr>
                <w:webHidden/>
              </w:rPr>
              <w:fldChar w:fldCharType="end"/>
            </w:r>
          </w:hyperlink>
        </w:p>
        <w:p w14:paraId="45C814B3" w14:textId="4FAAF62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6" w:history="1">
            <w:r w:rsidRPr="000632D9">
              <w:rPr>
                <w:rStyle w:val="Hyperlink"/>
                <w:noProof/>
              </w:rPr>
              <w:t>1.1.</w:t>
            </w:r>
            <w:r>
              <w:rPr>
                <w:rFonts w:eastAsiaTheme="minorEastAsia" w:cstheme="minorBidi"/>
                <w:noProof/>
                <w:kern w:val="2"/>
                <w:lang w:val="en-GB" w:eastAsia="en-GB"/>
                <w14:ligatures w14:val="standardContextual"/>
              </w:rPr>
              <w:tab/>
            </w:r>
            <w:r w:rsidRPr="000632D9">
              <w:rPr>
                <w:rStyle w:val="Hyperlink"/>
                <w:noProof/>
              </w:rPr>
              <w:t>Research Team</w:t>
            </w:r>
            <w:r>
              <w:rPr>
                <w:noProof/>
                <w:webHidden/>
              </w:rPr>
              <w:tab/>
            </w:r>
            <w:r>
              <w:rPr>
                <w:noProof/>
                <w:webHidden/>
              </w:rPr>
              <w:fldChar w:fldCharType="begin"/>
            </w:r>
            <w:r>
              <w:rPr>
                <w:noProof/>
                <w:webHidden/>
              </w:rPr>
              <w:instrText xml:space="preserve"> PAGEREF _Toc185323526 \h </w:instrText>
            </w:r>
            <w:r>
              <w:rPr>
                <w:noProof/>
                <w:webHidden/>
              </w:rPr>
            </w:r>
            <w:r>
              <w:rPr>
                <w:noProof/>
                <w:webHidden/>
              </w:rPr>
              <w:fldChar w:fldCharType="separate"/>
            </w:r>
            <w:r>
              <w:rPr>
                <w:noProof/>
                <w:webHidden/>
              </w:rPr>
              <w:t>7</w:t>
            </w:r>
            <w:r>
              <w:rPr>
                <w:noProof/>
                <w:webHidden/>
              </w:rPr>
              <w:fldChar w:fldCharType="end"/>
            </w:r>
          </w:hyperlink>
        </w:p>
        <w:p w14:paraId="27CEE64E" w14:textId="03991CD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7" w:history="1">
            <w:r w:rsidRPr="000632D9">
              <w:rPr>
                <w:rStyle w:val="Hyperlink"/>
                <w:noProof/>
              </w:rPr>
              <w:t>1.2.</w:t>
            </w:r>
            <w:r>
              <w:rPr>
                <w:rFonts w:eastAsiaTheme="minorEastAsia" w:cstheme="minorBidi"/>
                <w:noProof/>
                <w:kern w:val="2"/>
                <w:lang w:val="en-GB" w:eastAsia="en-GB"/>
                <w14:ligatures w14:val="standardContextual"/>
              </w:rPr>
              <w:tab/>
            </w:r>
            <w:r w:rsidRPr="000632D9">
              <w:rPr>
                <w:rStyle w:val="Hyperlink"/>
                <w:noProof/>
              </w:rPr>
              <w:t>Principal research objectives to be addressed</w:t>
            </w:r>
            <w:r>
              <w:rPr>
                <w:noProof/>
                <w:webHidden/>
              </w:rPr>
              <w:tab/>
            </w:r>
            <w:r>
              <w:rPr>
                <w:noProof/>
                <w:webHidden/>
              </w:rPr>
              <w:fldChar w:fldCharType="begin"/>
            </w:r>
            <w:r>
              <w:rPr>
                <w:noProof/>
                <w:webHidden/>
              </w:rPr>
              <w:instrText xml:space="preserve"> PAGEREF _Toc185323527 \h </w:instrText>
            </w:r>
            <w:r>
              <w:rPr>
                <w:noProof/>
                <w:webHidden/>
              </w:rPr>
            </w:r>
            <w:r>
              <w:rPr>
                <w:noProof/>
                <w:webHidden/>
              </w:rPr>
              <w:fldChar w:fldCharType="separate"/>
            </w:r>
            <w:r>
              <w:rPr>
                <w:noProof/>
                <w:webHidden/>
              </w:rPr>
              <w:t>7</w:t>
            </w:r>
            <w:r>
              <w:rPr>
                <w:noProof/>
                <w:webHidden/>
              </w:rPr>
              <w:fldChar w:fldCharType="end"/>
            </w:r>
          </w:hyperlink>
        </w:p>
        <w:p w14:paraId="4765F88E" w14:textId="63981AA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8" w:history="1">
            <w:r w:rsidRPr="000632D9">
              <w:rPr>
                <w:rStyle w:val="Hyperlink"/>
                <w:noProof/>
              </w:rPr>
              <w:t>1.3.</w:t>
            </w:r>
            <w:r>
              <w:rPr>
                <w:rFonts w:eastAsiaTheme="minorEastAsia" w:cstheme="minorBidi"/>
                <w:noProof/>
                <w:kern w:val="2"/>
                <w:lang w:val="en-GB" w:eastAsia="en-GB"/>
                <w14:ligatures w14:val="standardContextual"/>
              </w:rPr>
              <w:tab/>
            </w:r>
            <w:r w:rsidRPr="000632D9">
              <w:rPr>
                <w:rStyle w:val="Hyperlink"/>
                <w:noProof/>
              </w:rPr>
              <w:t>Trial design including blinding</w:t>
            </w:r>
            <w:r>
              <w:rPr>
                <w:noProof/>
                <w:webHidden/>
              </w:rPr>
              <w:tab/>
            </w:r>
            <w:r>
              <w:rPr>
                <w:noProof/>
                <w:webHidden/>
              </w:rPr>
              <w:fldChar w:fldCharType="begin"/>
            </w:r>
            <w:r>
              <w:rPr>
                <w:noProof/>
                <w:webHidden/>
              </w:rPr>
              <w:instrText xml:space="preserve"> PAGEREF _Toc185323528 \h </w:instrText>
            </w:r>
            <w:r>
              <w:rPr>
                <w:noProof/>
                <w:webHidden/>
              </w:rPr>
            </w:r>
            <w:r>
              <w:rPr>
                <w:noProof/>
                <w:webHidden/>
              </w:rPr>
              <w:fldChar w:fldCharType="separate"/>
            </w:r>
            <w:r>
              <w:rPr>
                <w:noProof/>
                <w:webHidden/>
              </w:rPr>
              <w:t>7</w:t>
            </w:r>
            <w:r>
              <w:rPr>
                <w:noProof/>
                <w:webHidden/>
              </w:rPr>
              <w:fldChar w:fldCharType="end"/>
            </w:r>
          </w:hyperlink>
        </w:p>
        <w:p w14:paraId="2DFD3E99" w14:textId="7425AE5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9" w:history="1">
            <w:r w:rsidRPr="000632D9">
              <w:rPr>
                <w:rStyle w:val="Hyperlink"/>
                <w:noProof/>
              </w:rPr>
              <w:t>1.4.</w:t>
            </w:r>
            <w:r>
              <w:rPr>
                <w:rFonts w:eastAsiaTheme="minorEastAsia" w:cstheme="minorBidi"/>
                <w:noProof/>
                <w:kern w:val="2"/>
                <w:lang w:val="en-GB" w:eastAsia="en-GB"/>
                <w14:ligatures w14:val="standardContextual"/>
              </w:rPr>
              <w:tab/>
            </w:r>
            <w:r w:rsidRPr="000632D9">
              <w:rPr>
                <w:rStyle w:val="Hyperlink"/>
                <w:noProof/>
              </w:rPr>
              <w:t>Figure 1. Trial design flow diagram</w:t>
            </w:r>
            <w:r>
              <w:rPr>
                <w:noProof/>
                <w:webHidden/>
              </w:rPr>
              <w:tab/>
            </w:r>
            <w:r>
              <w:rPr>
                <w:noProof/>
                <w:webHidden/>
              </w:rPr>
              <w:fldChar w:fldCharType="begin"/>
            </w:r>
            <w:r>
              <w:rPr>
                <w:noProof/>
                <w:webHidden/>
              </w:rPr>
              <w:instrText xml:space="preserve"> PAGEREF _Toc185323529 \h </w:instrText>
            </w:r>
            <w:r>
              <w:rPr>
                <w:noProof/>
                <w:webHidden/>
              </w:rPr>
            </w:r>
            <w:r>
              <w:rPr>
                <w:noProof/>
                <w:webHidden/>
              </w:rPr>
              <w:fldChar w:fldCharType="separate"/>
            </w:r>
            <w:r>
              <w:rPr>
                <w:noProof/>
                <w:webHidden/>
              </w:rPr>
              <w:t>8</w:t>
            </w:r>
            <w:r>
              <w:rPr>
                <w:noProof/>
                <w:webHidden/>
              </w:rPr>
              <w:fldChar w:fldCharType="end"/>
            </w:r>
          </w:hyperlink>
        </w:p>
        <w:p w14:paraId="67573358" w14:textId="0AB3133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0" w:history="1">
            <w:r w:rsidRPr="000632D9">
              <w:rPr>
                <w:rStyle w:val="Hyperlink"/>
                <w:noProof/>
              </w:rPr>
              <w:t>1.5.</w:t>
            </w:r>
            <w:r>
              <w:rPr>
                <w:rFonts w:eastAsiaTheme="minorEastAsia" w:cstheme="minorBidi"/>
                <w:noProof/>
                <w:kern w:val="2"/>
                <w:lang w:val="en-GB" w:eastAsia="en-GB"/>
                <w14:ligatures w14:val="standardContextual"/>
              </w:rPr>
              <w:tab/>
            </w:r>
            <w:r w:rsidRPr="000632D9">
              <w:rPr>
                <w:rStyle w:val="Hyperlink"/>
                <w:noProof/>
              </w:rPr>
              <w:t>Method of allocation of groups</w:t>
            </w:r>
            <w:r>
              <w:rPr>
                <w:noProof/>
                <w:webHidden/>
              </w:rPr>
              <w:tab/>
            </w:r>
            <w:r>
              <w:rPr>
                <w:noProof/>
                <w:webHidden/>
              </w:rPr>
              <w:fldChar w:fldCharType="begin"/>
            </w:r>
            <w:r>
              <w:rPr>
                <w:noProof/>
                <w:webHidden/>
              </w:rPr>
              <w:instrText xml:space="preserve"> PAGEREF _Toc185323530 \h </w:instrText>
            </w:r>
            <w:r>
              <w:rPr>
                <w:noProof/>
                <w:webHidden/>
              </w:rPr>
            </w:r>
            <w:r>
              <w:rPr>
                <w:noProof/>
                <w:webHidden/>
              </w:rPr>
              <w:fldChar w:fldCharType="separate"/>
            </w:r>
            <w:r>
              <w:rPr>
                <w:noProof/>
                <w:webHidden/>
              </w:rPr>
              <w:t>9</w:t>
            </w:r>
            <w:r>
              <w:rPr>
                <w:noProof/>
                <w:webHidden/>
              </w:rPr>
              <w:fldChar w:fldCharType="end"/>
            </w:r>
          </w:hyperlink>
        </w:p>
        <w:p w14:paraId="1759A6EA" w14:textId="1E7625F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1" w:history="1">
            <w:r w:rsidRPr="000632D9">
              <w:rPr>
                <w:rStyle w:val="Hyperlink"/>
                <w:noProof/>
              </w:rPr>
              <w:t>1.6.</w:t>
            </w:r>
            <w:r>
              <w:rPr>
                <w:rFonts w:eastAsiaTheme="minorEastAsia" w:cstheme="minorBidi"/>
                <w:noProof/>
                <w:kern w:val="2"/>
                <w:lang w:val="en-GB" w:eastAsia="en-GB"/>
                <w14:ligatures w14:val="standardContextual"/>
              </w:rPr>
              <w:tab/>
            </w:r>
            <w:r w:rsidRPr="000632D9">
              <w:rPr>
                <w:rStyle w:val="Hyperlink"/>
                <w:noProof/>
              </w:rPr>
              <w:t>Duration of the treatment period</w:t>
            </w:r>
            <w:r>
              <w:rPr>
                <w:noProof/>
                <w:webHidden/>
              </w:rPr>
              <w:tab/>
            </w:r>
            <w:r>
              <w:rPr>
                <w:noProof/>
                <w:webHidden/>
              </w:rPr>
              <w:fldChar w:fldCharType="begin"/>
            </w:r>
            <w:r>
              <w:rPr>
                <w:noProof/>
                <w:webHidden/>
              </w:rPr>
              <w:instrText xml:space="preserve"> PAGEREF _Toc185323531 \h </w:instrText>
            </w:r>
            <w:r>
              <w:rPr>
                <w:noProof/>
                <w:webHidden/>
              </w:rPr>
            </w:r>
            <w:r>
              <w:rPr>
                <w:noProof/>
                <w:webHidden/>
              </w:rPr>
              <w:fldChar w:fldCharType="separate"/>
            </w:r>
            <w:r>
              <w:rPr>
                <w:noProof/>
                <w:webHidden/>
              </w:rPr>
              <w:t>9</w:t>
            </w:r>
            <w:r>
              <w:rPr>
                <w:noProof/>
                <w:webHidden/>
              </w:rPr>
              <w:fldChar w:fldCharType="end"/>
            </w:r>
          </w:hyperlink>
        </w:p>
        <w:p w14:paraId="656520B8" w14:textId="0E57B0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2" w:history="1">
            <w:r w:rsidRPr="000632D9">
              <w:rPr>
                <w:rStyle w:val="Hyperlink"/>
                <w:noProof/>
              </w:rPr>
              <w:t>1.7.</w:t>
            </w:r>
            <w:r>
              <w:rPr>
                <w:rFonts w:eastAsiaTheme="minorEastAsia" w:cstheme="minorBidi"/>
                <w:noProof/>
                <w:kern w:val="2"/>
                <w:lang w:val="en-GB" w:eastAsia="en-GB"/>
                <w14:ligatures w14:val="standardContextual"/>
              </w:rPr>
              <w:tab/>
            </w:r>
            <w:r w:rsidRPr="000632D9">
              <w:rPr>
                <w:rStyle w:val="Hyperlink"/>
                <w:noProof/>
              </w:rPr>
              <w:t>Frequency and duration of follow-up</w:t>
            </w:r>
            <w:r>
              <w:rPr>
                <w:noProof/>
                <w:webHidden/>
              </w:rPr>
              <w:tab/>
            </w:r>
            <w:r>
              <w:rPr>
                <w:noProof/>
                <w:webHidden/>
              </w:rPr>
              <w:fldChar w:fldCharType="begin"/>
            </w:r>
            <w:r>
              <w:rPr>
                <w:noProof/>
                <w:webHidden/>
              </w:rPr>
              <w:instrText xml:space="preserve"> PAGEREF _Toc185323532 \h </w:instrText>
            </w:r>
            <w:r>
              <w:rPr>
                <w:noProof/>
                <w:webHidden/>
              </w:rPr>
            </w:r>
            <w:r>
              <w:rPr>
                <w:noProof/>
                <w:webHidden/>
              </w:rPr>
              <w:fldChar w:fldCharType="separate"/>
            </w:r>
            <w:r>
              <w:rPr>
                <w:noProof/>
                <w:webHidden/>
              </w:rPr>
              <w:t>9</w:t>
            </w:r>
            <w:r>
              <w:rPr>
                <w:noProof/>
                <w:webHidden/>
              </w:rPr>
              <w:fldChar w:fldCharType="end"/>
            </w:r>
          </w:hyperlink>
        </w:p>
        <w:p w14:paraId="73A51825" w14:textId="2AF7E0E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3" w:history="1">
            <w:r w:rsidRPr="000632D9">
              <w:rPr>
                <w:rStyle w:val="Hyperlink"/>
                <w:noProof/>
              </w:rPr>
              <w:t>1.8.</w:t>
            </w:r>
            <w:r>
              <w:rPr>
                <w:rFonts w:eastAsiaTheme="minorEastAsia" w:cstheme="minorBidi"/>
                <w:noProof/>
                <w:kern w:val="2"/>
                <w:lang w:val="en-GB" w:eastAsia="en-GB"/>
                <w14:ligatures w14:val="standardContextual"/>
              </w:rPr>
              <w:tab/>
            </w:r>
            <w:r w:rsidRPr="000632D9">
              <w:rPr>
                <w:rStyle w:val="Hyperlink"/>
                <w:noProof/>
              </w:rPr>
              <w:t>Visit windows</w:t>
            </w:r>
            <w:r>
              <w:rPr>
                <w:noProof/>
                <w:webHidden/>
              </w:rPr>
              <w:tab/>
            </w:r>
            <w:r>
              <w:rPr>
                <w:noProof/>
                <w:webHidden/>
              </w:rPr>
              <w:fldChar w:fldCharType="begin"/>
            </w:r>
            <w:r>
              <w:rPr>
                <w:noProof/>
                <w:webHidden/>
              </w:rPr>
              <w:instrText xml:space="preserve"> PAGEREF _Toc185323533 \h </w:instrText>
            </w:r>
            <w:r>
              <w:rPr>
                <w:noProof/>
                <w:webHidden/>
              </w:rPr>
            </w:r>
            <w:r>
              <w:rPr>
                <w:noProof/>
                <w:webHidden/>
              </w:rPr>
              <w:fldChar w:fldCharType="separate"/>
            </w:r>
            <w:r>
              <w:rPr>
                <w:noProof/>
                <w:webHidden/>
              </w:rPr>
              <w:t>9</w:t>
            </w:r>
            <w:r>
              <w:rPr>
                <w:noProof/>
                <w:webHidden/>
              </w:rPr>
              <w:fldChar w:fldCharType="end"/>
            </w:r>
          </w:hyperlink>
        </w:p>
        <w:p w14:paraId="1F9C3376" w14:textId="3C8768D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4" w:history="1">
            <w:r w:rsidRPr="000632D9">
              <w:rPr>
                <w:rStyle w:val="Hyperlink"/>
                <w:noProof/>
              </w:rPr>
              <w:t>1.9.</w:t>
            </w:r>
            <w:r>
              <w:rPr>
                <w:rFonts w:eastAsiaTheme="minorEastAsia" w:cstheme="minorBidi"/>
                <w:noProof/>
                <w:kern w:val="2"/>
                <w:lang w:val="en-GB" w:eastAsia="en-GB"/>
                <w14:ligatures w14:val="standardContextual"/>
              </w:rPr>
              <w:tab/>
            </w:r>
            <w:r w:rsidRPr="000632D9">
              <w:rPr>
                <w:rStyle w:val="Hyperlink"/>
                <w:noProof/>
              </w:rPr>
              <w:t>Data collection</w:t>
            </w:r>
            <w:r>
              <w:rPr>
                <w:noProof/>
                <w:webHidden/>
              </w:rPr>
              <w:tab/>
            </w:r>
            <w:r>
              <w:rPr>
                <w:noProof/>
                <w:webHidden/>
              </w:rPr>
              <w:fldChar w:fldCharType="begin"/>
            </w:r>
            <w:r>
              <w:rPr>
                <w:noProof/>
                <w:webHidden/>
              </w:rPr>
              <w:instrText xml:space="preserve"> PAGEREF _Toc185323534 \h </w:instrText>
            </w:r>
            <w:r>
              <w:rPr>
                <w:noProof/>
                <w:webHidden/>
              </w:rPr>
            </w:r>
            <w:r>
              <w:rPr>
                <w:noProof/>
                <w:webHidden/>
              </w:rPr>
              <w:fldChar w:fldCharType="separate"/>
            </w:r>
            <w:r>
              <w:rPr>
                <w:noProof/>
                <w:webHidden/>
              </w:rPr>
              <w:t>9</w:t>
            </w:r>
            <w:r>
              <w:rPr>
                <w:noProof/>
                <w:webHidden/>
              </w:rPr>
              <w:fldChar w:fldCharType="end"/>
            </w:r>
          </w:hyperlink>
        </w:p>
        <w:p w14:paraId="466EFE9F" w14:textId="4BC9B09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5" w:history="1">
            <w:r w:rsidRPr="000632D9">
              <w:rPr>
                <w:rStyle w:val="Hyperlink"/>
                <w:noProof/>
              </w:rPr>
              <w:t>1.10.</w:t>
            </w:r>
            <w:r>
              <w:rPr>
                <w:rFonts w:eastAsiaTheme="minorEastAsia" w:cstheme="minorBidi"/>
                <w:noProof/>
                <w:kern w:val="2"/>
                <w:lang w:val="en-GB" w:eastAsia="en-GB"/>
                <w14:ligatures w14:val="standardContextual"/>
              </w:rPr>
              <w:tab/>
            </w:r>
            <w:r w:rsidRPr="000632D9">
              <w:rPr>
                <w:rStyle w:val="Hyperlink"/>
                <w:noProof/>
              </w:rPr>
              <w:t>Eligibility screening</w:t>
            </w:r>
            <w:r>
              <w:rPr>
                <w:noProof/>
                <w:webHidden/>
              </w:rPr>
              <w:tab/>
            </w:r>
            <w:r>
              <w:rPr>
                <w:noProof/>
                <w:webHidden/>
              </w:rPr>
              <w:fldChar w:fldCharType="begin"/>
            </w:r>
            <w:r>
              <w:rPr>
                <w:noProof/>
                <w:webHidden/>
              </w:rPr>
              <w:instrText xml:space="preserve"> PAGEREF _Toc185323535 \h </w:instrText>
            </w:r>
            <w:r>
              <w:rPr>
                <w:noProof/>
                <w:webHidden/>
              </w:rPr>
            </w:r>
            <w:r>
              <w:rPr>
                <w:noProof/>
                <w:webHidden/>
              </w:rPr>
              <w:fldChar w:fldCharType="separate"/>
            </w:r>
            <w:r>
              <w:rPr>
                <w:noProof/>
                <w:webHidden/>
              </w:rPr>
              <w:t>9</w:t>
            </w:r>
            <w:r>
              <w:rPr>
                <w:noProof/>
                <w:webHidden/>
              </w:rPr>
              <w:fldChar w:fldCharType="end"/>
            </w:r>
          </w:hyperlink>
        </w:p>
        <w:p w14:paraId="2B2B01EA" w14:textId="7F7E5009"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6" w:history="1">
            <w:r w:rsidRPr="000632D9">
              <w:rPr>
                <w:rStyle w:val="Hyperlink"/>
                <w:noProof/>
              </w:rPr>
              <w:t>1.11.</w:t>
            </w:r>
            <w:r>
              <w:rPr>
                <w:rFonts w:eastAsiaTheme="minorEastAsia" w:cstheme="minorBidi"/>
                <w:noProof/>
                <w:kern w:val="2"/>
                <w:lang w:val="en-GB" w:eastAsia="en-GB"/>
                <w14:ligatures w14:val="standardContextual"/>
              </w:rPr>
              <w:tab/>
            </w:r>
            <w:r w:rsidRPr="000632D9">
              <w:rPr>
                <w:rStyle w:val="Hyperlink"/>
                <w:noProof/>
              </w:rPr>
              <w:t>Measures</w:t>
            </w:r>
            <w:r>
              <w:rPr>
                <w:noProof/>
                <w:webHidden/>
              </w:rPr>
              <w:tab/>
            </w:r>
            <w:r>
              <w:rPr>
                <w:noProof/>
                <w:webHidden/>
              </w:rPr>
              <w:fldChar w:fldCharType="begin"/>
            </w:r>
            <w:r>
              <w:rPr>
                <w:noProof/>
                <w:webHidden/>
              </w:rPr>
              <w:instrText xml:space="preserve"> PAGEREF _Toc185323536 \h </w:instrText>
            </w:r>
            <w:r>
              <w:rPr>
                <w:noProof/>
                <w:webHidden/>
              </w:rPr>
            </w:r>
            <w:r>
              <w:rPr>
                <w:noProof/>
                <w:webHidden/>
              </w:rPr>
              <w:fldChar w:fldCharType="separate"/>
            </w:r>
            <w:r>
              <w:rPr>
                <w:noProof/>
                <w:webHidden/>
              </w:rPr>
              <w:t>9</w:t>
            </w:r>
            <w:r>
              <w:rPr>
                <w:noProof/>
                <w:webHidden/>
              </w:rPr>
              <w:fldChar w:fldCharType="end"/>
            </w:r>
          </w:hyperlink>
        </w:p>
        <w:p w14:paraId="2BF533EB" w14:textId="6427363C"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8" w:history="1">
            <w:r w:rsidRPr="000632D9">
              <w:rPr>
                <w:rStyle w:val="Hyperlink"/>
                <w:noProof/>
              </w:rPr>
              <w:t>1.12.</w:t>
            </w:r>
            <w:r>
              <w:rPr>
                <w:rFonts w:eastAsiaTheme="minorEastAsia" w:cstheme="minorBidi"/>
                <w:noProof/>
                <w:kern w:val="2"/>
                <w:lang w:val="en-GB" w:eastAsia="en-GB"/>
                <w14:ligatures w14:val="standardContextual"/>
              </w:rPr>
              <w:tab/>
            </w:r>
            <w:r w:rsidRPr="000632D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_Toc185323538 \h </w:instrText>
            </w:r>
            <w:r>
              <w:rPr>
                <w:noProof/>
                <w:webHidden/>
              </w:rPr>
            </w:r>
            <w:r>
              <w:rPr>
                <w:noProof/>
                <w:webHidden/>
              </w:rPr>
              <w:fldChar w:fldCharType="separate"/>
            </w:r>
            <w:r>
              <w:rPr>
                <w:noProof/>
                <w:webHidden/>
              </w:rPr>
              <w:t>10</w:t>
            </w:r>
            <w:r>
              <w:rPr>
                <w:noProof/>
                <w:webHidden/>
              </w:rPr>
              <w:fldChar w:fldCharType="end"/>
            </w:r>
          </w:hyperlink>
        </w:p>
        <w:p w14:paraId="78D583E7" w14:textId="25B2B2E3"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9" w:history="1">
            <w:r w:rsidRPr="000632D9">
              <w:rPr>
                <w:rStyle w:val="Hyperlink"/>
                <w:noProof/>
              </w:rPr>
              <w:t>1.13.</w:t>
            </w:r>
            <w:r>
              <w:rPr>
                <w:rFonts w:eastAsiaTheme="minorEastAsia" w:cstheme="minorBidi"/>
                <w:noProof/>
                <w:kern w:val="2"/>
                <w:lang w:val="en-GB" w:eastAsia="en-GB"/>
                <w14:ligatures w14:val="standardContextual"/>
              </w:rPr>
              <w:tab/>
            </w:r>
            <w:r w:rsidRPr="000632D9">
              <w:rPr>
                <w:rStyle w:val="Hyperlink"/>
                <w:noProof/>
              </w:rPr>
              <w:t>Brief description and timing of proposed analyses</w:t>
            </w:r>
            <w:r>
              <w:rPr>
                <w:noProof/>
                <w:webHidden/>
              </w:rPr>
              <w:tab/>
            </w:r>
            <w:r>
              <w:rPr>
                <w:noProof/>
                <w:webHidden/>
              </w:rPr>
              <w:fldChar w:fldCharType="begin"/>
            </w:r>
            <w:r>
              <w:rPr>
                <w:noProof/>
                <w:webHidden/>
              </w:rPr>
              <w:instrText xml:space="preserve"> PAGEREF _Toc185323539 \h </w:instrText>
            </w:r>
            <w:r>
              <w:rPr>
                <w:noProof/>
                <w:webHidden/>
              </w:rPr>
            </w:r>
            <w:r>
              <w:rPr>
                <w:noProof/>
                <w:webHidden/>
              </w:rPr>
              <w:fldChar w:fldCharType="separate"/>
            </w:r>
            <w:r>
              <w:rPr>
                <w:noProof/>
                <w:webHidden/>
              </w:rPr>
              <w:t>10</w:t>
            </w:r>
            <w:r>
              <w:rPr>
                <w:noProof/>
                <w:webHidden/>
              </w:rPr>
              <w:fldChar w:fldCharType="end"/>
            </w:r>
          </w:hyperlink>
        </w:p>
        <w:p w14:paraId="32322456" w14:textId="379F4539" w:rsidR="000F6672" w:rsidRDefault="000F6672">
          <w:pPr>
            <w:pStyle w:val="TOC1"/>
            <w:tabs>
              <w:tab w:val="left" w:pos="480"/>
            </w:tabs>
            <w:rPr>
              <w:rFonts w:eastAsiaTheme="minorEastAsia" w:cstheme="minorBidi"/>
              <w:b w:val="0"/>
              <w:kern w:val="2"/>
              <w:lang w:eastAsia="en-GB"/>
              <w14:ligatures w14:val="standardContextual"/>
            </w:rPr>
          </w:pPr>
          <w:hyperlink w:anchor="_Toc185323542" w:history="1">
            <w:r w:rsidRPr="000632D9">
              <w:rPr>
                <w:rStyle w:val="Hyperlink"/>
              </w:rPr>
              <w:t>2.</w:t>
            </w:r>
            <w:r>
              <w:rPr>
                <w:rFonts w:eastAsiaTheme="minorEastAsia" w:cstheme="minorBidi"/>
                <w:b w:val="0"/>
                <w:kern w:val="2"/>
                <w:lang w:eastAsia="en-GB"/>
                <w14:ligatures w14:val="standardContextual"/>
              </w:rPr>
              <w:tab/>
            </w:r>
            <w:r w:rsidRPr="000632D9">
              <w:rPr>
                <w:rStyle w:val="Hyperlink"/>
              </w:rPr>
              <w:t>Data analysis plan – Data description</w:t>
            </w:r>
            <w:r>
              <w:rPr>
                <w:webHidden/>
              </w:rPr>
              <w:tab/>
            </w:r>
            <w:r>
              <w:rPr>
                <w:webHidden/>
              </w:rPr>
              <w:fldChar w:fldCharType="begin"/>
            </w:r>
            <w:r>
              <w:rPr>
                <w:webHidden/>
              </w:rPr>
              <w:instrText xml:space="preserve"> PAGEREF _Toc185323542 \h </w:instrText>
            </w:r>
            <w:r>
              <w:rPr>
                <w:webHidden/>
              </w:rPr>
            </w:r>
            <w:r>
              <w:rPr>
                <w:webHidden/>
              </w:rPr>
              <w:fldChar w:fldCharType="separate"/>
            </w:r>
            <w:r>
              <w:rPr>
                <w:webHidden/>
              </w:rPr>
              <w:t>11</w:t>
            </w:r>
            <w:r>
              <w:rPr>
                <w:webHidden/>
              </w:rPr>
              <w:fldChar w:fldCharType="end"/>
            </w:r>
          </w:hyperlink>
        </w:p>
        <w:p w14:paraId="48A8D4FA" w14:textId="5121707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3" w:history="1">
            <w:r w:rsidRPr="000632D9">
              <w:rPr>
                <w:rStyle w:val="Hyperlink"/>
                <w:noProof/>
              </w:rPr>
              <w:t>2.1.</w:t>
            </w:r>
            <w:r>
              <w:rPr>
                <w:rFonts w:eastAsiaTheme="minorEastAsia" w:cstheme="minorBidi"/>
                <w:noProof/>
                <w:kern w:val="2"/>
                <w:lang w:val="en-GB" w:eastAsia="en-GB"/>
                <w14:ligatures w14:val="standardContextual"/>
              </w:rPr>
              <w:tab/>
            </w:r>
            <w:r w:rsidRPr="000632D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_Toc185323543 \h </w:instrText>
            </w:r>
            <w:r>
              <w:rPr>
                <w:noProof/>
                <w:webHidden/>
              </w:rPr>
            </w:r>
            <w:r>
              <w:rPr>
                <w:noProof/>
                <w:webHidden/>
              </w:rPr>
              <w:fldChar w:fldCharType="separate"/>
            </w:r>
            <w:r>
              <w:rPr>
                <w:noProof/>
                <w:webHidden/>
              </w:rPr>
              <w:t>11</w:t>
            </w:r>
            <w:r>
              <w:rPr>
                <w:noProof/>
                <w:webHidden/>
              </w:rPr>
              <w:fldChar w:fldCharType="end"/>
            </w:r>
          </w:hyperlink>
        </w:p>
        <w:p w14:paraId="0FFF5D94" w14:textId="4C2795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4" w:history="1">
            <w:r w:rsidRPr="000632D9">
              <w:rPr>
                <w:rStyle w:val="Hyperlink"/>
                <w:noProof/>
              </w:rPr>
              <w:t>2.2.</w:t>
            </w:r>
            <w:r>
              <w:rPr>
                <w:rFonts w:eastAsiaTheme="minorEastAsia" w:cstheme="minorBidi"/>
                <w:noProof/>
                <w:kern w:val="2"/>
                <w:lang w:val="en-GB" w:eastAsia="en-GB"/>
                <w14:ligatures w14:val="standardContextual"/>
              </w:rPr>
              <w:tab/>
            </w:r>
            <w:r w:rsidRPr="000632D9">
              <w:rPr>
                <w:rStyle w:val="Hyperlink"/>
                <w:noProof/>
              </w:rPr>
              <w:t>Baseline comparability of randomised groups</w:t>
            </w:r>
            <w:r>
              <w:rPr>
                <w:noProof/>
                <w:webHidden/>
              </w:rPr>
              <w:tab/>
            </w:r>
            <w:r>
              <w:rPr>
                <w:noProof/>
                <w:webHidden/>
              </w:rPr>
              <w:fldChar w:fldCharType="begin"/>
            </w:r>
            <w:r>
              <w:rPr>
                <w:noProof/>
                <w:webHidden/>
              </w:rPr>
              <w:instrText xml:space="preserve"> PAGEREF _Toc185323544 \h </w:instrText>
            </w:r>
            <w:r>
              <w:rPr>
                <w:noProof/>
                <w:webHidden/>
              </w:rPr>
            </w:r>
            <w:r>
              <w:rPr>
                <w:noProof/>
                <w:webHidden/>
              </w:rPr>
              <w:fldChar w:fldCharType="separate"/>
            </w:r>
            <w:r>
              <w:rPr>
                <w:noProof/>
                <w:webHidden/>
              </w:rPr>
              <w:t>13</w:t>
            </w:r>
            <w:r>
              <w:rPr>
                <w:noProof/>
                <w:webHidden/>
              </w:rPr>
              <w:fldChar w:fldCharType="end"/>
            </w:r>
          </w:hyperlink>
        </w:p>
        <w:p w14:paraId="52B5B9AD" w14:textId="5E840B4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6" w:history="1">
            <w:r w:rsidRPr="000632D9">
              <w:rPr>
                <w:rStyle w:val="Hyperlink"/>
                <w:noProof/>
              </w:rPr>
              <w:t>2.3.</w:t>
            </w:r>
            <w:r>
              <w:rPr>
                <w:rFonts w:eastAsiaTheme="minorEastAsia" w:cstheme="minorBidi"/>
                <w:noProof/>
                <w:kern w:val="2"/>
                <w:lang w:val="en-GB" w:eastAsia="en-GB"/>
                <w14:ligatures w14:val="standardContextual"/>
              </w:rPr>
              <w:tab/>
            </w:r>
            <w:r w:rsidRPr="000632D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_Toc185323546 \h </w:instrText>
            </w:r>
            <w:r>
              <w:rPr>
                <w:noProof/>
                <w:webHidden/>
              </w:rPr>
            </w:r>
            <w:r>
              <w:rPr>
                <w:noProof/>
                <w:webHidden/>
              </w:rPr>
              <w:fldChar w:fldCharType="separate"/>
            </w:r>
            <w:r>
              <w:rPr>
                <w:noProof/>
                <w:webHidden/>
              </w:rPr>
              <w:t>13</w:t>
            </w:r>
            <w:r>
              <w:rPr>
                <w:noProof/>
                <w:webHidden/>
              </w:rPr>
              <w:fldChar w:fldCharType="end"/>
            </w:r>
          </w:hyperlink>
        </w:p>
        <w:p w14:paraId="20A1038E" w14:textId="3F7937B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7" w:history="1">
            <w:r w:rsidRPr="000632D9">
              <w:rPr>
                <w:rStyle w:val="Hyperlink"/>
                <w:noProof/>
              </w:rPr>
              <w:t>2.4.</w:t>
            </w:r>
            <w:r>
              <w:rPr>
                <w:rFonts w:eastAsiaTheme="minorEastAsia" w:cstheme="minorBidi"/>
                <w:noProof/>
                <w:kern w:val="2"/>
                <w:lang w:val="en-GB" w:eastAsia="en-GB"/>
                <w14:ligatures w14:val="standardContextual"/>
              </w:rPr>
              <w:tab/>
            </w:r>
            <w:r w:rsidRPr="000632D9">
              <w:rPr>
                <w:rStyle w:val="Hyperlink"/>
                <w:noProof/>
              </w:rPr>
              <w:t>Loss to follow-up and other missing data</w:t>
            </w:r>
            <w:r>
              <w:rPr>
                <w:noProof/>
                <w:webHidden/>
              </w:rPr>
              <w:tab/>
            </w:r>
            <w:r>
              <w:rPr>
                <w:noProof/>
                <w:webHidden/>
              </w:rPr>
              <w:fldChar w:fldCharType="begin"/>
            </w:r>
            <w:r>
              <w:rPr>
                <w:noProof/>
                <w:webHidden/>
              </w:rPr>
              <w:instrText xml:space="preserve"> PAGEREF _Toc185323547 \h </w:instrText>
            </w:r>
            <w:r>
              <w:rPr>
                <w:noProof/>
                <w:webHidden/>
              </w:rPr>
            </w:r>
            <w:r>
              <w:rPr>
                <w:noProof/>
                <w:webHidden/>
              </w:rPr>
              <w:fldChar w:fldCharType="separate"/>
            </w:r>
            <w:r>
              <w:rPr>
                <w:noProof/>
                <w:webHidden/>
              </w:rPr>
              <w:t>13</w:t>
            </w:r>
            <w:r>
              <w:rPr>
                <w:noProof/>
                <w:webHidden/>
              </w:rPr>
              <w:fldChar w:fldCharType="end"/>
            </w:r>
          </w:hyperlink>
        </w:p>
        <w:p w14:paraId="5C123307" w14:textId="27C0065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8" w:history="1">
            <w:r w:rsidRPr="000632D9">
              <w:rPr>
                <w:rStyle w:val="Hyperlink"/>
                <w:noProof/>
              </w:rPr>
              <w:t>2.5.</w:t>
            </w:r>
            <w:r>
              <w:rPr>
                <w:rFonts w:eastAsiaTheme="minorEastAsia" w:cstheme="minorBidi"/>
                <w:noProof/>
                <w:kern w:val="2"/>
                <w:lang w:val="en-GB" w:eastAsia="en-GB"/>
                <w14:ligatures w14:val="standardContextual"/>
              </w:rPr>
              <w:tab/>
            </w:r>
            <w:r w:rsidRPr="000632D9">
              <w:rPr>
                <w:rStyle w:val="Hyperlink"/>
                <w:noProof/>
              </w:rPr>
              <w:t>Harms</w:t>
            </w:r>
            <w:r>
              <w:rPr>
                <w:noProof/>
                <w:webHidden/>
              </w:rPr>
              <w:tab/>
            </w:r>
            <w:r>
              <w:rPr>
                <w:noProof/>
                <w:webHidden/>
              </w:rPr>
              <w:fldChar w:fldCharType="begin"/>
            </w:r>
            <w:r>
              <w:rPr>
                <w:noProof/>
                <w:webHidden/>
              </w:rPr>
              <w:instrText xml:space="preserve"> PAGEREF _Toc185323548 \h </w:instrText>
            </w:r>
            <w:r>
              <w:rPr>
                <w:noProof/>
                <w:webHidden/>
              </w:rPr>
            </w:r>
            <w:r>
              <w:rPr>
                <w:noProof/>
                <w:webHidden/>
              </w:rPr>
              <w:fldChar w:fldCharType="separate"/>
            </w:r>
            <w:r>
              <w:rPr>
                <w:noProof/>
                <w:webHidden/>
              </w:rPr>
              <w:t>13</w:t>
            </w:r>
            <w:r>
              <w:rPr>
                <w:noProof/>
                <w:webHidden/>
              </w:rPr>
              <w:fldChar w:fldCharType="end"/>
            </w:r>
          </w:hyperlink>
        </w:p>
        <w:p w14:paraId="413C8895" w14:textId="0037E37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2" w:history="1">
            <w:r w:rsidRPr="000632D9">
              <w:rPr>
                <w:rStyle w:val="Hyperlink"/>
                <w:noProof/>
              </w:rPr>
              <w:t>2.6.</w:t>
            </w:r>
            <w:r>
              <w:rPr>
                <w:rFonts w:eastAsiaTheme="minorEastAsia" w:cstheme="minorBidi"/>
                <w:noProof/>
                <w:kern w:val="2"/>
                <w:lang w:val="en-GB" w:eastAsia="en-GB"/>
                <w14:ligatures w14:val="standardContextual"/>
              </w:rPr>
              <w:tab/>
            </w:r>
            <w:r w:rsidRPr="000632D9">
              <w:rPr>
                <w:rStyle w:val="Hyperlink"/>
                <w:noProof/>
              </w:rPr>
              <w:t>Assessment of outcome measures (unblinding)</w:t>
            </w:r>
            <w:r>
              <w:rPr>
                <w:noProof/>
                <w:webHidden/>
              </w:rPr>
              <w:tab/>
            </w:r>
            <w:r>
              <w:rPr>
                <w:noProof/>
                <w:webHidden/>
              </w:rPr>
              <w:fldChar w:fldCharType="begin"/>
            </w:r>
            <w:r>
              <w:rPr>
                <w:noProof/>
                <w:webHidden/>
              </w:rPr>
              <w:instrText xml:space="preserve"> PAGEREF _Toc185323552 \h </w:instrText>
            </w:r>
            <w:r>
              <w:rPr>
                <w:noProof/>
                <w:webHidden/>
              </w:rPr>
            </w:r>
            <w:r>
              <w:rPr>
                <w:noProof/>
                <w:webHidden/>
              </w:rPr>
              <w:fldChar w:fldCharType="separate"/>
            </w:r>
            <w:r>
              <w:rPr>
                <w:noProof/>
                <w:webHidden/>
              </w:rPr>
              <w:t>13</w:t>
            </w:r>
            <w:r>
              <w:rPr>
                <w:noProof/>
                <w:webHidden/>
              </w:rPr>
              <w:fldChar w:fldCharType="end"/>
            </w:r>
          </w:hyperlink>
        </w:p>
        <w:p w14:paraId="4A508B54" w14:textId="5B360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3" w:history="1">
            <w:r w:rsidRPr="000632D9">
              <w:rPr>
                <w:rStyle w:val="Hyperlink"/>
                <w:noProof/>
              </w:rPr>
              <w:t>2.7.</w:t>
            </w:r>
            <w:r>
              <w:rPr>
                <w:rFonts w:eastAsiaTheme="minorEastAsia" w:cstheme="minorBidi"/>
                <w:noProof/>
                <w:kern w:val="2"/>
                <w:lang w:val="en-GB" w:eastAsia="en-GB"/>
                <w14:ligatures w14:val="standardContextual"/>
              </w:rPr>
              <w:tab/>
            </w:r>
            <w:r w:rsidRPr="000632D9">
              <w:rPr>
                <w:rStyle w:val="Hyperlink"/>
                <w:noProof/>
              </w:rPr>
              <w:t>Descriptive statistics for outcome measures</w:t>
            </w:r>
            <w:r>
              <w:rPr>
                <w:noProof/>
                <w:webHidden/>
              </w:rPr>
              <w:tab/>
            </w:r>
            <w:r>
              <w:rPr>
                <w:noProof/>
                <w:webHidden/>
              </w:rPr>
              <w:fldChar w:fldCharType="begin"/>
            </w:r>
            <w:r>
              <w:rPr>
                <w:noProof/>
                <w:webHidden/>
              </w:rPr>
              <w:instrText xml:space="preserve"> PAGEREF _Toc185323553 \h </w:instrText>
            </w:r>
            <w:r>
              <w:rPr>
                <w:noProof/>
                <w:webHidden/>
              </w:rPr>
            </w:r>
            <w:r>
              <w:rPr>
                <w:noProof/>
                <w:webHidden/>
              </w:rPr>
              <w:fldChar w:fldCharType="separate"/>
            </w:r>
            <w:r>
              <w:rPr>
                <w:noProof/>
                <w:webHidden/>
              </w:rPr>
              <w:t>13</w:t>
            </w:r>
            <w:r>
              <w:rPr>
                <w:noProof/>
                <w:webHidden/>
              </w:rPr>
              <w:fldChar w:fldCharType="end"/>
            </w:r>
          </w:hyperlink>
        </w:p>
        <w:p w14:paraId="0EFDEF22" w14:textId="0DCA76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5" w:history="1">
            <w:r w:rsidRPr="000632D9">
              <w:rPr>
                <w:rStyle w:val="Hyperlink"/>
                <w:noProof/>
              </w:rPr>
              <w:t>2.8.</w:t>
            </w:r>
            <w:r>
              <w:rPr>
                <w:rFonts w:eastAsiaTheme="minorEastAsia" w:cstheme="minorBidi"/>
                <w:noProof/>
                <w:kern w:val="2"/>
                <w:lang w:val="en-GB" w:eastAsia="en-GB"/>
                <w14:ligatures w14:val="standardContextual"/>
              </w:rPr>
              <w:tab/>
            </w:r>
            <w:r w:rsidRPr="000632D9">
              <w:rPr>
                <w:rStyle w:val="Hyperlink"/>
                <w:noProof/>
              </w:rPr>
              <w:t>Description of therapists/therapies</w:t>
            </w:r>
            <w:r>
              <w:rPr>
                <w:noProof/>
                <w:webHidden/>
              </w:rPr>
              <w:tab/>
            </w:r>
            <w:r>
              <w:rPr>
                <w:noProof/>
                <w:webHidden/>
              </w:rPr>
              <w:fldChar w:fldCharType="begin"/>
            </w:r>
            <w:r>
              <w:rPr>
                <w:noProof/>
                <w:webHidden/>
              </w:rPr>
              <w:instrText xml:space="preserve"> PAGEREF _Toc185323555 \h </w:instrText>
            </w:r>
            <w:r>
              <w:rPr>
                <w:noProof/>
                <w:webHidden/>
              </w:rPr>
            </w:r>
            <w:r>
              <w:rPr>
                <w:noProof/>
                <w:webHidden/>
              </w:rPr>
              <w:fldChar w:fldCharType="separate"/>
            </w:r>
            <w:r>
              <w:rPr>
                <w:noProof/>
                <w:webHidden/>
              </w:rPr>
              <w:t>13</w:t>
            </w:r>
            <w:r>
              <w:rPr>
                <w:noProof/>
                <w:webHidden/>
              </w:rPr>
              <w:fldChar w:fldCharType="end"/>
            </w:r>
          </w:hyperlink>
        </w:p>
        <w:p w14:paraId="3ECBA81E" w14:textId="43626E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6" w:history="1">
            <w:r w:rsidRPr="000632D9">
              <w:rPr>
                <w:rStyle w:val="Hyperlink"/>
                <w:noProof/>
              </w:rPr>
              <w:t>2.9.</w:t>
            </w:r>
            <w:r>
              <w:rPr>
                <w:rFonts w:eastAsiaTheme="minorEastAsia" w:cstheme="minorBidi"/>
                <w:noProof/>
                <w:kern w:val="2"/>
                <w:lang w:val="en-GB" w:eastAsia="en-GB"/>
                <w14:ligatures w14:val="standardContextual"/>
              </w:rPr>
              <w:tab/>
            </w:r>
            <w:r w:rsidRPr="000632D9">
              <w:rPr>
                <w:rStyle w:val="Hyperlink"/>
                <w:noProof/>
              </w:rPr>
              <w:t>Protocol deviations/violations</w:t>
            </w:r>
            <w:r>
              <w:rPr>
                <w:noProof/>
                <w:webHidden/>
              </w:rPr>
              <w:tab/>
            </w:r>
            <w:r>
              <w:rPr>
                <w:noProof/>
                <w:webHidden/>
              </w:rPr>
              <w:fldChar w:fldCharType="begin"/>
            </w:r>
            <w:r>
              <w:rPr>
                <w:noProof/>
                <w:webHidden/>
              </w:rPr>
              <w:instrText xml:space="preserve"> PAGEREF _Toc185323556 \h </w:instrText>
            </w:r>
            <w:r>
              <w:rPr>
                <w:noProof/>
                <w:webHidden/>
              </w:rPr>
            </w:r>
            <w:r>
              <w:rPr>
                <w:noProof/>
                <w:webHidden/>
              </w:rPr>
              <w:fldChar w:fldCharType="separate"/>
            </w:r>
            <w:r>
              <w:rPr>
                <w:noProof/>
                <w:webHidden/>
              </w:rPr>
              <w:t>14</w:t>
            </w:r>
            <w:r>
              <w:rPr>
                <w:noProof/>
                <w:webHidden/>
              </w:rPr>
              <w:fldChar w:fldCharType="end"/>
            </w:r>
          </w:hyperlink>
        </w:p>
        <w:p w14:paraId="25FD6CA7" w14:textId="6BD65B98" w:rsidR="000F6672" w:rsidRDefault="000F6672">
          <w:pPr>
            <w:pStyle w:val="TOC1"/>
            <w:tabs>
              <w:tab w:val="left" w:pos="480"/>
            </w:tabs>
            <w:rPr>
              <w:rFonts w:eastAsiaTheme="minorEastAsia" w:cstheme="minorBidi"/>
              <w:b w:val="0"/>
              <w:kern w:val="2"/>
              <w:lang w:eastAsia="en-GB"/>
              <w14:ligatures w14:val="standardContextual"/>
            </w:rPr>
          </w:pPr>
          <w:hyperlink w:anchor="_Toc185323557" w:history="1">
            <w:r w:rsidRPr="000632D9">
              <w:rPr>
                <w:rStyle w:val="Hyperlink"/>
              </w:rPr>
              <w:t>3.</w:t>
            </w:r>
            <w:r>
              <w:rPr>
                <w:rFonts w:eastAsiaTheme="minorEastAsia" w:cstheme="minorBidi"/>
                <w:b w:val="0"/>
                <w:kern w:val="2"/>
                <w:lang w:eastAsia="en-GB"/>
                <w14:ligatures w14:val="standardContextual"/>
              </w:rPr>
              <w:tab/>
            </w:r>
            <w:r w:rsidRPr="000632D9">
              <w:rPr>
                <w:rStyle w:val="Hyperlink"/>
              </w:rPr>
              <w:t>Data analysis plan – Inferential analysis</w:t>
            </w:r>
            <w:r>
              <w:rPr>
                <w:webHidden/>
              </w:rPr>
              <w:tab/>
            </w:r>
            <w:r>
              <w:rPr>
                <w:webHidden/>
              </w:rPr>
              <w:fldChar w:fldCharType="begin"/>
            </w:r>
            <w:r>
              <w:rPr>
                <w:webHidden/>
              </w:rPr>
              <w:instrText xml:space="preserve"> PAGEREF _Toc185323557 \h </w:instrText>
            </w:r>
            <w:r>
              <w:rPr>
                <w:webHidden/>
              </w:rPr>
            </w:r>
            <w:r>
              <w:rPr>
                <w:webHidden/>
              </w:rPr>
              <w:fldChar w:fldCharType="separate"/>
            </w:r>
            <w:r>
              <w:rPr>
                <w:webHidden/>
              </w:rPr>
              <w:t>15</w:t>
            </w:r>
            <w:r>
              <w:rPr>
                <w:webHidden/>
              </w:rPr>
              <w:fldChar w:fldCharType="end"/>
            </w:r>
          </w:hyperlink>
        </w:p>
        <w:p w14:paraId="063E0FC6" w14:textId="1A98E56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8" w:history="1">
            <w:r w:rsidRPr="000632D9">
              <w:rPr>
                <w:rStyle w:val="Hyperlink"/>
                <w:noProof/>
              </w:rPr>
              <w:t>3.1.</w:t>
            </w:r>
            <w:r>
              <w:rPr>
                <w:rFonts w:eastAsiaTheme="minorEastAsia" w:cstheme="minorBidi"/>
                <w:noProof/>
                <w:kern w:val="2"/>
                <w:lang w:val="en-GB" w:eastAsia="en-GB"/>
                <w14:ligatures w14:val="standardContextual"/>
              </w:rPr>
              <w:tab/>
            </w:r>
            <w:r w:rsidRPr="000632D9">
              <w:rPr>
                <w:rStyle w:val="Hyperlink"/>
                <w:noProof/>
              </w:rPr>
              <w:t>Description of primary estimand</w:t>
            </w:r>
            <w:r>
              <w:rPr>
                <w:noProof/>
                <w:webHidden/>
              </w:rPr>
              <w:tab/>
            </w:r>
            <w:r>
              <w:rPr>
                <w:noProof/>
                <w:webHidden/>
              </w:rPr>
              <w:fldChar w:fldCharType="begin"/>
            </w:r>
            <w:r>
              <w:rPr>
                <w:noProof/>
                <w:webHidden/>
              </w:rPr>
              <w:instrText xml:space="preserve"> PAGEREF _Toc185323558 \h </w:instrText>
            </w:r>
            <w:r>
              <w:rPr>
                <w:noProof/>
                <w:webHidden/>
              </w:rPr>
            </w:r>
            <w:r>
              <w:rPr>
                <w:noProof/>
                <w:webHidden/>
              </w:rPr>
              <w:fldChar w:fldCharType="separate"/>
            </w:r>
            <w:r>
              <w:rPr>
                <w:noProof/>
                <w:webHidden/>
              </w:rPr>
              <w:t>15</w:t>
            </w:r>
            <w:r>
              <w:rPr>
                <w:noProof/>
                <w:webHidden/>
              </w:rPr>
              <w:fldChar w:fldCharType="end"/>
            </w:r>
          </w:hyperlink>
        </w:p>
        <w:p w14:paraId="15EFCEE3" w14:textId="44AF7105"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9" w:history="1">
            <w:r w:rsidRPr="000632D9">
              <w:rPr>
                <w:rStyle w:val="Hyperlink"/>
                <w:noProof/>
              </w:rPr>
              <w:t>3.2.</w:t>
            </w:r>
            <w:r>
              <w:rPr>
                <w:rFonts w:eastAsiaTheme="minorEastAsia" w:cstheme="minorBidi"/>
                <w:noProof/>
                <w:kern w:val="2"/>
                <w:lang w:val="en-GB" w:eastAsia="en-GB"/>
                <w14:ligatures w14:val="standardContextual"/>
              </w:rPr>
              <w:tab/>
            </w:r>
            <w:r w:rsidRPr="000632D9">
              <w:rPr>
                <w:rStyle w:val="Hyperlink"/>
                <w:noProof/>
              </w:rPr>
              <w:t>Analysis model for primary outcome(s)</w:t>
            </w:r>
            <w:r>
              <w:rPr>
                <w:noProof/>
                <w:webHidden/>
              </w:rPr>
              <w:tab/>
            </w:r>
            <w:r>
              <w:rPr>
                <w:noProof/>
                <w:webHidden/>
              </w:rPr>
              <w:fldChar w:fldCharType="begin"/>
            </w:r>
            <w:r>
              <w:rPr>
                <w:noProof/>
                <w:webHidden/>
              </w:rPr>
              <w:instrText xml:space="preserve"> PAGEREF _Toc185323559 \h </w:instrText>
            </w:r>
            <w:r>
              <w:rPr>
                <w:noProof/>
                <w:webHidden/>
              </w:rPr>
            </w:r>
            <w:r>
              <w:rPr>
                <w:noProof/>
                <w:webHidden/>
              </w:rPr>
              <w:fldChar w:fldCharType="separate"/>
            </w:r>
            <w:r>
              <w:rPr>
                <w:noProof/>
                <w:webHidden/>
              </w:rPr>
              <w:t>15</w:t>
            </w:r>
            <w:r>
              <w:rPr>
                <w:noProof/>
                <w:webHidden/>
              </w:rPr>
              <w:fldChar w:fldCharType="end"/>
            </w:r>
          </w:hyperlink>
        </w:p>
        <w:p w14:paraId="2BE09788" w14:textId="14A3177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0" w:history="1">
            <w:r w:rsidRPr="000632D9">
              <w:rPr>
                <w:rStyle w:val="Hyperlink"/>
                <w:noProof/>
              </w:rPr>
              <w:t>3.3.</w:t>
            </w:r>
            <w:r>
              <w:rPr>
                <w:rFonts w:eastAsiaTheme="minorEastAsia" w:cstheme="minorBidi"/>
                <w:noProof/>
                <w:kern w:val="2"/>
                <w:lang w:val="en-GB" w:eastAsia="en-GB"/>
                <w14:ligatures w14:val="standardContextual"/>
              </w:rPr>
              <w:tab/>
            </w:r>
            <w:r w:rsidRPr="000632D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_Toc185323560 \h </w:instrText>
            </w:r>
            <w:r>
              <w:rPr>
                <w:noProof/>
                <w:webHidden/>
              </w:rPr>
            </w:r>
            <w:r>
              <w:rPr>
                <w:noProof/>
                <w:webHidden/>
              </w:rPr>
              <w:fldChar w:fldCharType="separate"/>
            </w:r>
            <w:r>
              <w:rPr>
                <w:noProof/>
                <w:webHidden/>
              </w:rPr>
              <w:t>15</w:t>
            </w:r>
            <w:r>
              <w:rPr>
                <w:noProof/>
                <w:webHidden/>
              </w:rPr>
              <w:fldChar w:fldCharType="end"/>
            </w:r>
          </w:hyperlink>
        </w:p>
        <w:p w14:paraId="622217AB" w14:textId="19D1954B"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2" w:history="1">
            <w:r w:rsidRPr="000632D9">
              <w:rPr>
                <w:rStyle w:val="Hyperlink"/>
                <w:noProof/>
              </w:rPr>
              <w:t>3.4.</w:t>
            </w:r>
            <w:r>
              <w:rPr>
                <w:rFonts w:eastAsiaTheme="minorEastAsia" w:cstheme="minorBidi"/>
                <w:noProof/>
                <w:kern w:val="2"/>
                <w:lang w:val="en-GB" w:eastAsia="en-GB"/>
                <w14:ligatures w14:val="standardContextual"/>
              </w:rPr>
              <w:tab/>
            </w:r>
            <w:r w:rsidRPr="000632D9">
              <w:rPr>
                <w:rStyle w:val="Hyperlink"/>
                <w:noProof/>
              </w:rPr>
              <w:t>Analysis of secondary outcomes</w:t>
            </w:r>
            <w:r>
              <w:rPr>
                <w:noProof/>
                <w:webHidden/>
              </w:rPr>
              <w:tab/>
            </w:r>
            <w:r>
              <w:rPr>
                <w:noProof/>
                <w:webHidden/>
              </w:rPr>
              <w:fldChar w:fldCharType="begin"/>
            </w:r>
            <w:r>
              <w:rPr>
                <w:noProof/>
                <w:webHidden/>
              </w:rPr>
              <w:instrText xml:space="preserve"> PAGEREF _Toc185323562 \h </w:instrText>
            </w:r>
            <w:r>
              <w:rPr>
                <w:noProof/>
                <w:webHidden/>
              </w:rPr>
            </w:r>
            <w:r>
              <w:rPr>
                <w:noProof/>
                <w:webHidden/>
              </w:rPr>
              <w:fldChar w:fldCharType="separate"/>
            </w:r>
            <w:r>
              <w:rPr>
                <w:noProof/>
                <w:webHidden/>
              </w:rPr>
              <w:t>15</w:t>
            </w:r>
            <w:r>
              <w:rPr>
                <w:noProof/>
                <w:webHidden/>
              </w:rPr>
              <w:fldChar w:fldCharType="end"/>
            </w:r>
          </w:hyperlink>
        </w:p>
        <w:p w14:paraId="50F2DE1A" w14:textId="0D2B5EA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5" w:history="1">
            <w:r w:rsidRPr="000632D9">
              <w:rPr>
                <w:rStyle w:val="Hyperlink"/>
                <w:noProof/>
              </w:rPr>
              <w:t>3.5.</w:t>
            </w:r>
            <w:r>
              <w:rPr>
                <w:rFonts w:eastAsiaTheme="minorEastAsia" w:cstheme="minorBidi"/>
                <w:noProof/>
                <w:kern w:val="2"/>
                <w:lang w:val="en-GB" w:eastAsia="en-GB"/>
                <w14:ligatures w14:val="standardContextual"/>
              </w:rPr>
              <w:tab/>
            </w:r>
            <w:r w:rsidRPr="000632D9">
              <w:rPr>
                <w:rStyle w:val="Hyperlink"/>
                <w:noProof/>
              </w:rPr>
              <w:t>Time points</w:t>
            </w:r>
            <w:r>
              <w:rPr>
                <w:noProof/>
                <w:webHidden/>
              </w:rPr>
              <w:tab/>
            </w:r>
            <w:r>
              <w:rPr>
                <w:noProof/>
                <w:webHidden/>
              </w:rPr>
              <w:fldChar w:fldCharType="begin"/>
            </w:r>
            <w:r>
              <w:rPr>
                <w:noProof/>
                <w:webHidden/>
              </w:rPr>
              <w:instrText xml:space="preserve"> PAGEREF _Toc185323565 \h </w:instrText>
            </w:r>
            <w:r>
              <w:rPr>
                <w:noProof/>
                <w:webHidden/>
              </w:rPr>
            </w:r>
            <w:r>
              <w:rPr>
                <w:noProof/>
                <w:webHidden/>
              </w:rPr>
              <w:fldChar w:fldCharType="separate"/>
            </w:r>
            <w:r>
              <w:rPr>
                <w:noProof/>
                <w:webHidden/>
              </w:rPr>
              <w:t>15</w:t>
            </w:r>
            <w:r>
              <w:rPr>
                <w:noProof/>
                <w:webHidden/>
              </w:rPr>
              <w:fldChar w:fldCharType="end"/>
            </w:r>
          </w:hyperlink>
        </w:p>
        <w:p w14:paraId="103F6344" w14:textId="6DC7927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6" w:history="1">
            <w:r w:rsidRPr="000632D9">
              <w:rPr>
                <w:rStyle w:val="Hyperlink"/>
                <w:noProof/>
              </w:rPr>
              <w:t>3.6.</w:t>
            </w:r>
            <w:r>
              <w:rPr>
                <w:rFonts w:eastAsiaTheme="minorEastAsia" w:cstheme="minorBidi"/>
                <w:noProof/>
                <w:kern w:val="2"/>
                <w:lang w:val="en-GB" w:eastAsia="en-GB"/>
                <w14:ligatures w14:val="standardContextual"/>
              </w:rPr>
              <w:tab/>
            </w:r>
            <w:r w:rsidRPr="000632D9">
              <w:rPr>
                <w:rStyle w:val="Hyperlink"/>
                <w:noProof/>
              </w:rPr>
              <w:t>Stratification and clustering</w:t>
            </w:r>
            <w:r>
              <w:rPr>
                <w:noProof/>
                <w:webHidden/>
              </w:rPr>
              <w:tab/>
            </w:r>
            <w:r>
              <w:rPr>
                <w:noProof/>
                <w:webHidden/>
              </w:rPr>
              <w:fldChar w:fldCharType="begin"/>
            </w:r>
            <w:r>
              <w:rPr>
                <w:noProof/>
                <w:webHidden/>
              </w:rPr>
              <w:instrText xml:space="preserve"> PAGEREF _Toc185323566 \h </w:instrText>
            </w:r>
            <w:r>
              <w:rPr>
                <w:noProof/>
                <w:webHidden/>
              </w:rPr>
            </w:r>
            <w:r>
              <w:rPr>
                <w:noProof/>
                <w:webHidden/>
              </w:rPr>
              <w:fldChar w:fldCharType="separate"/>
            </w:r>
            <w:r>
              <w:rPr>
                <w:noProof/>
                <w:webHidden/>
              </w:rPr>
              <w:t>15</w:t>
            </w:r>
            <w:r>
              <w:rPr>
                <w:noProof/>
                <w:webHidden/>
              </w:rPr>
              <w:fldChar w:fldCharType="end"/>
            </w:r>
          </w:hyperlink>
        </w:p>
        <w:p w14:paraId="6ACFD6AE" w14:textId="5059CE8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7" w:history="1">
            <w:r w:rsidRPr="000632D9">
              <w:rPr>
                <w:rStyle w:val="Hyperlink"/>
                <w:noProof/>
              </w:rPr>
              <w:t>3.7.</w:t>
            </w:r>
            <w:r>
              <w:rPr>
                <w:rFonts w:eastAsiaTheme="minorEastAsia" w:cstheme="minorBidi"/>
                <w:noProof/>
                <w:kern w:val="2"/>
                <w:lang w:val="en-GB" w:eastAsia="en-GB"/>
                <w14:ligatures w14:val="standardContextual"/>
              </w:rPr>
              <w:tab/>
            </w:r>
            <w:r w:rsidRPr="000632D9">
              <w:rPr>
                <w:rStyle w:val="Hyperlink"/>
                <w:noProof/>
              </w:rPr>
              <w:t>Missing items in scales and subscales</w:t>
            </w:r>
            <w:r>
              <w:rPr>
                <w:noProof/>
                <w:webHidden/>
              </w:rPr>
              <w:tab/>
            </w:r>
            <w:r>
              <w:rPr>
                <w:noProof/>
                <w:webHidden/>
              </w:rPr>
              <w:fldChar w:fldCharType="begin"/>
            </w:r>
            <w:r>
              <w:rPr>
                <w:noProof/>
                <w:webHidden/>
              </w:rPr>
              <w:instrText xml:space="preserve"> PAGEREF _Toc185323567 \h </w:instrText>
            </w:r>
            <w:r>
              <w:rPr>
                <w:noProof/>
                <w:webHidden/>
              </w:rPr>
            </w:r>
            <w:r>
              <w:rPr>
                <w:noProof/>
                <w:webHidden/>
              </w:rPr>
              <w:fldChar w:fldCharType="separate"/>
            </w:r>
            <w:r>
              <w:rPr>
                <w:noProof/>
                <w:webHidden/>
              </w:rPr>
              <w:t>15</w:t>
            </w:r>
            <w:r>
              <w:rPr>
                <w:noProof/>
                <w:webHidden/>
              </w:rPr>
              <w:fldChar w:fldCharType="end"/>
            </w:r>
          </w:hyperlink>
        </w:p>
        <w:p w14:paraId="426BCD24" w14:textId="19E5285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8" w:history="1">
            <w:r w:rsidRPr="000632D9">
              <w:rPr>
                <w:rStyle w:val="Hyperlink"/>
                <w:noProof/>
              </w:rPr>
              <w:t>3.8.</w:t>
            </w:r>
            <w:r>
              <w:rPr>
                <w:rFonts w:eastAsiaTheme="minorEastAsia" w:cstheme="minorBidi"/>
                <w:noProof/>
                <w:kern w:val="2"/>
                <w:lang w:val="en-GB" w:eastAsia="en-GB"/>
                <w14:ligatures w14:val="standardContextual"/>
              </w:rPr>
              <w:tab/>
            </w:r>
            <w:r w:rsidRPr="000632D9">
              <w:rPr>
                <w:rStyle w:val="Hyperlink"/>
                <w:noProof/>
              </w:rPr>
              <w:t>Missing baseline data</w:t>
            </w:r>
            <w:r>
              <w:rPr>
                <w:noProof/>
                <w:webHidden/>
              </w:rPr>
              <w:tab/>
            </w:r>
            <w:r>
              <w:rPr>
                <w:noProof/>
                <w:webHidden/>
              </w:rPr>
              <w:fldChar w:fldCharType="begin"/>
            </w:r>
            <w:r>
              <w:rPr>
                <w:noProof/>
                <w:webHidden/>
              </w:rPr>
              <w:instrText xml:space="preserve"> PAGEREF _Toc185323568 \h </w:instrText>
            </w:r>
            <w:r>
              <w:rPr>
                <w:noProof/>
                <w:webHidden/>
              </w:rPr>
            </w:r>
            <w:r>
              <w:rPr>
                <w:noProof/>
                <w:webHidden/>
              </w:rPr>
              <w:fldChar w:fldCharType="separate"/>
            </w:r>
            <w:r>
              <w:rPr>
                <w:noProof/>
                <w:webHidden/>
              </w:rPr>
              <w:t>16</w:t>
            </w:r>
            <w:r>
              <w:rPr>
                <w:noProof/>
                <w:webHidden/>
              </w:rPr>
              <w:fldChar w:fldCharType="end"/>
            </w:r>
          </w:hyperlink>
        </w:p>
        <w:p w14:paraId="3CA9C8B4" w14:textId="1BCD6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9" w:history="1">
            <w:r w:rsidRPr="000632D9">
              <w:rPr>
                <w:rStyle w:val="Hyperlink"/>
                <w:noProof/>
              </w:rPr>
              <w:t>3.9.</w:t>
            </w:r>
            <w:r>
              <w:rPr>
                <w:rFonts w:eastAsiaTheme="minorEastAsia" w:cstheme="minorBidi"/>
                <w:noProof/>
                <w:kern w:val="2"/>
                <w:lang w:val="en-GB" w:eastAsia="en-GB"/>
                <w14:ligatures w14:val="standardContextual"/>
              </w:rPr>
              <w:tab/>
            </w:r>
            <w:r w:rsidRPr="000632D9">
              <w:rPr>
                <w:rStyle w:val="Hyperlink"/>
                <w:noProof/>
              </w:rPr>
              <w:t>Missing outcome data</w:t>
            </w:r>
            <w:r>
              <w:rPr>
                <w:noProof/>
                <w:webHidden/>
              </w:rPr>
              <w:tab/>
            </w:r>
            <w:r>
              <w:rPr>
                <w:noProof/>
                <w:webHidden/>
              </w:rPr>
              <w:fldChar w:fldCharType="begin"/>
            </w:r>
            <w:r>
              <w:rPr>
                <w:noProof/>
                <w:webHidden/>
              </w:rPr>
              <w:instrText xml:space="preserve"> PAGEREF _Toc185323569 \h </w:instrText>
            </w:r>
            <w:r>
              <w:rPr>
                <w:noProof/>
                <w:webHidden/>
              </w:rPr>
            </w:r>
            <w:r>
              <w:rPr>
                <w:noProof/>
                <w:webHidden/>
              </w:rPr>
              <w:fldChar w:fldCharType="separate"/>
            </w:r>
            <w:r>
              <w:rPr>
                <w:noProof/>
                <w:webHidden/>
              </w:rPr>
              <w:t>16</w:t>
            </w:r>
            <w:r>
              <w:rPr>
                <w:noProof/>
                <w:webHidden/>
              </w:rPr>
              <w:fldChar w:fldCharType="end"/>
            </w:r>
          </w:hyperlink>
        </w:p>
        <w:p w14:paraId="58856713" w14:textId="4C07641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0" w:history="1">
            <w:r w:rsidRPr="000632D9">
              <w:rPr>
                <w:rStyle w:val="Hyperlink"/>
                <w:noProof/>
              </w:rPr>
              <w:t>3.10.</w:t>
            </w:r>
            <w:r>
              <w:rPr>
                <w:rFonts w:eastAsiaTheme="minorEastAsia" w:cstheme="minorBidi"/>
                <w:noProof/>
                <w:kern w:val="2"/>
                <w:lang w:val="en-GB" w:eastAsia="en-GB"/>
                <w14:ligatures w14:val="standardContextual"/>
              </w:rPr>
              <w:tab/>
            </w:r>
            <w:r w:rsidRPr="000632D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_Toc185323570 \h </w:instrText>
            </w:r>
            <w:r>
              <w:rPr>
                <w:noProof/>
                <w:webHidden/>
              </w:rPr>
            </w:r>
            <w:r>
              <w:rPr>
                <w:noProof/>
                <w:webHidden/>
              </w:rPr>
              <w:fldChar w:fldCharType="separate"/>
            </w:r>
            <w:r>
              <w:rPr>
                <w:noProof/>
                <w:webHidden/>
              </w:rPr>
              <w:t>16</w:t>
            </w:r>
            <w:r>
              <w:rPr>
                <w:noProof/>
                <w:webHidden/>
              </w:rPr>
              <w:fldChar w:fldCharType="end"/>
            </w:r>
          </w:hyperlink>
        </w:p>
        <w:p w14:paraId="10D01AE6" w14:textId="0527DAB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1" w:history="1">
            <w:r w:rsidRPr="000632D9">
              <w:rPr>
                <w:rStyle w:val="Hyperlink"/>
                <w:noProof/>
              </w:rPr>
              <w:t>3.11.</w:t>
            </w:r>
            <w:r>
              <w:rPr>
                <w:rFonts w:eastAsiaTheme="minorEastAsia" w:cstheme="minorBidi"/>
                <w:noProof/>
                <w:kern w:val="2"/>
                <w:lang w:val="en-GB" w:eastAsia="en-GB"/>
                <w14:ligatures w14:val="standardContextual"/>
              </w:rPr>
              <w:tab/>
            </w:r>
            <w:r w:rsidRPr="000632D9">
              <w:rPr>
                <w:rStyle w:val="Hyperlink"/>
                <w:noProof/>
              </w:rPr>
              <w:t>Method for handling non-compliance (per protocol/CACE analyses)</w:t>
            </w:r>
            <w:r>
              <w:rPr>
                <w:noProof/>
                <w:webHidden/>
              </w:rPr>
              <w:tab/>
            </w:r>
            <w:r>
              <w:rPr>
                <w:noProof/>
                <w:webHidden/>
              </w:rPr>
              <w:fldChar w:fldCharType="begin"/>
            </w:r>
            <w:r>
              <w:rPr>
                <w:noProof/>
                <w:webHidden/>
              </w:rPr>
              <w:instrText xml:space="preserve"> PAGEREF _Toc185323571 \h </w:instrText>
            </w:r>
            <w:r>
              <w:rPr>
                <w:noProof/>
                <w:webHidden/>
              </w:rPr>
            </w:r>
            <w:r>
              <w:rPr>
                <w:noProof/>
                <w:webHidden/>
              </w:rPr>
              <w:fldChar w:fldCharType="separate"/>
            </w:r>
            <w:r>
              <w:rPr>
                <w:noProof/>
                <w:webHidden/>
              </w:rPr>
              <w:t>16</w:t>
            </w:r>
            <w:r>
              <w:rPr>
                <w:noProof/>
                <w:webHidden/>
              </w:rPr>
              <w:fldChar w:fldCharType="end"/>
            </w:r>
          </w:hyperlink>
        </w:p>
        <w:p w14:paraId="1AA4989D" w14:textId="46BE43D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3" w:history="1">
            <w:r w:rsidRPr="000632D9">
              <w:rPr>
                <w:rStyle w:val="Hyperlink"/>
                <w:noProof/>
              </w:rPr>
              <w:t>3.12.</w:t>
            </w:r>
            <w:r>
              <w:rPr>
                <w:rFonts w:eastAsiaTheme="minorEastAsia" w:cstheme="minorBidi"/>
                <w:noProof/>
                <w:kern w:val="2"/>
                <w:lang w:val="en-GB" w:eastAsia="en-GB"/>
                <w14:ligatures w14:val="standardContextual"/>
              </w:rPr>
              <w:tab/>
            </w:r>
            <w:r w:rsidRPr="000632D9">
              <w:rPr>
                <w:rStyle w:val="Hyperlink"/>
                <w:noProof/>
              </w:rPr>
              <w:t>Model assumption checks</w:t>
            </w:r>
            <w:r>
              <w:rPr>
                <w:noProof/>
                <w:webHidden/>
              </w:rPr>
              <w:tab/>
            </w:r>
            <w:r>
              <w:rPr>
                <w:noProof/>
                <w:webHidden/>
              </w:rPr>
              <w:fldChar w:fldCharType="begin"/>
            </w:r>
            <w:r>
              <w:rPr>
                <w:noProof/>
                <w:webHidden/>
              </w:rPr>
              <w:instrText xml:space="preserve"> PAGEREF _Toc185323573 \h </w:instrText>
            </w:r>
            <w:r>
              <w:rPr>
                <w:noProof/>
                <w:webHidden/>
              </w:rPr>
            </w:r>
            <w:r>
              <w:rPr>
                <w:noProof/>
                <w:webHidden/>
              </w:rPr>
              <w:fldChar w:fldCharType="separate"/>
            </w:r>
            <w:r>
              <w:rPr>
                <w:noProof/>
                <w:webHidden/>
              </w:rPr>
              <w:t>16</w:t>
            </w:r>
            <w:r>
              <w:rPr>
                <w:noProof/>
                <w:webHidden/>
              </w:rPr>
              <w:fldChar w:fldCharType="end"/>
            </w:r>
          </w:hyperlink>
        </w:p>
        <w:p w14:paraId="377F7536" w14:textId="335C1E0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4" w:history="1">
            <w:r w:rsidRPr="000632D9">
              <w:rPr>
                <w:rStyle w:val="Hyperlink"/>
                <w:noProof/>
              </w:rPr>
              <w:t>3.13.</w:t>
            </w:r>
            <w:r>
              <w:rPr>
                <w:rFonts w:eastAsiaTheme="minorEastAsia" w:cstheme="minorBidi"/>
                <w:noProof/>
                <w:kern w:val="2"/>
                <w:lang w:val="en-GB" w:eastAsia="en-GB"/>
                <w14:ligatures w14:val="standardContextual"/>
              </w:rPr>
              <w:tab/>
            </w:r>
            <w:r w:rsidRPr="000632D9">
              <w:rPr>
                <w:rStyle w:val="Hyperlink"/>
                <w:noProof/>
              </w:rPr>
              <w:t>Sensitivity analyses</w:t>
            </w:r>
            <w:r>
              <w:rPr>
                <w:noProof/>
                <w:webHidden/>
              </w:rPr>
              <w:tab/>
            </w:r>
            <w:r>
              <w:rPr>
                <w:noProof/>
                <w:webHidden/>
              </w:rPr>
              <w:fldChar w:fldCharType="begin"/>
            </w:r>
            <w:r>
              <w:rPr>
                <w:noProof/>
                <w:webHidden/>
              </w:rPr>
              <w:instrText xml:space="preserve"> PAGEREF _Toc185323574 \h </w:instrText>
            </w:r>
            <w:r>
              <w:rPr>
                <w:noProof/>
                <w:webHidden/>
              </w:rPr>
            </w:r>
            <w:r>
              <w:rPr>
                <w:noProof/>
                <w:webHidden/>
              </w:rPr>
              <w:fldChar w:fldCharType="separate"/>
            </w:r>
            <w:r>
              <w:rPr>
                <w:noProof/>
                <w:webHidden/>
              </w:rPr>
              <w:t>17</w:t>
            </w:r>
            <w:r>
              <w:rPr>
                <w:noProof/>
                <w:webHidden/>
              </w:rPr>
              <w:fldChar w:fldCharType="end"/>
            </w:r>
          </w:hyperlink>
        </w:p>
        <w:p w14:paraId="2FC0589B" w14:textId="7A1F0076"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5" w:history="1">
            <w:r w:rsidRPr="000632D9">
              <w:rPr>
                <w:rStyle w:val="Hyperlink"/>
                <w:noProof/>
              </w:rPr>
              <w:t>3.14.</w:t>
            </w:r>
            <w:r>
              <w:rPr>
                <w:rFonts w:eastAsiaTheme="minorEastAsia" w:cstheme="minorBidi"/>
                <w:noProof/>
                <w:kern w:val="2"/>
                <w:lang w:val="en-GB" w:eastAsia="en-GB"/>
                <w14:ligatures w14:val="standardContextual"/>
              </w:rPr>
              <w:tab/>
            </w:r>
            <w:r w:rsidRPr="000632D9">
              <w:rPr>
                <w:rStyle w:val="Hyperlink"/>
                <w:noProof/>
              </w:rPr>
              <w:t>Planned subgroup analyses</w:t>
            </w:r>
            <w:r>
              <w:rPr>
                <w:noProof/>
                <w:webHidden/>
              </w:rPr>
              <w:tab/>
            </w:r>
            <w:r>
              <w:rPr>
                <w:noProof/>
                <w:webHidden/>
              </w:rPr>
              <w:fldChar w:fldCharType="begin"/>
            </w:r>
            <w:r>
              <w:rPr>
                <w:noProof/>
                <w:webHidden/>
              </w:rPr>
              <w:instrText xml:space="preserve"> PAGEREF _Toc185323575 \h </w:instrText>
            </w:r>
            <w:r>
              <w:rPr>
                <w:noProof/>
                <w:webHidden/>
              </w:rPr>
            </w:r>
            <w:r>
              <w:rPr>
                <w:noProof/>
                <w:webHidden/>
              </w:rPr>
              <w:fldChar w:fldCharType="separate"/>
            </w:r>
            <w:r>
              <w:rPr>
                <w:noProof/>
                <w:webHidden/>
              </w:rPr>
              <w:t>17</w:t>
            </w:r>
            <w:r>
              <w:rPr>
                <w:noProof/>
                <w:webHidden/>
              </w:rPr>
              <w:fldChar w:fldCharType="end"/>
            </w:r>
          </w:hyperlink>
        </w:p>
        <w:p w14:paraId="011410CC" w14:textId="70C269FB"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6" w:history="1">
            <w:r w:rsidRPr="000632D9">
              <w:rPr>
                <w:rStyle w:val="Hyperlink"/>
                <w:noProof/>
              </w:rPr>
              <w:t>3.15.</w:t>
            </w:r>
            <w:r>
              <w:rPr>
                <w:rFonts w:eastAsiaTheme="minorEastAsia" w:cstheme="minorBidi"/>
                <w:noProof/>
                <w:kern w:val="2"/>
                <w:lang w:val="en-GB" w:eastAsia="en-GB"/>
                <w14:ligatures w14:val="standardContextual"/>
              </w:rPr>
              <w:tab/>
            </w:r>
            <w:r w:rsidRPr="000632D9">
              <w:rPr>
                <w:rStyle w:val="Hyperlink"/>
                <w:noProof/>
              </w:rPr>
              <w:t>Exploratory analyses</w:t>
            </w:r>
            <w:r>
              <w:rPr>
                <w:noProof/>
                <w:webHidden/>
              </w:rPr>
              <w:tab/>
            </w:r>
            <w:r>
              <w:rPr>
                <w:noProof/>
                <w:webHidden/>
              </w:rPr>
              <w:fldChar w:fldCharType="begin"/>
            </w:r>
            <w:r>
              <w:rPr>
                <w:noProof/>
                <w:webHidden/>
              </w:rPr>
              <w:instrText xml:space="preserve"> PAGEREF _Toc185323576 \h </w:instrText>
            </w:r>
            <w:r>
              <w:rPr>
                <w:noProof/>
                <w:webHidden/>
              </w:rPr>
            </w:r>
            <w:r>
              <w:rPr>
                <w:noProof/>
                <w:webHidden/>
              </w:rPr>
              <w:fldChar w:fldCharType="separate"/>
            </w:r>
            <w:r>
              <w:rPr>
                <w:noProof/>
                <w:webHidden/>
              </w:rPr>
              <w:t>17</w:t>
            </w:r>
            <w:r>
              <w:rPr>
                <w:noProof/>
                <w:webHidden/>
              </w:rPr>
              <w:fldChar w:fldCharType="end"/>
            </w:r>
          </w:hyperlink>
        </w:p>
        <w:p w14:paraId="79D51775" w14:textId="50395DB5"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7" w:history="1">
            <w:r w:rsidRPr="000632D9">
              <w:rPr>
                <w:rStyle w:val="Hyperlink"/>
                <w:noProof/>
              </w:rPr>
              <w:t>3.16.</w:t>
            </w:r>
            <w:r>
              <w:rPr>
                <w:rFonts w:eastAsiaTheme="minorEastAsia" w:cstheme="minorBidi"/>
                <w:noProof/>
                <w:kern w:val="2"/>
                <w:lang w:val="en-GB" w:eastAsia="en-GB"/>
                <w14:ligatures w14:val="standardContextual"/>
              </w:rPr>
              <w:tab/>
            </w:r>
            <w:r w:rsidRPr="000632D9">
              <w:rPr>
                <w:rStyle w:val="Hyperlink"/>
                <w:noProof/>
              </w:rPr>
              <w:t>Exploratory mediator and moderator analysis</w:t>
            </w:r>
            <w:r>
              <w:rPr>
                <w:noProof/>
                <w:webHidden/>
              </w:rPr>
              <w:tab/>
            </w:r>
            <w:r>
              <w:rPr>
                <w:noProof/>
                <w:webHidden/>
              </w:rPr>
              <w:fldChar w:fldCharType="begin"/>
            </w:r>
            <w:r>
              <w:rPr>
                <w:noProof/>
                <w:webHidden/>
              </w:rPr>
              <w:instrText xml:space="preserve"> PAGEREF _Toc185323577 \h </w:instrText>
            </w:r>
            <w:r>
              <w:rPr>
                <w:noProof/>
                <w:webHidden/>
              </w:rPr>
            </w:r>
            <w:r>
              <w:rPr>
                <w:noProof/>
                <w:webHidden/>
              </w:rPr>
              <w:fldChar w:fldCharType="separate"/>
            </w:r>
            <w:r>
              <w:rPr>
                <w:noProof/>
                <w:webHidden/>
              </w:rPr>
              <w:t>17</w:t>
            </w:r>
            <w:r>
              <w:rPr>
                <w:noProof/>
                <w:webHidden/>
              </w:rPr>
              <w:fldChar w:fldCharType="end"/>
            </w:r>
          </w:hyperlink>
        </w:p>
        <w:p w14:paraId="7EF1C9EE" w14:textId="56434BC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8" w:history="1">
            <w:r w:rsidRPr="000632D9">
              <w:rPr>
                <w:rStyle w:val="Hyperlink"/>
                <w:noProof/>
              </w:rPr>
              <w:t>3.17.</w:t>
            </w:r>
            <w:r>
              <w:rPr>
                <w:rFonts w:eastAsiaTheme="minorEastAsia" w:cstheme="minorBidi"/>
                <w:noProof/>
                <w:kern w:val="2"/>
                <w:lang w:val="en-GB" w:eastAsia="en-GB"/>
                <w14:ligatures w14:val="standardContextual"/>
              </w:rPr>
              <w:tab/>
            </w:r>
            <w:r w:rsidRPr="000632D9">
              <w:rPr>
                <w:rStyle w:val="Hyperlink"/>
                <w:noProof/>
              </w:rPr>
              <w:t>Interim analysis</w:t>
            </w:r>
            <w:r>
              <w:rPr>
                <w:noProof/>
                <w:webHidden/>
              </w:rPr>
              <w:tab/>
            </w:r>
            <w:r>
              <w:rPr>
                <w:noProof/>
                <w:webHidden/>
              </w:rPr>
              <w:fldChar w:fldCharType="begin"/>
            </w:r>
            <w:r>
              <w:rPr>
                <w:noProof/>
                <w:webHidden/>
              </w:rPr>
              <w:instrText xml:space="preserve"> PAGEREF _Toc185323578 \h </w:instrText>
            </w:r>
            <w:r>
              <w:rPr>
                <w:noProof/>
                <w:webHidden/>
              </w:rPr>
            </w:r>
            <w:r>
              <w:rPr>
                <w:noProof/>
                <w:webHidden/>
              </w:rPr>
              <w:fldChar w:fldCharType="separate"/>
            </w:r>
            <w:r>
              <w:rPr>
                <w:noProof/>
                <w:webHidden/>
              </w:rPr>
              <w:t>17</w:t>
            </w:r>
            <w:r>
              <w:rPr>
                <w:noProof/>
                <w:webHidden/>
              </w:rPr>
              <w:fldChar w:fldCharType="end"/>
            </w:r>
          </w:hyperlink>
        </w:p>
        <w:p w14:paraId="1CDCA088" w14:textId="0928C392" w:rsidR="000F6672" w:rsidRDefault="000F6672">
          <w:pPr>
            <w:pStyle w:val="TOC1"/>
            <w:tabs>
              <w:tab w:val="left" w:pos="480"/>
            </w:tabs>
            <w:rPr>
              <w:rFonts w:eastAsiaTheme="minorEastAsia" w:cstheme="minorBidi"/>
              <w:b w:val="0"/>
              <w:kern w:val="2"/>
              <w:lang w:eastAsia="en-GB"/>
              <w14:ligatures w14:val="standardContextual"/>
            </w:rPr>
          </w:pPr>
          <w:hyperlink w:anchor="_Toc185323579" w:history="1">
            <w:r w:rsidRPr="000632D9">
              <w:rPr>
                <w:rStyle w:val="Hyperlink"/>
              </w:rPr>
              <w:t>4.</w:t>
            </w:r>
            <w:r>
              <w:rPr>
                <w:rFonts w:eastAsiaTheme="minorEastAsia" w:cstheme="minorBidi"/>
                <w:b w:val="0"/>
                <w:kern w:val="2"/>
                <w:lang w:eastAsia="en-GB"/>
                <w14:ligatures w14:val="standardContextual"/>
              </w:rPr>
              <w:tab/>
            </w:r>
            <w:r w:rsidRPr="000632D9">
              <w:rPr>
                <w:rStyle w:val="Hyperlink"/>
              </w:rPr>
              <w:t>Quality Control and Quality Assurance</w:t>
            </w:r>
            <w:r>
              <w:rPr>
                <w:webHidden/>
              </w:rPr>
              <w:tab/>
            </w:r>
            <w:r>
              <w:rPr>
                <w:webHidden/>
              </w:rPr>
              <w:fldChar w:fldCharType="begin"/>
            </w:r>
            <w:r>
              <w:rPr>
                <w:webHidden/>
              </w:rPr>
              <w:instrText xml:space="preserve"> PAGEREF _Toc185323579 \h </w:instrText>
            </w:r>
            <w:r>
              <w:rPr>
                <w:webHidden/>
              </w:rPr>
            </w:r>
            <w:r>
              <w:rPr>
                <w:webHidden/>
              </w:rPr>
              <w:fldChar w:fldCharType="separate"/>
            </w:r>
            <w:r>
              <w:rPr>
                <w:webHidden/>
              </w:rPr>
              <w:t>17</w:t>
            </w:r>
            <w:r>
              <w:rPr>
                <w:webHidden/>
              </w:rPr>
              <w:fldChar w:fldCharType="end"/>
            </w:r>
          </w:hyperlink>
        </w:p>
        <w:p w14:paraId="570738A1" w14:textId="15B050C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0" w:history="1">
            <w:r w:rsidRPr="000632D9">
              <w:rPr>
                <w:rStyle w:val="Hyperlink"/>
                <w:noProof/>
              </w:rPr>
              <w:t>4.1.</w:t>
            </w:r>
            <w:r>
              <w:rPr>
                <w:rFonts w:eastAsiaTheme="minorEastAsia" w:cstheme="minorBidi"/>
                <w:noProof/>
                <w:kern w:val="2"/>
                <w:lang w:val="en-GB" w:eastAsia="en-GB"/>
                <w14:ligatures w14:val="standardContextual"/>
              </w:rPr>
              <w:tab/>
            </w:r>
            <w:r w:rsidRPr="000632D9">
              <w:rPr>
                <w:rStyle w:val="Hyperlink"/>
                <w:noProof/>
              </w:rPr>
              <w:t>Quality control</w:t>
            </w:r>
            <w:r>
              <w:rPr>
                <w:noProof/>
                <w:webHidden/>
              </w:rPr>
              <w:tab/>
            </w:r>
            <w:r>
              <w:rPr>
                <w:noProof/>
                <w:webHidden/>
              </w:rPr>
              <w:fldChar w:fldCharType="begin"/>
            </w:r>
            <w:r>
              <w:rPr>
                <w:noProof/>
                <w:webHidden/>
              </w:rPr>
              <w:instrText xml:space="preserve"> PAGEREF _Toc185323580 \h </w:instrText>
            </w:r>
            <w:r>
              <w:rPr>
                <w:noProof/>
                <w:webHidden/>
              </w:rPr>
            </w:r>
            <w:r>
              <w:rPr>
                <w:noProof/>
                <w:webHidden/>
              </w:rPr>
              <w:fldChar w:fldCharType="separate"/>
            </w:r>
            <w:r>
              <w:rPr>
                <w:noProof/>
                <w:webHidden/>
              </w:rPr>
              <w:t>17</w:t>
            </w:r>
            <w:r>
              <w:rPr>
                <w:noProof/>
                <w:webHidden/>
              </w:rPr>
              <w:fldChar w:fldCharType="end"/>
            </w:r>
          </w:hyperlink>
        </w:p>
        <w:p w14:paraId="4B144D4F" w14:textId="5F8D122C"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1" w:history="1">
            <w:r w:rsidRPr="000632D9">
              <w:rPr>
                <w:rStyle w:val="Hyperlink"/>
                <w:noProof/>
              </w:rPr>
              <w:t>4.2.</w:t>
            </w:r>
            <w:r>
              <w:rPr>
                <w:rFonts w:eastAsiaTheme="minorEastAsia" w:cstheme="minorBidi"/>
                <w:noProof/>
                <w:kern w:val="2"/>
                <w:lang w:val="en-GB" w:eastAsia="en-GB"/>
                <w14:ligatures w14:val="standardContextual"/>
              </w:rPr>
              <w:tab/>
            </w:r>
            <w:r w:rsidRPr="000632D9">
              <w:rPr>
                <w:rStyle w:val="Hyperlink"/>
                <w:noProof/>
              </w:rPr>
              <w:t>Carrying out the final analysis</w:t>
            </w:r>
            <w:r>
              <w:rPr>
                <w:noProof/>
                <w:webHidden/>
              </w:rPr>
              <w:tab/>
            </w:r>
            <w:r>
              <w:rPr>
                <w:noProof/>
                <w:webHidden/>
              </w:rPr>
              <w:fldChar w:fldCharType="begin"/>
            </w:r>
            <w:r>
              <w:rPr>
                <w:noProof/>
                <w:webHidden/>
              </w:rPr>
              <w:instrText xml:space="preserve"> PAGEREF _Toc185323581 \h </w:instrText>
            </w:r>
            <w:r>
              <w:rPr>
                <w:noProof/>
                <w:webHidden/>
              </w:rPr>
            </w:r>
            <w:r>
              <w:rPr>
                <w:noProof/>
                <w:webHidden/>
              </w:rPr>
              <w:fldChar w:fldCharType="separate"/>
            </w:r>
            <w:r>
              <w:rPr>
                <w:noProof/>
                <w:webHidden/>
              </w:rPr>
              <w:t>17</w:t>
            </w:r>
            <w:r>
              <w:rPr>
                <w:noProof/>
                <w:webHidden/>
              </w:rPr>
              <w:fldChar w:fldCharType="end"/>
            </w:r>
          </w:hyperlink>
        </w:p>
        <w:p w14:paraId="64E69ADA" w14:textId="2D2146B4"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2" w:history="1">
            <w:r w:rsidRPr="000632D9">
              <w:rPr>
                <w:rStyle w:val="Hyperlink"/>
                <w:noProof/>
              </w:rPr>
              <w:t>4.3.</w:t>
            </w:r>
            <w:r>
              <w:rPr>
                <w:rFonts w:eastAsiaTheme="minorEastAsia" w:cstheme="minorBidi"/>
                <w:noProof/>
                <w:kern w:val="2"/>
                <w:lang w:val="en-GB" w:eastAsia="en-GB"/>
                <w14:ligatures w14:val="standardContextual"/>
              </w:rPr>
              <w:tab/>
            </w:r>
            <w:r w:rsidRPr="000632D9">
              <w:rPr>
                <w:rStyle w:val="Hyperlink"/>
                <w:noProof/>
              </w:rPr>
              <w:t>Approval and version control of the SAP</w:t>
            </w:r>
            <w:r>
              <w:rPr>
                <w:noProof/>
                <w:webHidden/>
              </w:rPr>
              <w:tab/>
            </w:r>
            <w:r>
              <w:rPr>
                <w:noProof/>
                <w:webHidden/>
              </w:rPr>
              <w:fldChar w:fldCharType="begin"/>
            </w:r>
            <w:r>
              <w:rPr>
                <w:noProof/>
                <w:webHidden/>
              </w:rPr>
              <w:instrText xml:space="preserve"> PAGEREF _Toc185323582 \h </w:instrText>
            </w:r>
            <w:r>
              <w:rPr>
                <w:noProof/>
                <w:webHidden/>
              </w:rPr>
            </w:r>
            <w:r>
              <w:rPr>
                <w:noProof/>
                <w:webHidden/>
              </w:rPr>
              <w:fldChar w:fldCharType="separate"/>
            </w:r>
            <w:r>
              <w:rPr>
                <w:noProof/>
                <w:webHidden/>
              </w:rPr>
              <w:t>17</w:t>
            </w:r>
            <w:r>
              <w:rPr>
                <w:noProof/>
                <w:webHidden/>
              </w:rPr>
              <w:fldChar w:fldCharType="end"/>
            </w:r>
          </w:hyperlink>
        </w:p>
        <w:p w14:paraId="7DCF7E26" w14:textId="55FDFAF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3" w:history="1">
            <w:r w:rsidRPr="000632D9">
              <w:rPr>
                <w:rStyle w:val="Hyperlink"/>
                <w:noProof/>
              </w:rPr>
              <w:t>4.4.</w:t>
            </w:r>
            <w:r>
              <w:rPr>
                <w:rFonts w:eastAsiaTheme="minorEastAsia" w:cstheme="minorBidi"/>
                <w:noProof/>
                <w:kern w:val="2"/>
                <w:lang w:val="en-GB" w:eastAsia="en-GB"/>
                <w14:ligatures w14:val="standardContextual"/>
              </w:rPr>
              <w:tab/>
            </w:r>
            <w:r w:rsidRPr="000632D9">
              <w:rPr>
                <w:rStyle w:val="Hyperlink"/>
                <w:noProof/>
              </w:rPr>
              <w:t>Quality Assurance</w:t>
            </w:r>
            <w:r>
              <w:rPr>
                <w:noProof/>
                <w:webHidden/>
              </w:rPr>
              <w:tab/>
            </w:r>
            <w:r>
              <w:rPr>
                <w:noProof/>
                <w:webHidden/>
              </w:rPr>
              <w:fldChar w:fldCharType="begin"/>
            </w:r>
            <w:r>
              <w:rPr>
                <w:noProof/>
                <w:webHidden/>
              </w:rPr>
              <w:instrText xml:space="preserve"> PAGEREF _Toc185323583 \h </w:instrText>
            </w:r>
            <w:r>
              <w:rPr>
                <w:noProof/>
                <w:webHidden/>
              </w:rPr>
            </w:r>
            <w:r>
              <w:rPr>
                <w:noProof/>
                <w:webHidden/>
              </w:rPr>
              <w:fldChar w:fldCharType="separate"/>
            </w:r>
            <w:r>
              <w:rPr>
                <w:noProof/>
                <w:webHidden/>
              </w:rPr>
              <w:t>18</w:t>
            </w:r>
            <w:r>
              <w:rPr>
                <w:noProof/>
                <w:webHidden/>
              </w:rPr>
              <w:fldChar w:fldCharType="end"/>
            </w:r>
          </w:hyperlink>
        </w:p>
        <w:p w14:paraId="1C2779A8" w14:textId="0CE3D93E" w:rsidR="000F6672" w:rsidRDefault="000F6672">
          <w:pPr>
            <w:pStyle w:val="TOC1"/>
            <w:tabs>
              <w:tab w:val="left" w:pos="480"/>
            </w:tabs>
            <w:rPr>
              <w:rFonts w:eastAsiaTheme="minorEastAsia" w:cstheme="minorBidi"/>
              <w:b w:val="0"/>
              <w:kern w:val="2"/>
              <w:lang w:eastAsia="en-GB"/>
              <w14:ligatures w14:val="standardContextual"/>
            </w:rPr>
          </w:pPr>
          <w:hyperlink w:anchor="_Toc185323584" w:history="1">
            <w:r w:rsidRPr="000632D9">
              <w:rPr>
                <w:rStyle w:val="Hyperlink"/>
              </w:rPr>
              <w:t>5.</w:t>
            </w:r>
            <w:r>
              <w:rPr>
                <w:rFonts w:eastAsiaTheme="minorEastAsia" w:cstheme="minorBidi"/>
                <w:b w:val="0"/>
                <w:kern w:val="2"/>
                <w:lang w:eastAsia="en-GB"/>
                <w14:ligatures w14:val="standardContextual"/>
              </w:rPr>
              <w:tab/>
            </w:r>
            <w:r w:rsidRPr="000632D9">
              <w:rPr>
                <w:rStyle w:val="Hyperlink"/>
              </w:rPr>
              <w:t>Software</w:t>
            </w:r>
            <w:r>
              <w:rPr>
                <w:webHidden/>
              </w:rPr>
              <w:tab/>
            </w:r>
            <w:r>
              <w:rPr>
                <w:webHidden/>
              </w:rPr>
              <w:fldChar w:fldCharType="begin"/>
            </w:r>
            <w:r>
              <w:rPr>
                <w:webHidden/>
              </w:rPr>
              <w:instrText xml:space="preserve"> PAGEREF _Toc185323584 \h </w:instrText>
            </w:r>
            <w:r>
              <w:rPr>
                <w:webHidden/>
              </w:rPr>
            </w:r>
            <w:r>
              <w:rPr>
                <w:webHidden/>
              </w:rPr>
              <w:fldChar w:fldCharType="separate"/>
            </w:r>
            <w:r>
              <w:rPr>
                <w:webHidden/>
              </w:rPr>
              <w:t>18</w:t>
            </w:r>
            <w:r>
              <w:rPr>
                <w:webHidden/>
              </w:rPr>
              <w:fldChar w:fldCharType="end"/>
            </w:r>
          </w:hyperlink>
        </w:p>
        <w:p w14:paraId="3172F3A1" w14:textId="656A2E8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6" w:history="1">
            <w:r w:rsidRPr="000632D9">
              <w:rPr>
                <w:rStyle w:val="Hyperlink"/>
                <w:noProof/>
              </w:rPr>
              <w:t>5.1.</w:t>
            </w:r>
            <w:r>
              <w:rPr>
                <w:rFonts w:eastAsiaTheme="minorEastAsia" w:cstheme="minorBidi"/>
                <w:noProof/>
                <w:kern w:val="2"/>
                <w:lang w:val="en-GB" w:eastAsia="en-GB"/>
                <w14:ligatures w14:val="standardContextual"/>
              </w:rPr>
              <w:tab/>
            </w:r>
            <w:r w:rsidRPr="000632D9">
              <w:rPr>
                <w:rStyle w:val="Hyperlink"/>
                <w:noProof/>
              </w:rPr>
              <w:t>Data management</w:t>
            </w:r>
            <w:r>
              <w:rPr>
                <w:noProof/>
                <w:webHidden/>
              </w:rPr>
              <w:tab/>
            </w:r>
            <w:r>
              <w:rPr>
                <w:noProof/>
                <w:webHidden/>
              </w:rPr>
              <w:fldChar w:fldCharType="begin"/>
            </w:r>
            <w:r>
              <w:rPr>
                <w:noProof/>
                <w:webHidden/>
              </w:rPr>
              <w:instrText xml:space="preserve"> PAGEREF _Toc185323586 \h </w:instrText>
            </w:r>
            <w:r>
              <w:rPr>
                <w:noProof/>
                <w:webHidden/>
              </w:rPr>
            </w:r>
            <w:r>
              <w:rPr>
                <w:noProof/>
                <w:webHidden/>
              </w:rPr>
              <w:fldChar w:fldCharType="separate"/>
            </w:r>
            <w:r>
              <w:rPr>
                <w:noProof/>
                <w:webHidden/>
              </w:rPr>
              <w:t>18</w:t>
            </w:r>
            <w:r>
              <w:rPr>
                <w:noProof/>
                <w:webHidden/>
              </w:rPr>
              <w:fldChar w:fldCharType="end"/>
            </w:r>
          </w:hyperlink>
        </w:p>
        <w:p w14:paraId="21F939E9" w14:textId="65C358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7" w:history="1">
            <w:r w:rsidRPr="000632D9">
              <w:rPr>
                <w:rStyle w:val="Hyperlink"/>
                <w:noProof/>
              </w:rPr>
              <w:t>5.2.</w:t>
            </w:r>
            <w:r>
              <w:rPr>
                <w:rFonts w:eastAsiaTheme="minorEastAsia" w:cstheme="minorBidi"/>
                <w:noProof/>
                <w:kern w:val="2"/>
                <w:lang w:val="en-GB" w:eastAsia="en-GB"/>
                <w14:ligatures w14:val="standardContextual"/>
              </w:rPr>
              <w:tab/>
            </w:r>
            <w:r w:rsidRPr="000632D9">
              <w:rPr>
                <w:rStyle w:val="Hyperlink"/>
                <w:noProof/>
              </w:rPr>
              <w:t>Analysis software</w:t>
            </w:r>
            <w:r>
              <w:rPr>
                <w:noProof/>
                <w:webHidden/>
              </w:rPr>
              <w:tab/>
            </w:r>
            <w:r>
              <w:rPr>
                <w:noProof/>
                <w:webHidden/>
              </w:rPr>
              <w:fldChar w:fldCharType="begin"/>
            </w:r>
            <w:r>
              <w:rPr>
                <w:noProof/>
                <w:webHidden/>
              </w:rPr>
              <w:instrText xml:space="preserve"> PAGEREF _Toc185323587 \h </w:instrText>
            </w:r>
            <w:r>
              <w:rPr>
                <w:noProof/>
                <w:webHidden/>
              </w:rPr>
            </w:r>
            <w:r>
              <w:rPr>
                <w:noProof/>
                <w:webHidden/>
              </w:rPr>
              <w:fldChar w:fldCharType="separate"/>
            </w:r>
            <w:r>
              <w:rPr>
                <w:noProof/>
                <w:webHidden/>
              </w:rPr>
              <w:t>18</w:t>
            </w:r>
            <w:r>
              <w:rPr>
                <w:noProof/>
                <w:webHidden/>
              </w:rPr>
              <w:fldChar w:fldCharType="end"/>
            </w:r>
          </w:hyperlink>
        </w:p>
        <w:p w14:paraId="712F71FD" w14:textId="56DEFB6D" w:rsidR="000F6672" w:rsidRDefault="000F6672">
          <w:pPr>
            <w:pStyle w:val="TOC1"/>
            <w:tabs>
              <w:tab w:val="left" w:pos="480"/>
            </w:tabs>
            <w:rPr>
              <w:rFonts w:eastAsiaTheme="minorEastAsia" w:cstheme="minorBidi"/>
              <w:b w:val="0"/>
              <w:kern w:val="2"/>
              <w:lang w:eastAsia="en-GB"/>
              <w14:ligatures w14:val="standardContextual"/>
            </w:rPr>
          </w:pPr>
          <w:hyperlink w:anchor="_Toc185323588" w:history="1">
            <w:r w:rsidRPr="000632D9">
              <w:rPr>
                <w:rStyle w:val="Hyperlink"/>
              </w:rPr>
              <w:t>6.</w:t>
            </w:r>
            <w:r>
              <w:rPr>
                <w:rFonts w:eastAsiaTheme="minorEastAsia" w:cstheme="minorBidi"/>
                <w:b w:val="0"/>
                <w:kern w:val="2"/>
                <w:lang w:eastAsia="en-GB"/>
                <w14:ligatures w14:val="standardContextual"/>
              </w:rPr>
              <w:tab/>
            </w:r>
            <w:r w:rsidRPr="000632D9">
              <w:rPr>
                <w:rStyle w:val="Hyperlink"/>
              </w:rPr>
              <w:t>Scoring of outcome measures</w:t>
            </w:r>
            <w:r>
              <w:rPr>
                <w:webHidden/>
              </w:rPr>
              <w:tab/>
            </w:r>
            <w:r>
              <w:rPr>
                <w:webHidden/>
              </w:rPr>
              <w:fldChar w:fldCharType="begin"/>
            </w:r>
            <w:r>
              <w:rPr>
                <w:webHidden/>
              </w:rPr>
              <w:instrText xml:space="preserve"> PAGEREF _Toc185323588 \h </w:instrText>
            </w:r>
            <w:r>
              <w:rPr>
                <w:webHidden/>
              </w:rPr>
            </w:r>
            <w:r>
              <w:rPr>
                <w:webHidden/>
              </w:rPr>
              <w:fldChar w:fldCharType="separate"/>
            </w:r>
            <w:r>
              <w:rPr>
                <w:webHidden/>
              </w:rPr>
              <w:t>19</w:t>
            </w:r>
            <w:r>
              <w:rPr>
                <w:webHidden/>
              </w:rPr>
              <w:fldChar w:fldCharType="end"/>
            </w:r>
          </w:hyperlink>
        </w:p>
        <w:p w14:paraId="4434E8A7" w14:textId="3AAFE9C1" w:rsidR="000F6672" w:rsidRDefault="000F6672">
          <w:pPr>
            <w:pStyle w:val="TOC1"/>
            <w:tabs>
              <w:tab w:val="left" w:pos="480"/>
            </w:tabs>
            <w:rPr>
              <w:rFonts w:eastAsiaTheme="minorEastAsia" w:cstheme="minorBidi"/>
              <w:b w:val="0"/>
              <w:kern w:val="2"/>
              <w:lang w:eastAsia="en-GB"/>
              <w14:ligatures w14:val="standardContextual"/>
            </w:rPr>
          </w:pPr>
          <w:hyperlink w:anchor="_Toc185323589" w:history="1">
            <w:r w:rsidRPr="000632D9">
              <w:rPr>
                <w:rStyle w:val="Hyperlink"/>
              </w:rPr>
              <w:t>7.</w:t>
            </w:r>
            <w:r>
              <w:rPr>
                <w:rFonts w:eastAsiaTheme="minorEastAsia" w:cstheme="minorBidi"/>
                <w:b w:val="0"/>
                <w:kern w:val="2"/>
                <w:lang w:eastAsia="en-GB"/>
                <w14:ligatures w14:val="standardContextual"/>
              </w:rPr>
              <w:tab/>
            </w:r>
            <w:r w:rsidRPr="000632D9">
              <w:rPr>
                <w:rStyle w:val="Hyperlink"/>
              </w:rPr>
              <w:t>Health Economic Analysis Plan (if relevant/not separate)</w:t>
            </w:r>
            <w:r>
              <w:rPr>
                <w:webHidden/>
              </w:rPr>
              <w:tab/>
            </w:r>
            <w:r>
              <w:rPr>
                <w:webHidden/>
              </w:rPr>
              <w:fldChar w:fldCharType="begin"/>
            </w:r>
            <w:r>
              <w:rPr>
                <w:webHidden/>
              </w:rPr>
              <w:instrText xml:space="preserve"> PAGEREF _Toc185323589 \h </w:instrText>
            </w:r>
            <w:r>
              <w:rPr>
                <w:webHidden/>
              </w:rPr>
            </w:r>
            <w:r>
              <w:rPr>
                <w:webHidden/>
              </w:rPr>
              <w:fldChar w:fldCharType="separate"/>
            </w:r>
            <w:r>
              <w:rPr>
                <w:webHidden/>
              </w:rPr>
              <w:t>20</w:t>
            </w:r>
            <w:r>
              <w:rPr>
                <w:webHidden/>
              </w:rPr>
              <w:fldChar w:fldCharType="end"/>
            </w:r>
          </w:hyperlink>
        </w:p>
        <w:p w14:paraId="3CCE1E51" w14:textId="415E6819" w:rsidR="000F6672" w:rsidRDefault="000F6672">
          <w:pPr>
            <w:pStyle w:val="TOC1"/>
            <w:tabs>
              <w:tab w:val="left" w:pos="480"/>
            </w:tabs>
            <w:rPr>
              <w:rFonts w:eastAsiaTheme="minorEastAsia" w:cstheme="minorBidi"/>
              <w:b w:val="0"/>
              <w:kern w:val="2"/>
              <w:lang w:eastAsia="en-GB"/>
              <w14:ligatures w14:val="standardContextual"/>
            </w:rPr>
          </w:pPr>
          <w:hyperlink w:anchor="_Toc185323590" w:history="1">
            <w:r w:rsidRPr="000632D9">
              <w:rPr>
                <w:rStyle w:val="Hyperlink"/>
              </w:rPr>
              <w:t>8.</w:t>
            </w:r>
            <w:r>
              <w:rPr>
                <w:rFonts w:eastAsiaTheme="minorEastAsia" w:cstheme="minorBidi"/>
                <w:b w:val="0"/>
                <w:kern w:val="2"/>
                <w:lang w:eastAsia="en-GB"/>
                <w14:ligatures w14:val="standardContextual"/>
              </w:rPr>
              <w:tab/>
            </w:r>
            <w:r w:rsidRPr="000632D9">
              <w:rPr>
                <w:rStyle w:val="Hyperlink"/>
              </w:rPr>
              <w:t>Schedule Of Assessments And Measures</w:t>
            </w:r>
            <w:r>
              <w:rPr>
                <w:webHidden/>
              </w:rPr>
              <w:tab/>
            </w:r>
            <w:r>
              <w:rPr>
                <w:webHidden/>
              </w:rPr>
              <w:fldChar w:fldCharType="begin"/>
            </w:r>
            <w:r>
              <w:rPr>
                <w:webHidden/>
              </w:rPr>
              <w:instrText xml:space="preserve"> PAGEREF _Toc185323590 \h </w:instrText>
            </w:r>
            <w:r>
              <w:rPr>
                <w:webHidden/>
              </w:rPr>
            </w:r>
            <w:r>
              <w:rPr>
                <w:webHidden/>
              </w:rPr>
              <w:fldChar w:fldCharType="separate"/>
            </w:r>
            <w:r>
              <w:rPr>
                <w:webHidden/>
              </w:rPr>
              <w:t>21</w:t>
            </w:r>
            <w:r>
              <w:rPr>
                <w:webHidden/>
              </w:rPr>
              <w:fldChar w:fldCharType="end"/>
            </w:r>
          </w:hyperlink>
        </w:p>
        <w:p w14:paraId="4A6DE67D" w14:textId="376D851B" w:rsidR="000F6672" w:rsidRDefault="000F6672">
          <w:pPr>
            <w:pStyle w:val="TOC1"/>
            <w:tabs>
              <w:tab w:val="left" w:pos="480"/>
            </w:tabs>
            <w:rPr>
              <w:rFonts w:eastAsiaTheme="minorEastAsia" w:cstheme="minorBidi"/>
              <w:b w:val="0"/>
              <w:kern w:val="2"/>
              <w:lang w:eastAsia="en-GB"/>
              <w14:ligatures w14:val="standardContextual"/>
            </w:rPr>
          </w:pPr>
          <w:hyperlink w:anchor="_Toc185323596" w:history="1">
            <w:r w:rsidRPr="000632D9">
              <w:rPr>
                <w:rStyle w:val="Hyperlink"/>
              </w:rPr>
              <w:t>9.</w:t>
            </w:r>
            <w:r>
              <w:rPr>
                <w:rFonts w:eastAsiaTheme="minorEastAsia" w:cstheme="minorBidi"/>
                <w:b w:val="0"/>
                <w:kern w:val="2"/>
                <w:lang w:eastAsia="en-GB"/>
                <w14:ligatures w14:val="standardContextual"/>
              </w:rPr>
              <w:tab/>
            </w:r>
            <w:r w:rsidRPr="000632D9">
              <w:rPr>
                <w:rStyle w:val="Hyperlink"/>
              </w:rPr>
              <w:t>Reference list</w:t>
            </w:r>
            <w:r>
              <w:rPr>
                <w:webHidden/>
              </w:rPr>
              <w:tab/>
            </w:r>
            <w:r>
              <w:rPr>
                <w:webHidden/>
              </w:rPr>
              <w:fldChar w:fldCharType="begin"/>
            </w:r>
            <w:r>
              <w:rPr>
                <w:webHidden/>
              </w:rPr>
              <w:instrText xml:space="preserve"> PAGEREF _Toc185323596 \h </w:instrText>
            </w:r>
            <w:r>
              <w:rPr>
                <w:webHidden/>
              </w:rPr>
            </w:r>
            <w:r>
              <w:rPr>
                <w:webHidden/>
              </w:rPr>
              <w:fldChar w:fldCharType="separate"/>
            </w:r>
            <w:r>
              <w:rPr>
                <w:webHidden/>
              </w:rPr>
              <w:t>22</w:t>
            </w:r>
            <w:r>
              <w:rPr>
                <w:webHidden/>
              </w:rPr>
              <w:fldChar w:fldCharType="end"/>
            </w:r>
          </w:hyperlink>
        </w:p>
        <w:p w14:paraId="63AFA679" w14:textId="6D8BD9C4" w:rsidR="00376F69" w:rsidRDefault="00376F69">
          <w:pPr>
            <w:rPr>
              <w:ins w:id="113" w:author="Dominic Stringer" w:date="2024-11-21T16:55:00Z" w16du:dateUtc="2024-11-21T16:55:00Z"/>
            </w:rPr>
          </w:pPr>
          <w:r>
            <w:rPr>
              <w:b/>
              <w:bCs/>
              <w:noProof/>
            </w:rPr>
            <w:fldChar w:fldCharType="end"/>
          </w:r>
        </w:p>
        <w:customXmlInsRangeStart w:id="114" w:author="Dominic Stringer" w:date="2024-11-21T16:55:00Z"/>
      </w:sdtContent>
    </w:sdt>
    <w:customXmlInsRangeEnd w:id="114"/>
    <w:p w14:paraId="5782D6FC" w14:textId="215774AE" w:rsidR="00DE3073" w:rsidRPr="00816362" w:rsidRDefault="00DE3073" w:rsidP="000E21A1">
      <w:pPr>
        <w:pStyle w:val="TOCHeading"/>
        <w:rPr>
          <w:ins w:id="115" w:author="Dominic Stringer" w:date="2024-11-21T15:22:00Z" w16du:dateUtc="2024-11-21T15:22:00Z"/>
        </w:rPr>
      </w:pPr>
    </w:p>
    <w:p w14:paraId="1ACCC14C" w14:textId="53CB1270" w:rsidR="001A29C3" w:rsidRPr="00524356" w:rsidDel="00FA602D" w:rsidRDefault="001A29C3" w:rsidP="004A016C">
      <w:pPr>
        <w:rPr>
          <w:del w:id="116" w:author="Dominic Stringer" w:date="2024-11-21T15:13:00Z" w16du:dateUtc="2024-11-21T15:13:00Z"/>
          <w:b/>
          <w:noProof/>
          <w:lang w:eastAsia="en-GB"/>
        </w:rPr>
      </w:pPr>
      <w:del w:id="117" w:author="Dominic Stringer" w:date="2024-11-21T15:13:00Z" w16du:dateUtc="2024-11-21T15:13:00Z">
        <w:r w:rsidRPr="00524356" w:rsidDel="00FA602D">
          <w:rPr>
            <w:b/>
            <w:noProof/>
            <w:lang w:val="en-GB"/>
          </w:rPr>
          <w:fldChar w:fldCharType="begin"/>
        </w:r>
        <w:r w:rsidRPr="00524356" w:rsidDel="00FA602D">
          <w:delInstrText xml:space="preserve"> TOC \f \h \z </w:delInstrText>
        </w:r>
        <w:r w:rsidRPr="00524356" w:rsidDel="00FA602D">
          <w:rPr>
            <w:b/>
            <w:noProof/>
            <w:lang w:val="en-GB"/>
          </w:rPr>
          <w:fldChar w:fldCharType="separate"/>
        </w:r>
        <w:r w:rsidRPr="007829A2" w:rsidDel="00FA602D">
          <w:rPr>
            <w:noProof/>
          </w:rPr>
          <w:delText>A) QUANTITATIVE ANALYSIS PLAN</w:delText>
        </w:r>
        <w:r w:rsidRPr="00524356" w:rsidDel="00FA602D">
          <w:rPr>
            <w:noProof/>
            <w:webHidden/>
          </w:rPr>
          <w:tab/>
          <w:delText>4</w:delText>
        </w:r>
      </w:del>
    </w:p>
    <w:p w14:paraId="3C2040F9" w14:textId="44FB2CE5" w:rsidR="001A29C3" w:rsidRPr="00524356" w:rsidDel="00FA602D" w:rsidRDefault="001A29C3" w:rsidP="004A016C">
      <w:pPr>
        <w:rPr>
          <w:del w:id="118" w:author="Dominic Stringer" w:date="2024-11-21T15:13:00Z" w16du:dateUtc="2024-11-21T15:13:00Z"/>
          <w:b/>
          <w:noProof/>
          <w:lang w:eastAsia="en-GB"/>
        </w:rPr>
      </w:pPr>
      <w:del w:id="119" w:author="Dominic Stringer" w:date="2024-11-21T15:13:00Z" w16du:dateUtc="2024-11-21T15:13:00Z">
        <w:r w:rsidRPr="007829A2" w:rsidDel="00FA602D">
          <w:rPr>
            <w:noProof/>
          </w:rPr>
          <w:delText>1.</w:delText>
        </w:r>
        <w:r w:rsidRPr="00524356" w:rsidDel="00FA602D">
          <w:rPr>
            <w:noProof/>
            <w:lang w:eastAsia="en-GB"/>
          </w:rPr>
          <w:tab/>
        </w:r>
        <w:r w:rsidRPr="007829A2" w:rsidDel="00FA602D">
          <w:rPr>
            <w:noProof/>
          </w:rPr>
          <w:delText>Description of the trial</w:delText>
        </w:r>
        <w:r w:rsidRPr="00524356" w:rsidDel="00FA602D">
          <w:rPr>
            <w:noProof/>
            <w:webHidden/>
          </w:rPr>
          <w:tab/>
          <w:delText>4</w:delText>
        </w:r>
      </w:del>
    </w:p>
    <w:p w14:paraId="3C696B6C" w14:textId="00F36098" w:rsidR="001A29C3" w:rsidRPr="00524356" w:rsidDel="00FA602D" w:rsidRDefault="001A29C3" w:rsidP="004A016C">
      <w:pPr>
        <w:rPr>
          <w:del w:id="120" w:author="Dominic Stringer" w:date="2024-11-21T15:13:00Z" w16du:dateUtc="2024-11-21T15:13:00Z"/>
          <w:b/>
          <w:noProof/>
          <w:lang w:eastAsia="en-GB"/>
        </w:rPr>
      </w:pPr>
      <w:del w:id="121" w:author="Dominic Stringer" w:date="2024-11-21T15:13:00Z" w16du:dateUtc="2024-11-21T15:13:00Z">
        <w:r w:rsidRPr="007829A2" w:rsidDel="00FA602D">
          <w:rPr>
            <w:noProof/>
          </w:rPr>
          <w:delText>1.1</w:delText>
        </w:r>
        <w:r w:rsidRPr="00524356" w:rsidDel="00FA602D">
          <w:rPr>
            <w:noProof/>
            <w:lang w:eastAsia="en-GB"/>
          </w:rPr>
          <w:tab/>
        </w:r>
        <w:r w:rsidRPr="007829A2" w:rsidDel="00FA602D">
          <w:rPr>
            <w:noProof/>
          </w:rPr>
          <w:delText>Principal research objectives to be addressed</w:delText>
        </w:r>
        <w:r w:rsidRPr="00524356" w:rsidDel="00FA602D">
          <w:rPr>
            <w:noProof/>
            <w:webHidden/>
          </w:rPr>
          <w:tab/>
          <w:delText>4</w:delText>
        </w:r>
      </w:del>
    </w:p>
    <w:p w14:paraId="334AD558" w14:textId="0985A3AD" w:rsidR="001A29C3" w:rsidRPr="00524356" w:rsidDel="00FA602D" w:rsidRDefault="001A29C3" w:rsidP="004A016C">
      <w:pPr>
        <w:rPr>
          <w:del w:id="122" w:author="Dominic Stringer" w:date="2024-11-21T15:13:00Z" w16du:dateUtc="2024-11-21T15:13:00Z"/>
          <w:b/>
          <w:noProof/>
          <w:lang w:eastAsia="en-GB"/>
        </w:rPr>
      </w:pPr>
      <w:del w:id="123" w:author="Dominic Stringer" w:date="2024-11-21T15:13:00Z" w16du:dateUtc="2024-11-21T15:13:00Z">
        <w:r w:rsidRPr="007829A2" w:rsidDel="00FA602D">
          <w:rPr>
            <w:noProof/>
          </w:rPr>
          <w:delText>Primary objectives</w:delText>
        </w:r>
        <w:r w:rsidRPr="00524356" w:rsidDel="00FA602D">
          <w:rPr>
            <w:noProof/>
            <w:webHidden/>
          </w:rPr>
          <w:tab/>
          <w:delText>4</w:delText>
        </w:r>
      </w:del>
    </w:p>
    <w:p w14:paraId="58E752E8" w14:textId="04098079" w:rsidR="001A29C3" w:rsidRPr="00524356" w:rsidDel="00FA602D" w:rsidRDefault="001A29C3" w:rsidP="004A016C">
      <w:pPr>
        <w:rPr>
          <w:del w:id="124" w:author="Dominic Stringer" w:date="2024-11-21T15:13:00Z" w16du:dateUtc="2024-11-21T15:13:00Z"/>
          <w:b/>
          <w:noProof/>
          <w:lang w:eastAsia="en-GB"/>
        </w:rPr>
      </w:pPr>
      <w:del w:id="125" w:author="Dominic Stringer" w:date="2024-11-21T15:13:00Z" w16du:dateUtc="2024-11-21T15:13:00Z">
        <w:r w:rsidRPr="007829A2" w:rsidDel="00FA602D">
          <w:rPr>
            <w:noProof/>
          </w:rPr>
          <w:delText>Secondary objectives</w:delText>
        </w:r>
        <w:r w:rsidRPr="00524356" w:rsidDel="00FA602D">
          <w:rPr>
            <w:noProof/>
            <w:webHidden/>
          </w:rPr>
          <w:tab/>
          <w:delText>4</w:delText>
        </w:r>
      </w:del>
    </w:p>
    <w:p w14:paraId="3D646220" w14:textId="50F6BC67" w:rsidR="001A29C3" w:rsidRPr="00524356" w:rsidDel="00FA602D" w:rsidRDefault="001A29C3" w:rsidP="004A016C">
      <w:pPr>
        <w:rPr>
          <w:del w:id="126" w:author="Dominic Stringer" w:date="2024-11-21T15:13:00Z" w16du:dateUtc="2024-11-21T15:13:00Z"/>
          <w:b/>
          <w:noProof/>
          <w:lang w:eastAsia="en-GB"/>
        </w:rPr>
      </w:pPr>
      <w:del w:id="127" w:author="Dominic Stringer" w:date="2024-11-21T15:13:00Z" w16du:dateUtc="2024-11-21T15:13:00Z">
        <w:r w:rsidRPr="007829A2" w:rsidDel="00FA602D">
          <w:rPr>
            <w:noProof/>
          </w:rPr>
          <w:delText>1.2</w:delText>
        </w:r>
        <w:r w:rsidRPr="00524356" w:rsidDel="00FA602D">
          <w:rPr>
            <w:noProof/>
            <w:lang w:eastAsia="en-GB"/>
          </w:rPr>
          <w:tab/>
        </w:r>
        <w:r w:rsidRPr="007829A2" w:rsidDel="00FA602D">
          <w:rPr>
            <w:noProof/>
          </w:rPr>
          <w:delText>Trial design including blinding</w:delText>
        </w:r>
        <w:r w:rsidRPr="00524356" w:rsidDel="00FA602D">
          <w:rPr>
            <w:noProof/>
            <w:webHidden/>
          </w:rPr>
          <w:tab/>
          <w:delText>4</w:delText>
        </w:r>
      </w:del>
    </w:p>
    <w:p w14:paraId="4F154947" w14:textId="1B310298" w:rsidR="001A29C3" w:rsidRPr="00524356" w:rsidDel="00FA602D" w:rsidRDefault="001A29C3" w:rsidP="004A016C">
      <w:pPr>
        <w:rPr>
          <w:del w:id="128" w:author="Dominic Stringer" w:date="2024-11-21T15:13:00Z" w16du:dateUtc="2024-11-21T15:13:00Z"/>
          <w:b/>
          <w:noProof/>
          <w:lang w:eastAsia="en-GB"/>
        </w:rPr>
      </w:pPr>
      <w:del w:id="129" w:author="Dominic Stringer" w:date="2024-11-21T15:13:00Z" w16du:dateUtc="2024-11-21T15:13:00Z">
        <w:r w:rsidRPr="007829A2" w:rsidDel="00FA602D">
          <w:rPr>
            <w:noProof/>
          </w:rPr>
          <w:delText>Figure 1. Trial design flow diagram</w:delText>
        </w:r>
        <w:r w:rsidRPr="00524356" w:rsidDel="00FA602D">
          <w:rPr>
            <w:noProof/>
            <w:webHidden/>
          </w:rPr>
          <w:tab/>
          <w:delText>5</w:delText>
        </w:r>
      </w:del>
    </w:p>
    <w:p w14:paraId="7EA918F5" w14:textId="100376DA" w:rsidR="001A29C3" w:rsidRPr="00524356" w:rsidDel="00FA602D" w:rsidRDefault="001A29C3" w:rsidP="004A016C">
      <w:pPr>
        <w:rPr>
          <w:del w:id="130" w:author="Dominic Stringer" w:date="2024-11-21T15:13:00Z" w16du:dateUtc="2024-11-21T15:13:00Z"/>
          <w:b/>
          <w:noProof/>
          <w:lang w:eastAsia="en-GB"/>
        </w:rPr>
      </w:pPr>
      <w:del w:id="131" w:author="Dominic Stringer" w:date="2024-11-21T15:13:00Z" w16du:dateUtc="2024-11-21T15:13:00Z">
        <w:r w:rsidRPr="007829A2" w:rsidDel="00FA602D">
          <w:rPr>
            <w:noProof/>
          </w:rPr>
          <w:delText>1.3</w:delText>
        </w:r>
        <w:r w:rsidRPr="00524356" w:rsidDel="00FA602D">
          <w:rPr>
            <w:noProof/>
            <w:lang w:eastAsia="en-GB"/>
          </w:rPr>
          <w:tab/>
        </w:r>
        <w:r w:rsidRPr="007829A2" w:rsidDel="00FA602D">
          <w:rPr>
            <w:noProof/>
          </w:rPr>
          <w:delText>Method of allocation of groups</w:delText>
        </w:r>
        <w:r w:rsidRPr="00524356" w:rsidDel="00FA602D">
          <w:rPr>
            <w:noProof/>
            <w:webHidden/>
          </w:rPr>
          <w:tab/>
          <w:delText>6</w:delText>
        </w:r>
      </w:del>
    </w:p>
    <w:p w14:paraId="382F6BFC" w14:textId="5F7625C4" w:rsidR="001A29C3" w:rsidRPr="00524356" w:rsidDel="00FA602D" w:rsidRDefault="001A29C3" w:rsidP="004A016C">
      <w:pPr>
        <w:rPr>
          <w:del w:id="132" w:author="Dominic Stringer" w:date="2024-11-21T15:13:00Z" w16du:dateUtc="2024-11-21T15:13:00Z"/>
          <w:b/>
          <w:noProof/>
          <w:lang w:eastAsia="en-GB"/>
        </w:rPr>
      </w:pPr>
      <w:del w:id="133" w:author="Dominic Stringer" w:date="2024-11-21T15:13:00Z" w16du:dateUtc="2024-11-21T15:13:00Z">
        <w:r w:rsidRPr="007829A2" w:rsidDel="00FA602D">
          <w:rPr>
            <w:noProof/>
          </w:rPr>
          <w:delText>1.4</w:delText>
        </w:r>
        <w:r w:rsidRPr="00524356" w:rsidDel="00FA602D">
          <w:rPr>
            <w:noProof/>
            <w:lang w:eastAsia="en-GB"/>
          </w:rPr>
          <w:tab/>
        </w:r>
        <w:r w:rsidRPr="007829A2" w:rsidDel="00FA602D">
          <w:rPr>
            <w:noProof/>
          </w:rPr>
          <w:delText>Duration of the treatment period</w:delText>
        </w:r>
        <w:r w:rsidRPr="00524356" w:rsidDel="00FA602D">
          <w:rPr>
            <w:noProof/>
            <w:webHidden/>
          </w:rPr>
          <w:tab/>
          <w:delText>6</w:delText>
        </w:r>
      </w:del>
    </w:p>
    <w:p w14:paraId="0E4E7B7D" w14:textId="4B5E3BF3" w:rsidR="001A29C3" w:rsidRPr="00524356" w:rsidDel="00FA602D" w:rsidRDefault="001A29C3" w:rsidP="004A016C">
      <w:pPr>
        <w:rPr>
          <w:del w:id="134" w:author="Dominic Stringer" w:date="2024-11-21T15:13:00Z" w16du:dateUtc="2024-11-21T15:13:00Z"/>
          <w:b/>
          <w:noProof/>
          <w:lang w:eastAsia="en-GB"/>
        </w:rPr>
      </w:pPr>
      <w:del w:id="135" w:author="Dominic Stringer" w:date="2024-11-21T15:13:00Z" w16du:dateUtc="2024-11-21T15:13:00Z">
        <w:r w:rsidRPr="007829A2" w:rsidDel="00FA602D">
          <w:rPr>
            <w:noProof/>
          </w:rPr>
          <w:delText>1.5</w:delText>
        </w:r>
        <w:r w:rsidRPr="00524356" w:rsidDel="00FA602D">
          <w:rPr>
            <w:noProof/>
            <w:lang w:eastAsia="en-GB"/>
          </w:rPr>
          <w:tab/>
        </w:r>
        <w:r w:rsidRPr="007829A2" w:rsidDel="00FA602D">
          <w:rPr>
            <w:noProof/>
          </w:rPr>
          <w:delText>Frequency and duration of follow-up</w:delText>
        </w:r>
        <w:r w:rsidRPr="00524356" w:rsidDel="00FA602D">
          <w:rPr>
            <w:noProof/>
            <w:webHidden/>
          </w:rPr>
          <w:tab/>
          <w:delText>6</w:delText>
        </w:r>
      </w:del>
    </w:p>
    <w:p w14:paraId="73E43530" w14:textId="716B7AB3" w:rsidR="001A29C3" w:rsidRPr="00524356" w:rsidDel="00FA602D" w:rsidRDefault="001A29C3" w:rsidP="004A016C">
      <w:pPr>
        <w:rPr>
          <w:del w:id="136" w:author="Dominic Stringer" w:date="2024-11-21T15:13:00Z" w16du:dateUtc="2024-11-21T15:13:00Z"/>
          <w:b/>
          <w:noProof/>
          <w:lang w:eastAsia="en-GB"/>
        </w:rPr>
      </w:pPr>
      <w:del w:id="137" w:author="Dominic Stringer" w:date="2024-11-21T15:13:00Z" w16du:dateUtc="2024-11-21T15:13:00Z">
        <w:r w:rsidRPr="007829A2" w:rsidDel="00FA602D">
          <w:rPr>
            <w:noProof/>
          </w:rPr>
          <w:delText>1.6</w:delText>
        </w:r>
        <w:r w:rsidRPr="00524356" w:rsidDel="00FA602D">
          <w:rPr>
            <w:noProof/>
            <w:lang w:eastAsia="en-GB"/>
          </w:rPr>
          <w:tab/>
        </w:r>
        <w:r w:rsidRPr="007829A2" w:rsidDel="00FA602D">
          <w:rPr>
            <w:noProof/>
          </w:rPr>
          <w:delText>Visit windows</w:delText>
        </w:r>
        <w:r w:rsidRPr="00524356" w:rsidDel="00FA602D">
          <w:rPr>
            <w:noProof/>
            <w:webHidden/>
          </w:rPr>
          <w:tab/>
          <w:delText>6</w:delText>
        </w:r>
      </w:del>
    </w:p>
    <w:p w14:paraId="14D956EB" w14:textId="7A22908C" w:rsidR="001A29C3" w:rsidRPr="00524356" w:rsidDel="00FA602D" w:rsidRDefault="001A29C3" w:rsidP="004A016C">
      <w:pPr>
        <w:rPr>
          <w:del w:id="138" w:author="Dominic Stringer" w:date="2024-11-21T15:13:00Z" w16du:dateUtc="2024-11-21T15:13:00Z"/>
          <w:b/>
          <w:noProof/>
          <w:lang w:eastAsia="en-GB"/>
        </w:rPr>
      </w:pPr>
      <w:del w:id="139" w:author="Dominic Stringer" w:date="2024-11-21T15:13:00Z" w16du:dateUtc="2024-11-21T15:13:00Z">
        <w:r w:rsidRPr="007829A2" w:rsidDel="00FA602D">
          <w:rPr>
            <w:noProof/>
          </w:rPr>
          <w:delText>1.7</w:delText>
        </w:r>
        <w:r w:rsidRPr="00524356" w:rsidDel="00FA602D">
          <w:rPr>
            <w:noProof/>
            <w:lang w:eastAsia="en-GB"/>
          </w:rPr>
          <w:tab/>
        </w:r>
        <w:r w:rsidRPr="007829A2" w:rsidDel="00FA602D">
          <w:rPr>
            <w:noProof/>
          </w:rPr>
          <w:delText>Data collection</w:delText>
        </w:r>
        <w:r w:rsidRPr="00524356" w:rsidDel="00FA602D">
          <w:rPr>
            <w:noProof/>
            <w:webHidden/>
          </w:rPr>
          <w:tab/>
          <w:delText>6</w:delText>
        </w:r>
      </w:del>
    </w:p>
    <w:p w14:paraId="70E83F2C" w14:textId="50172ADE" w:rsidR="001A29C3" w:rsidRPr="00524356" w:rsidDel="00FA602D" w:rsidRDefault="001A29C3" w:rsidP="004A016C">
      <w:pPr>
        <w:rPr>
          <w:del w:id="140" w:author="Dominic Stringer" w:date="2024-11-21T15:13:00Z" w16du:dateUtc="2024-11-21T15:13:00Z"/>
          <w:b/>
          <w:noProof/>
          <w:lang w:eastAsia="en-GB"/>
        </w:rPr>
      </w:pPr>
      <w:del w:id="141" w:author="Dominic Stringer" w:date="2024-11-21T15:13:00Z" w16du:dateUtc="2024-11-21T15:13:00Z">
        <w:r w:rsidRPr="007829A2" w:rsidDel="00FA602D">
          <w:rPr>
            <w:noProof/>
          </w:rPr>
          <w:delText>Eligibility screening</w:delText>
        </w:r>
        <w:r w:rsidRPr="00524356" w:rsidDel="00FA602D">
          <w:rPr>
            <w:noProof/>
            <w:webHidden/>
          </w:rPr>
          <w:tab/>
          <w:delText>6</w:delText>
        </w:r>
      </w:del>
    </w:p>
    <w:p w14:paraId="18CC77F8" w14:textId="5657A755" w:rsidR="001A29C3" w:rsidRPr="00524356" w:rsidDel="00FA602D" w:rsidRDefault="001A29C3" w:rsidP="004A016C">
      <w:pPr>
        <w:rPr>
          <w:del w:id="142" w:author="Dominic Stringer" w:date="2024-11-21T15:13:00Z" w16du:dateUtc="2024-11-21T15:13:00Z"/>
          <w:b/>
          <w:noProof/>
          <w:lang w:eastAsia="en-GB"/>
        </w:rPr>
      </w:pPr>
      <w:del w:id="143" w:author="Dominic Stringer" w:date="2024-11-21T15:13:00Z" w16du:dateUtc="2024-11-21T15:13:00Z">
        <w:r w:rsidRPr="007829A2" w:rsidDel="00FA602D">
          <w:rPr>
            <w:noProof/>
          </w:rPr>
          <w:delText>Inclusion criteria</w:delText>
        </w:r>
        <w:r w:rsidRPr="00524356" w:rsidDel="00FA602D">
          <w:rPr>
            <w:noProof/>
            <w:webHidden/>
          </w:rPr>
          <w:tab/>
          <w:delText>6</w:delText>
        </w:r>
      </w:del>
    </w:p>
    <w:p w14:paraId="772317AB" w14:textId="42709CD4" w:rsidR="001A29C3" w:rsidRPr="00524356" w:rsidDel="00FA602D" w:rsidRDefault="001A29C3" w:rsidP="004A016C">
      <w:pPr>
        <w:rPr>
          <w:del w:id="144" w:author="Dominic Stringer" w:date="2024-11-21T15:13:00Z" w16du:dateUtc="2024-11-21T15:13:00Z"/>
          <w:b/>
          <w:noProof/>
          <w:lang w:eastAsia="en-GB"/>
        </w:rPr>
      </w:pPr>
      <w:del w:id="145" w:author="Dominic Stringer" w:date="2024-11-21T15:13:00Z" w16du:dateUtc="2024-11-21T15:13:00Z">
        <w:r w:rsidRPr="007829A2" w:rsidDel="00FA602D">
          <w:rPr>
            <w:noProof/>
          </w:rPr>
          <w:delText>Exclusion criteria</w:delText>
        </w:r>
        <w:r w:rsidRPr="00524356" w:rsidDel="00FA602D">
          <w:rPr>
            <w:noProof/>
            <w:webHidden/>
          </w:rPr>
          <w:tab/>
          <w:delText>6</w:delText>
        </w:r>
      </w:del>
    </w:p>
    <w:p w14:paraId="184FEC44" w14:textId="56060747" w:rsidR="001A29C3" w:rsidRPr="00524356" w:rsidDel="00FA602D" w:rsidRDefault="001A29C3" w:rsidP="004A016C">
      <w:pPr>
        <w:rPr>
          <w:del w:id="146" w:author="Dominic Stringer" w:date="2024-11-21T15:13:00Z" w16du:dateUtc="2024-11-21T15:13:00Z"/>
          <w:b/>
          <w:noProof/>
          <w:lang w:eastAsia="en-GB"/>
        </w:rPr>
      </w:pPr>
      <w:del w:id="147" w:author="Dominic Stringer" w:date="2024-11-21T15:13:00Z" w16du:dateUtc="2024-11-21T15:13:00Z">
        <w:r w:rsidRPr="007829A2" w:rsidDel="00FA602D">
          <w:rPr>
            <w:noProof/>
          </w:rPr>
          <w:delText>Measures</w:delText>
        </w:r>
        <w:r w:rsidRPr="00524356" w:rsidDel="00FA602D">
          <w:rPr>
            <w:noProof/>
            <w:webHidden/>
          </w:rPr>
          <w:tab/>
          <w:delText>6</w:delText>
        </w:r>
      </w:del>
    </w:p>
    <w:p w14:paraId="4D27AAF8" w14:textId="646C09E4" w:rsidR="001A29C3" w:rsidRPr="00524356" w:rsidDel="00FA602D" w:rsidRDefault="001A29C3" w:rsidP="004A016C">
      <w:pPr>
        <w:rPr>
          <w:del w:id="148" w:author="Dominic Stringer" w:date="2024-11-21T15:13:00Z" w16du:dateUtc="2024-11-21T15:13:00Z"/>
          <w:b/>
          <w:noProof/>
          <w:lang w:eastAsia="en-GB"/>
        </w:rPr>
      </w:pPr>
      <w:del w:id="149" w:author="Dominic Stringer" w:date="2024-11-21T15:13:00Z" w16du:dateUtc="2024-11-21T15:13:00Z">
        <w:r w:rsidRPr="007829A2" w:rsidDel="00FA602D">
          <w:rPr>
            <w:noProof/>
          </w:rPr>
          <w:delText>Baseline</w:delText>
        </w:r>
        <w:r w:rsidRPr="00524356" w:rsidDel="00FA602D">
          <w:rPr>
            <w:noProof/>
            <w:webHidden/>
          </w:rPr>
          <w:tab/>
          <w:delText>6</w:delText>
        </w:r>
      </w:del>
    </w:p>
    <w:p w14:paraId="05D6C3C4" w14:textId="088631E5" w:rsidR="001A29C3" w:rsidRPr="00524356" w:rsidDel="00FA602D" w:rsidRDefault="001A29C3" w:rsidP="004A016C">
      <w:pPr>
        <w:rPr>
          <w:del w:id="150" w:author="Dominic Stringer" w:date="2024-11-21T15:13:00Z" w16du:dateUtc="2024-11-21T15:13:00Z"/>
          <w:b/>
          <w:noProof/>
          <w:lang w:eastAsia="en-GB"/>
        </w:rPr>
      </w:pPr>
      <w:del w:id="151" w:author="Dominic Stringer" w:date="2024-11-21T15:13:00Z" w16du:dateUtc="2024-11-21T15:13:00Z">
        <w:r w:rsidRPr="007829A2" w:rsidDel="00FA602D">
          <w:rPr>
            <w:noProof/>
          </w:rPr>
          <w:delText>Primary outcome measures</w:delText>
        </w:r>
        <w:r w:rsidRPr="00524356" w:rsidDel="00FA602D">
          <w:rPr>
            <w:noProof/>
            <w:webHidden/>
          </w:rPr>
          <w:tab/>
          <w:delText>6</w:delText>
        </w:r>
      </w:del>
    </w:p>
    <w:p w14:paraId="1B20D740" w14:textId="45329C9A" w:rsidR="001A29C3" w:rsidRPr="00524356" w:rsidDel="00FA602D" w:rsidRDefault="001A29C3" w:rsidP="004A016C">
      <w:pPr>
        <w:rPr>
          <w:del w:id="152" w:author="Dominic Stringer" w:date="2024-11-21T15:13:00Z" w16du:dateUtc="2024-11-21T15:13:00Z"/>
          <w:b/>
          <w:noProof/>
          <w:lang w:eastAsia="en-GB"/>
        </w:rPr>
      </w:pPr>
      <w:del w:id="153" w:author="Dominic Stringer" w:date="2024-11-21T15:13:00Z" w16du:dateUtc="2024-11-21T15:13:00Z">
        <w:r w:rsidRPr="007829A2" w:rsidDel="00FA602D">
          <w:rPr>
            <w:noProof/>
          </w:rPr>
          <w:delText>Secondary outcome measures</w:delText>
        </w:r>
        <w:r w:rsidRPr="00524356" w:rsidDel="00FA602D">
          <w:rPr>
            <w:noProof/>
            <w:webHidden/>
          </w:rPr>
          <w:tab/>
          <w:delText>6</w:delText>
        </w:r>
      </w:del>
    </w:p>
    <w:p w14:paraId="55EE69B2" w14:textId="79152C8D" w:rsidR="001A29C3" w:rsidRPr="00524356" w:rsidDel="00FA602D" w:rsidRDefault="001A29C3" w:rsidP="004A016C">
      <w:pPr>
        <w:rPr>
          <w:del w:id="154" w:author="Dominic Stringer" w:date="2024-11-21T15:13:00Z" w16du:dateUtc="2024-11-21T15:13:00Z"/>
          <w:b/>
          <w:noProof/>
          <w:lang w:eastAsia="en-GB"/>
        </w:rPr>
      </w:pPr>
      <w:del w:id="155" w:author="Dominic Stringer" w:date="2024-11-21T15:13:00Z" w16du:dateUtc="2024-11-21T15:13:00Z">
        <w:r w:rsidRPr="007829A2" w:rsidDel="00FA602D">
          <w:rPr>
            <w:noProof/>
          </w:rPr>
          <w:delText>Mediators of treatment</w:delText>
        </w:r>
        <w:r w:rsidRPr="00524356" w:rsidDel="00FA602D">
          <w:rPr>
            <w:noProof/>
            <w:webHidden/>
          </w:rPr>
          <w:tab/>
          <w:delText>6</w:delText>
        </w:r>
      </w:del>
    </w:p>
    <w:p w14:paraId="3659BB64" w14:textId="2D0A3EB7" w:rsidR="001A29C3" w:rsidRPr="00524356" w:rsidDel="00FA602D" w:rsidRDefault="001A29C3" w:rsidP="004A016C">
      <w:pPr>
        <w:rPr>
          <w:del w:id="156" w:author="Dominic Stringer" w:date="2024-11-21T15:13:00Z" w16du:dateUtc="2024-11-21T15:13:00Z"/>
          <w:b/>
          <w:noProof/>
          <w:lang w:eastAsia="en-GB"/>
        </w:rPr>
      </w:pPr>
      <w:del w:id="157" w:author="Dominic Stringer" w:date="2024-11-21T15:13:00Z" w16du:dateUtc="2024-11-21T15:13:00Z">
        <w:r w:rsidRPr="007829A2" w:rsidDel="00FA602D">
          <w:rPr>
            <w:noProof/>
          </w:rPr>
          <w:delText>Moderators of treatment</w:delText>
        </w:r>
        <w:r w:rsidRPr="00524356" w:rsidDel="00FA602D">
          <w:rPr>
            <w:noProof/>
            <w:webHidden/>
          </w:rPr>
          <w:tab/>
          <w:delText>6</w:delText>
        </w:r>
      </w:del>
    </w:p>
    <w:p w14:paraId="2B76AA1F" w14:textId="6666FF66" w:rsidR="001A29C3" w:rsidRPr="00524356" w:rsidDel="00FA602D" w:rsidRDefault="001A29C3" w:rsidP="004A016C">
      <w:pPr>
        <w:rPr>
          <w:del w:id="158" w:author="Dominic Stringer" w:date="2024-11-21T15:13:00Z" w16du:dateUtc="2024-11-21T15:13:00Z"/>
          <w:b/>
          <w:noProof/>
          <w:lang w:eastAsia="en-GB"/>
        </w:rPr>
      </w:pPr>
      <w:del w:id="159" w:author="Dominic Stringer" w:date="2024-11-21T15:13:00Z" w16du:dateUtc="2024-11-21T15:13:00Z">
        <w:r w:rsidRPr="007829A2" w:rsidDel="00FA602D">
          <w:rPr>
            <w:noProof/>
          </w:rPr>
          <w:delText>Process indicators</w:delText>
        </w:r>
        <w:r w:rsidRPr="00524356" w:rsidDel="00FA602D">
          <w:rPr>
            <w:noProof/>
            <w:webHidden/>
          </w:rPr>
          <w:tab/>
          <w:delText>6</w:delText>
        </w:r>
      </w:del>
    </w:p>
    <w:p w14:paraId="026922FC" w14:textId="0246EE0E" w:rsidR="001A29C3" w:rsidRPr="00524356" w:rsidDel="00FA602D" w:rsidRDefault="001A29C3" w:rsidP="004A016C">
      <w:pPr>
        <w:rPr>
          <w:del w:id="160" w:author="Dominic Stringer" w:date="2024-11-21T15:13:00Z" w16du:dateUtc="2024-11-21T15:13:00Z"/>
          <w:b/>
          <w:noProof/>
          <w:lang w:eastAsia="en-GB"/>
        </w:rPr>
      </w:pPr>
      <w:del w:id="161" w:author="Dominic Stringer" w:date="2024-11-21T15:13:00Z" w16du:dateUtc="2024-11-21T15:13:00Z">
        <w:r w:rsidRPr="007829A2" w:rsidDel="00FA602D">
          <w:rPr>
            <w:noProof/>
          </w:rPr>
          <w:delText>Adverse events</w:delText>
        </w:r>
        <w:r w:rsidRPr="00524356" w:rsidDel="00FA602D">
          <w:rPr>
            <w:noProof/>
            <w:webHidden/>
          </w:rPr>
          <w:tab/>
          <w:delText>6</w:delText>
        </w:r>
      </w:del>
    </w:p>
    <w:p w14:paraId="166FC81C" w14:textId="1114A92B" w:rsidR="001A29C3" w:rsidRPr="00524356" w:rsidDel="00FA602D" w:rsidRDefault="001A29C3" w:rsidP="004A016C">
      <w:pPr>
        <w:rPr>
          <w:del w:id="162" w:author="Dominic Stringer" w:date="2024-11-21T15:13:00Z" w16du:dateUtc="2024-11-21T15:13:00Z"/>
          <w:b/>
          <w:noProof/>
          <w:lang w:eastAsia="en-GB"/>
        </w:rPr>
      </w:pPr>
      <w:del w:id="163" w:author="Dominic Stringer" w:date="2024-11-21T15:13:00Z" w16du:dateUtc="2024-11-21T15:13:00Z">
        <w:r w:rsidRPr="007829A2" w:rsidDel="00FA602D">
          <w:rPr>
            <w:noProof/>
          </w:rPr>
          <w:delText>Additional pre-randomisation (baseline) measures</w:delText>
        </w:r>
        <w:r w:rsidRPr="00524356" w:rsidDel="00FA602D">
          <w:rPr>
            <w:noProof/>
            <w:webHidden/>
          </w:rPr>
          <w:tab/>
          <w:delText>6</w:delText>
        </w:r>
      </w:del>
    </w:p>
    <w:p w14:paraId="595C943E" w14:textId="5B3F7461" w:rsidR="001A29C3" w:rsidRPr="00524356" w:rsidDel="00FA602D" w:rsidRDefault="001A29C3" w:rsidP="004A016C">
      <w:pPr>
        <w:rPr>
          <w:del w:id="164" w:author="Dominic Stringer" w:date="2024-11-21T15:13:00Z" w16du:dateUtc="2024-11-21T15:13:00Z"/>
          <w:b/>
          <w:noProof/>
          <w:lang w:eastAsia="en-GB"/>
        </w:rPr>
      </w:pPr>
      <w:del w:id="165" w:author="Dominic Stringer" w:date="2024-11-21T15:13:00Z" w16du:dateUtc="2024-11-21T15:13:00Z">
        <w:r w:rsidRPr="007829A2" w:rsidDel="00FA602D">
          <w:rPr>
            <w:noProof/>
          </w:rPr>
          <w:delText>Additional post-randomisation (follow-up) measures</w:delText>
        </w:r>
        <w:r w:rsidRPr="00524356" w:rsidDel="00FA602D">
          <w:rPr>
            <w:noProof/>
            <w:webHidden/>
          </w:rPr>
          <w:tab/>
          <w:delText>6</w:delText>
        </w:r>
      </w:del>
    </w:p>
    <w:p w14:paraId="4FAFF699" w14:textId="053E4CD0" w:rsidR="001A29C3" w:rsidRPr="00524356" w:rsidDel="00FA602D" w:rsidRDefault="001A29C3" w:rsidP="004A016C">
      <w:pPr>
        <w:rPr>
          <w:del w:id="166" w:author="Dominic Stringer" w:date="2024-11-21T15:13:00Z" w16du:dateUtc="2024-11-21T15:13:00Z"/>
          <w:b/>
          <w:noProof/>
          <w:lang w:eastAsia="en-GB"/>
        </w:rPr>
      </w:pPr>
      <w:del w:id="167" w:author="Dominic Stringer" w:date="2024-11-21T15:13:00Z" w16du:dateUtc="2024-11-21T15:13:00Z">
        <w:r w:rsidRPr="007829A2" w:rsidDel="00FA602D">
          <w:rPr>
            <w:noProof/>
          </w:rPr>
          <w:delText>1.8</w:delText>
        </w:r>
        <w:r w:rsidRPr="00524356" w:rsidDel="00FA602D">
          <w:rPr>
            <w:noProof/>
            <w:lang w:eastAsia="en-GB"/>
          </w:rPr>
          <w:tab/>
        </w:r>
        <w:r w:rsidRPr="007829A2" w:rsidDel="00FA602D">
          <w:rPr>
            <w:noProof/>
          </w:rPr>
          <w:delText>Sample size estimation (including clinical significance)</w:delText>
        </w:r>
        <w:r w:rsidRPr="00524356" w:rsidDel="00FA602D">
          <w:rPr>
            <w:noProof/>
            <w:webHidden/>
          </w:rPr>
          <w:tab/>
          <w:delText>7</w:delText>
        </w:r>
      </w:del>
    </w:p>
    <w:p w14:paraId="2C9430E3" w14:textId="46163969" w:rsidR="001A29C3" w:rsidRPr="00524356" w:rsidDel="00FA602D" w:rsidRDefault="001A29C3" w:rsidP="004A016C">
      <w:pPr>
        <w:rPr>
          <w:del w:id="168" w:author="Dominic Stringer" w:date="2024-11-21T15:13:00Z" w16du:dateUtc="2024-11-21T15:13:00Z"/>
          <w:b/>
          <w:noProof/>
          <w:lang w:eastAsia="en-GB"/>
        </w:rPr>
      </w:pPr>
      <w:del w:id="169" w:author="Dominic Stringer" w:date="2024-11-21T15:13:00Z" w16du:dateUtc="2024-11-21T15:13:00Z">
        <w:r w:rsidRPr="007829A2" w:rsidDel="00FA602D">
          <w:rPr>
            <w:noProof/>
          </w:rPr>
          <w:delText>1.9</w:delText>
        </w:r>
        <w:r w:rsidRPr="00524356" w:rsidDel="00FA602D">
          <w:rPr>
            <w:noProof/>
            <w:lang w:eastAsia="en-GB"/>
          </w:rPr>
          <w:tab/>
        </w:r>
        <w:r w:rsidRPr="007829A2" w:rsidDel="00FA602D">
          <w:rPr>
            <w:noProof/>
          </w:rPr>
          <w:delText>Brief description of proposed analyses</w:delText>
        </w:r>
        <w:r w:rsidRPr="00524356" w:rsidDel="00FA602D">
          <w:rPr>
            <w:noProof/>
            <w:webHidden/>
          </w:rPr>
          <w:tab/>
          <w:delText>7</w:delText>
        </w:r>
      </w:del>
    </w:p>
    <w:p w14:paraId="4C243E1E" w14:textId="1F03012E" w:rsidR="001A29C3" w:rsidRPr="00524356" w:rsidDel="00FA602D" w:rsidRDefault="001A29C3" w:rsidP="004A016C">
      <w:pPr>
        <w:rPr>
          <w:del w:id="170" w:author="Dominic Stringer" w:date="2024-11-21T15:13:00Z" w16du:dateUtc="2024-11-21T15:13:00Z"/>
          <w:b/>
          <w:noProof/>
          <w:lang w:eastAsia="en-GB"/>
        </w:rPr>
      </w:pPr>
      <w:del w:id="171" w:author="Dominic Stringer" w:date="2024-11-21T15:13:00Z" w16du:dateUtc="2024-11-21T15:13:00Z">
        <w:r w:rsidRPr="007829A2" w:rsidDel="00FA602D">
          <w:rPr>
            <w:noProof/>
          </w:rPr>
          <w:delText>2.</w:delText>
        </w:r>
        <w:r w:rsidRPr="00524356" w:rsidDel="00FA602D">
          <w:rPr>
            <w:noProof/>
            <w:lang w:eastAsia="en-GB"/>
          </w:rPr>
          <w:tab/>
        </w:r>
        <w:r w:rsidRPr="007829A2" w:rsidDel="00FA602D">
          <w:rPr>
            <w:noProof/>
          </w:rPr>
          <w:delText>Data analysis plan – Data description</w:delText>
        </w:r>
        <w:r w:rsidRPr="00524356" w:rsidDel="00FA602D">
          <w:rPr>
            <w:noProof/>
            <w:webHidden/>
          </w:rPr>
          <w:tab/>
          <w:delText>8</w:delText>
        </w:r>
      </w:del>
    </w:p>
    <w:p w14:paraId="256FF3F2" w14:textId="096618BB" w:rsidR="001A29C3" w:rsidRPr="00524356" w:rsidDel="00FA602D" w:rsidRDefault="001A29C3" w:rsidP="004A016C">
      <w:pPr>
        <w:rPr>
          <w:del w:id="172" w:author="Dominic Stringer" w:date="2024-11-21T15:13:00Z" w16du:dateUtc="2024-11-21T15:13:00Z"/>
          <w:b/>
          <w:noProof/>
          <w:lang w:eastAsia="en-GB"/>
        </w:rPr>
      </w:pPr>
      <w:del w:id="173" w:author="Dominic Stringer" w:date="2024-11-21T15:13:00Z" w16du:dateUtc="2024-11-21T15:13:00Z">
        <w:r w:rsidRPr="007829A2" w:rsidDel="00FA602D">
          <w:rPr>
            <w:noProof/>
          </w:rPr>
          <w:delText>2.1</w:delText>
        </w:r>
        <w:r w:rsidRPr="00524356" w:rsidDel="00FA602D">
          <w:rPr>
            <w:noProof/>
            <w:lang w:eastAsia="en-GB"/>
          </w:rPr>
          <w:tab/>
        </w:r>
        <w:r w:rsidRPr="007829A2" w:rsidDel="00FA602D">
          <w:rPr>
            <w:noProof/>
          </w:rPr>
          <w:delText>Recruitment and representativeness of recruited patients</w:delText>
        </w:r>
        <w:r w:rsidRPr="00524356" w:rsidDel="00FA602D">
          <w:rPr>
            <w:noProof/>
            <w:webHidden/>
          </w:rPr>
          <w:tab/>
          <w:delText>8</w:delText>
        </w:r>
      </w:del>
    </w:p>
    <w:p w14:paraId="52EE45BB" w14:textId="12A6D04F" w:rsidR="001A29C3" w:rsidRPr="00524356" w:rsidDel="00FA602D" w:rsidRDefault="001A29C3" w:rsidP="004A016C">
      <w:pPr>
        <w:rPr>
          <w:del w:id="174" w:author="Dominic Stringer" w:date="2024-11-21T15:13:00Z" w16du:dateUtc="2024-11-21T15:13:00Z"/>
          <w:b/>
          <w:noProof/>
          <w:lang w:eastAsia="en-GB"/>
        </w:rPr>
      </w:pPr>
      <w:del w:id="175" w:author="Dominic Stringer" w:date="2024-11-21T15:13:00Z" w16du:dateUtc="2024-11-21T15:13:00Z">
        <w:r w:rsidRPr="007829A2" w:rsidDel="00FA602D">
          <w:rPr>
            <w:noProof/>
          </w:rPr>
          <w:delText>Figure 2.  Template CONSORT diagram for ACRONYM trial</w:delText>
        </w:r>
        <w:r w:rsidRPr="00524356" w:rsidDel="00FA602D">
          <w:rPr>
            <w:noProof/>
            <w:webHidden/>
          </w:rPr>
          <w:tab/>
          <w:delText>9</w:delText>
        </w:r>
      </w:del>
    </w:p>
    <w:p w14:paraId="19F60754" w14:textId="2AA921C7" w:rsidR="001A29C3" w:rsidRPr="00524356" w:rsidDel="00FA602D" w:rsidRDefault="001A29C3" w:rsidP="004A016C">
      <w:pPr>
        <w:rPr>
          <w:del w:id="176" w:author="Dominic Stringer" w:date="2024-11-21T15:13:00Z" w16du:dateUtc="2024-11-21T15:13:00Z"/>
          <w:b/>
          <w:noProof/>
          <w:lang w:eastAsia="en-GB"/>
        </w:rPr>
      </w:pPr>
      <w:del w:id="177" w:author="Dominic Stringer" w:date="2024-11-21T15:13:00Z" w16du:dateUtc="2024-11-21T15:13:00Z">
        <w:r w:rsidRPr="007829A2" w:rsidDel="00FA602D">
          <w:rPr>
            <w:noProof/>
          </w:rPr>
          <w:delText>2.2</w:delText>
        </w:r>
        <w:r w:rsidRPr="00524356" w:rsidDel="00FA602D">
          <w:rPr>
            <w:noProof/>
            <w:lang w:eastAsia="en-GB"/>
          </w:rPr>
          <w:tab/>
        </w:r>
        <w:r w:rsidRPr="007829A2" w:rsidDel="00FA602D">
          <w:rPr>
            <w:noProof/>
          </w:rPr>
          <w:delText>Baseline comparability of randomised groups</w:delText>
        </w:r>
        <w:r w:rsidRPr="00524356" w:rsidDel="00FA602D">
          <w:rPr>
            <w:noProof/>
            <w:webHidden/>
          </w:rPr>
          <w:tab/>
          <w:delText>10</w:delText>
        </w:r>
      </w:del>
    </w:p>
    <w:p w14:paraId="0E83E6AE" w14:textId="3D389CF9" w:rsidR="001A29C3" w:rsidRPr="00524356" w:rsidDel="00FA602D" w:rsidRDefault="001A29C3" w:rsidP="004A016C">
      <w:pPr>
        <w:rPr>
          <w:del w:id="178" w:author="Dominic Stringer" w:date="2024-11-21T15:13:00Z" w16du:dateUtc="2024-11-21T15:13:00Z"/>
          <w:b/>
          <w:noProof/>
          <w:lang w:eastAsia="en-GB"/>
        </w:rPr>
      </w:pPr>
      <w:del w:id="179" w:author="Dominic Stringer" w:date="2024-11-21T15:13:00Z" w16du:dateUtc="2024-11-21T15:13:00Z">
        <w:r w:rsidRPr="007829A2" w:rsidDel="00FA602D">
          <w:rPr>
            <w:noProof/>
          </w:rPr>
          <w:delText>2.3</w:delText>
        </w:r>
        <w:r w:rsidRPr="00524356" w:rsidDel="00FA602D">
          <w:rPr>
            <w:noProof/>
            <w:lang w:eastAsia="en-GB"/>
          </w:rPr>
          <w:tab/>
        </w:r>
        <w:r w:rsidRPr="007829A2" w:rsidDel="00FA602D">
          <w:rPr>
            <w:noProof/>
          </w:rPr>
          <w:delText>Adherence to allocated treatment and treatment fidelity</w:delText>
        </w:r>
        <w:r w:rsidRPr="00524356" w:rsidDel="00FA602D">
          <w:rPr>
            <w:noProof/>
            <w:webHidden/>
          </w:rPr>
          <w:tab/>
          <w:delText>10</w:delText>
        </w:r>
      </w:del>
    </w:p>
    <w:p w14:paraId="7535476C" w14:textId="5AB78AF7" w:rsidR="001A29C3" w:rsidRPr="00524356" w:rsidDel="00FA602D" w:rsidRDefault="001A29C3" w:rsidP="004A016C">
      <w:pPr>
        <w:rPr>
          <w:del w:id="180" w:author="Dominic Stringer" w:date="2024-11-21T15:13:00Z" w16du:dateUtc="2024-11-21T15:13:00Z"/>
          <w:b/>
          <w:noProof/>
          <w:lang w:eastAsia="en-GB"/>
        </w:rPr>
      </w:pPr>
      <w:del w:id="181" w:author="Dominic Stringer" w:date="2024-11-21T15:13:00Z" w16du:dateUtc="2024-11-21T15:13:00Z">
        <w:r w:rsidRPr="007829A2" w:rsidDel="00FA602D">
          <w:rPr>
            <w:noProof/>
          </w:rPr>
          <w:delText>2.4</w:delText>
        </w:r>
        <w:r w:rsidRPr="00524356" w:rsidDel="00FA602D">
          <w:rPr>
            <w:noProof/>
            <w:lang w:eastAsia="en-GB"/>
          </w:rPr>
          <w:tab/>
        </w:r>
        <w:r w:rsidRPr="007829A2" w:rsidDel="00FA602D">
          <w:rPr>
            <w:noProof/>
          </w:rPr>
          <w:delText>Loss to follow-up and other missing data</w:delText>
        </w:r>
        <w:r w:rsidRPr="00524356" w:rsidDel="00FA602D">
          <w:rPr>
            <w:noProof/>
            <w:webHidden/>
          </w:rPr>
          <w:tab/>
          <w:delText>10</w:delText>
        </w:r>
      </w:del>
    </w:p>
    <w:p w14:paraId="1801EC81" w14:textId="17E26829" w:rsidR="001A29C3" w:rsidRPr="00524356" w:rsidDel="00FA602D" w:rsidRDefault="001A29C3" w:rsidP="004A016C">
      <w:pPr>
        <w:rPr>
          <w:del w:id="182" w:author="Dominic Stringer" w:date="2024-11-21T15:13:00Z" w16du:dateUtc="2024-11-21T15:13:00Z"/>
          <w:b/>
          <w:noProof/>
          <w:lang w:eastAsia="en-GB"/>
        </w:rPr>
      </w:pPr>
      <w:del w:id="183" w:author="Dominic Stringer" w:date="2024-11-21T15:13:00Z" w16du:dateUtc="2024-11-21T15:13:00Z">
        <w:r w:rsidRPr="007829A2" w:rsidDel="00FA602D">
          <w:rPr>
            <w:noProof/>
          </w:rPr>
          <w:delText>2.5</w:delText>
        </w:r>
        <w:r w:rsidRPr="00524356" w:rsidDel="00FA602D">
          <w:rPr>
            <w:noProof/>
            <w:lang w:eastAsia="en-GB"/>
          </w:rPr>
          <w:tab/>
        </w:r>
        <w:r w:rsidRPr="007829A2" w:rsidDel="00FA602D">
          <w:rPr>
            <w:noProof/>
          </w:rPr>
          <w:delText>Adverse event reporting</w:delText>
        </w:r>
        <w:r w:rsidRPr="00524356" w:rsidDel="00FA602D">
          <w:rPr>
            <w:noProof/>
            <w:webHidden/>
          </w:rPr>
          <w:tab/>
          <w:delText>10</w:delText>
        </w:r>
      </w:del>
    </w:p>
    <w:p w14:paraId="1CDAC47E" w14:textId="6B5B4A11" w:rsidR="001A29C3" w:rsidRPr="00524356" w:rsidDel="00FA602D" w:rsidRDefault="001A29C3" w:rsidP="004A016C">
      <w:pPr>
        <w:rPr>
          <w:del w:id="184" w:author="Dominic Stringer" w:date="2024-11-21T15:13:00Z" w16du:dateUtc="2024-11-21T15:13:00Z"/>
          <w:b/>
          <w:noProof/>
          <w:lang w:eastAsia="en-GB"/>
        </w:rPr>
      </w:pPr>
      <w:del w:id="185" w:author="Dominic Stringer" w:date="2024-11-21T15:13:00Z" w16du:dateUtc="2024-11-21T15:13:00Z">
        <w:r w:rsidRPr="007829A2" w:rsidDel="00FA602D">
          <w:rPr>
            <w:noProof/>
          </w:rPr>
          <w:delText>2.6</w:delText>
        </w:r>
        <w:r w:rsidRPr="00524356" w:rsidDel="00FA602D">
          <w:rPr>
            <w:noProof/>
            <w:lang w:eastAsia="en-GB"/>
          </w:rPr>
          <w:tab/>
        </w:r>
        <w:r w:rsidRPr="007829A2" w:rsidDel="00FA602D">
          <w:rPr>
            <w:noProof/>
          </w:rPr>
          <w:delText>Assessment of outcome measures (unblinding)</w:delText>
        </w:r>
        <w:r w:rsidRPr="00524356" w:rsidDel="00FA602D">
          <w:rPr>
            <w:noProof/>
            <w:webHidden/>
          </w:rPr>
          <w:tab/>
          <w:delText>10</w:delText>
        </w:r>
      </w:del>
    </w:p>
    <w:p w14:paraId="0FB0CF06" w14:textId="1B9B9476" w:rsidR="001A29C3" w:rsidRPr="00524356" w:rsidDel="00FA602D" w:rsidRDefault="001A29C3" w:rsidP="004A016C">
      <w:pPr>
        <w:rPr>
          <w:del w:id="186" w:author="Dominic Stringer" w:date="2024-11-21T15:13:00Z" w16du:dateUtc="2024-11-21T15:13:00Z"/>
          <w:b/>
          <w:noProof/>
          <w:lang w:eastAsia="en-GB"/>
        </w:rPr>
      </w:pPr>
      <w:del w:id="187" w:author="Dominic Stringer" w:date="2024-11-21T15:13:00Z" w16du:dateUtc="2024-11-21T15:13:00Z">
        <w:r w:rsidRPr="007829A2" w:rsidDel="00FA602D">
          <w:rPr>
            <w:noProof/>
          </w:rPr>
          <w:delText>2.7</w:delText>
        </w:r>
        <w:r w:rsidRPr="00524356" w:rsidDel="00FA602D">
          <w:rPr>
            <w:noProof/>
            <w:lang w:eastAsia="en-GB"/>
          </w:rPr>
          <w:tab/>
        </w:r>
        <w:r w:rsidRPr="007829A2" w:rsidDel="00FA602D">
          <w:rPr>
            <w:noProof/>
          </w:rPr>
          <w:delText>Descriptive statistics for outcome measures</w:delText>
        </w:r>
        <w:r w:rsidRPr="00524356" w:rsidDel="00FA602D">
          <w:rPr>
            <w:noProof/>
            <w:webHidden/>
          </w:rPr>
          <w:tab/>
          <w:delText>10</w:delText>
        </w:r>
      </w:del>
    </w:p>
    <w:p w14:paraId="0D02C3F8" w14:textId="0AD6D442" w:rsidR="001A29C3" w:rsidRPr="00524356" w:rsidDel="00FA602D" w:rsidRDefault="001A29C3" w:rsidP="004A016C">
      <w:pPr>
        <w:rPr>
          <w:del w:id="188" w:author="Dominic Stringer" w:date="2024-11-21T15:13:00Z" w16du:dateUtc="2024-11-21T15:13:00Z"/>
          <w:b/>
          <w:noProof/>
          <w:lang w:eastAsia="en-GB"/>
        </w:rPr>
      </w:pPr>
      <w:del w:id="189" w:author="Dominic Stringer" w:date="2024-11-21T15:13:00Z" w16du:dateUtc="2024-11-21T15:13:00Z">
        <w:r w:rsidRPr="007829A2" w:rsidDel="00FA602D">
          <w:rPr>
            <w:noProof/>
          </w:rPr>
          <w:delText>2.8</w:delText>
        </w:r>
        <w:r w:rsidRPr="00524356" w:rsidDel="00FA602D">
          <w:rPr>
            <w:noProof/>
            <w:lang w:eastAsia="en-GB"/>
          </w:rPr>
          <w:tab/>
        </w:r>
        <w:r w:rsidRPr="007829A2" w:rsidDel="00FA602D">
          <w:rPr>
            <w:noProof/>
          </w:rPr>
          <w:delText>Description of therapists/therapies</w:delText>
        </w:r>
        <w:r w:rsidRPr="00524356" w:rsidDel="00FA602D">
          <w:rPr>
            <w:noProof/>
            <w:webHidden/>
          </w:rPr>
          <w:tab/>
          <w:delText>10</w:delText>
        </w:r>
      </w:del>
    </w:p>
    <w:p w14:paraId="3E24A9B5" w14:textId="3D3CB871" w:rsidR="001A29C3" w:rsidRPr="00524356" w:rsidDel="00FA602D" w:rsidRDefault="001A29C3" w:rsidP="004A016C">
      <w:pPr>
        <w:rPr>
          <w:del w:id="190" w:author="Dominic Stringer" w:date="2024-11-21T15:13:00Z" w16du:dateUtc="2024-11-21T15:13:00Z"/>
          <w:b/>
          <w:noProof/>
          <w:lang w:eastAsia="en-GB"/>
        </w:rPr>
      </w:pPr>
      <w:del w:id="191" w:author="Dominic Stringer" w:date="2024-11-21T15:13:00Z" w16du:dateUtc="2024-11-21T15:13:00Z">
        <w:r w:rsidRPr="007829A2" w:rsidDel="00FA602D">
          <w:rPr>
            <w:noProof/>
          </w:rPr>
          <w:delText>3.</w:delText>
        </w:r>
        <w:r w:rsidRPr="00524356" w:rsidDel="00FA602D">
          <w:rPr>
            <w:noProof/>
            <w:lang w:eastAsia="en-GB"/>
          </w:rPr>
          <w:tab/>
        </w:r>
        <w:r w:rsidRPr="007829A2" w:rsidDel="00FA602D">
          <w:rPr>
            <w:noProof/>
          </w:rPr>
          <w:delText>Data analysis plan – Inferential analysis</w:delText>
        </w:r>
        <w:r w:rsidRPr="00524356" w:rsidDel="00FA602D">
          <w:rPr>
            <w:noProof/>
            <w:webHidden/>
          </w:rPr>
          <w:tab/>
          <w:delText>11</w:delText>
        </w:r>
      </w:del>
    </w:p>
    <w:p w14:paraId="1F8F4977" w14:textId="51381A7D" w:rsidR="001A29C3" w:rsidRPr="00524356" w:rsidDel="00FA602D" w:rsidRDefault="001A29C3" w:rsidP="004A016C">
      <w:pPr>
        <w:rPr>
          <w:del w:id="192" w:author="Dominic Stringer" w:date="2024-11-21T15:13:00Z" w16du:dateUtc="2024-11-21T15:13:00Z"/>
          <w:b/>
          <w:noProof/>
          <w:lang w:eastAsia="en-GB"/>
        </w:rPr>
      </w:pPr>
      <w:del w:id="193" w:author="Dominic Stringer" w:date="2024-11-21T15:13:00Z" w16du:dateUtc="2024-11-21T15:13:00Z">
        <w:r w:rsidRPr="007829A2" w:rsidDel="00FA602D">
          <w:rPr>
            <w:noProof/>
          </w:rPr>
          <w:delText>3.1</w:delText>
        </w:r>
        <w:r w:rsidRPr="00524356" w:rsidDel="00FA602D">
          <w:rPr>
            <w:noProof/>
            <w:lang w:eastAsia="en-GB"/>
          </w:rPr>
          <w:tab/>
        </w:r>
        <w:r w:rsidRPr="007829A2" w:rsidDel="00FA602D">
          <w:rPr>
            <w:noProof/>
          </w:rPr>
          <w:delText>Main analysis of treatment differences</w:delText>
        </w:r>
        <w:r w:rsidRPr="00524356" w:rsidDel="00FA602D">
          <w:rPr>
            <w:noProof/>
            <w:webHidden/>
          </w:rPr>
          <w:tab/>
          <w:delText>11</w:delText>
        </w:r>
      </w:del>
    </w:p>
    <w:p w14:paraId="5702235C" w14:textId="3526A6A6" w:rsidR="001A29C3" w:rsidRPr="00524356" w:rsidDel="00FA602D" w:rsidRDefault="001A29C3" w:rsidP="004A016C">
      <w:pPr>
        <w:rPr>
          <w:del w:id="194" w:author="Dominic Stringer" w:date="2024-11-21T15:13:00Z" w16du:dateUtc="2024-11-21T15:13:00Z"/>
          <w:b/>
          <w:noProof/>
          <w:lang w:eastAsia="en-GB"/>
        </w:rPr>
      </w:pPr>
      <w:del w:id="195" w:author="Dominic Stringer" w:date="2024-11-21T15:13:00Z" w16du:dateUtc="2024-11-21T15:13:00Z">
        <w:r w:rsidRPr="007829A2" w:rsidDel="00FA602D">
          <w:rPr>
            <w:noProof/>
          </w:rPr>
          <w:delText>3.1.1</w:delText>
        </w:r>
        <w:r w:rsidRPr="00524356" w:rsidDel="00FA602D">
          <w:rPr>
            <w:noProof/>
            <w:lang w:eastAsia="en-GB"/>
          </w:rPr>
          <w:tab/>
        </w:r>
        <w:r w:rsidRPr="007829A2" w:rsidDel="00FA602D">
          <w:rPr>
            <w:noProof/>
          </w:rPr>
          <w:delText>Analysis of primary outcomes</w:delText>
        </w:r>
        <w:r w:rsidRPr="00524356" w:rsidDel="00FA602D">
          <w:rPr>
            <w:noProof/>
            <w:webHidden/>
          </w:rPr>
          <w:tab/>
          <w:delText>11</w:delText>
        </w:r>
      </w:del>
    </w:p>
    <w:p w14:paraId="0813650E" w14:textId="5D2C2327" w:rsidR="001A29C3" w:rsidRPr="00524356" w:rsidDel="00FA602D" w:rsidRDefault="001A29C3" w:rsidP="004A016C">
      <w:pPr>
        <w:rPr>
          <w:del w:id="196" w:author="Dominic Stringer" w:date="2024-11-21T15:13:00Z" w16du:dateUtc="2024-11-21T15:13:00Z"/>
          <w:b/>
          <w:noProof/>
          <w:lang w:eastAsia="en-GB"/>
        </w:rPr>
      </w:pPr>
      <w:del w:id="197" w:author="Dominic Stringer" w:date="2024-11-21T15:13:00Z" w16du:dateUtc="2024-11-21T15:13:00Z">
        <w:r w:rsidRPr="007829A2" w:rsidDel="00FA602D">
          <w:rPr>
            <w:noProof/>
          </w:rPr>
          <w:delText>3.1.2</w:delText>
        </w:r>
        <w:r w:rsidRPr="00524356" w:rsidDel="00FA602D">
          <w:rPr>
            <w:noProof/>
            <w:lang w:eastAsia="en-GB"/>
          </w:rPr>
          <w:tab/>
        </w:r>
        <w:r w:rsidRPr="007829A2" w:rsidDel="00FA602D">
          <w:rPr>
            <w:noProof/>
          </w:rPr>
          <w:delText>Analysis of secondary outcomes</w:delText>
        </w:r>
        <w:r w:rsidRPr="00524356" w:rsidDel="00FA602D">
          <w:rPr>
            <w:noProof/>
            <w:webHidden/>
          </w:rPr>
          <w:tab/>
          <w:delText>11</w:delText>
        </w:r>
      </w:del>
    </w:p>
    <w:p w14:paraId="6B187B63" w14:textId="4E68310D" w:rsidR="001A29C3" w:rsidRPr="00524356" w:rsidDel="00FA602D" w:rsidRDefault="001A29C3" w:rsidP="004A016C">
      <w:pPr>
        <w:rPr>
          <w:del w:id="198" w:author="Dominic Stringer" w:date="2024-11-21T15:13:00Z" w16du:dateUtc="2024-11-21T15:13:00Z"/>
          <w:b/>
          <w:noProof/>
          <w:lang w:eastAsia="en-GB"/>
        </w:rPr>
      </w:pPr>
      <w:del w:id="199" w:author="Dominic Stringer" w:date="2024-11-21T15:13:00Z" w16du:dateUtc="2024-11-21T15:13:00Z">
        <w:r w:rsidRPr="007829A2" w:rsidDel="00FA602D">
          <w:rPr>
            <w:noProof/>
          </w:rPr>
          <w:delText>3.1.3</w:delText>
        </w:r>
        <w:r w:rsidRPr="00524356" w:rsidDel="00FA602D">
          <w:rPr>
            <w:noProof/>
            <w:lang w:eastAsia="en-GB"/>
          </w:rPr>
          <w:tab/>
        </w:r>
        <w:r w:rsidRPr="007829A2" w:rsidDel="00FA602D">
          <w:rPr>
            <w:noProof/>
          </w:rPr>
          <w:delText>Statistical considerations</w:delText>
        </w:r>
        <w:r w:rsidRPr="00524356" w:rsidDel="00FA602D">
          <w:rPr>
            <w:noProof/>
            <w:webHidden/>
          </w:rPr>
          <w:tab/>
          <w:delText>11</w:delText>
        </w:r>
      </w:del>
    </w:p>
    <w:p w14:paraId="254272BD" w14:textId="2E4D229A" w:rsidR="001A29C3" w:rsidRPr="00524356" w:rsidDel="00FA602D" w:rsidRDefault="001A29C3" w:rsidP="004A016C">
      <w:pPr>
        <w:rPr>
          <w:del w:id="200" w:author="Dominic Stringer" w:date="2024-11-21T15:13:00Z" w16du:dateUtc="2024-11-21T15:13:00Z"/>
          <w:b/>
          <w:noProof/>
          <w:lang w:eastAsia="en-GB"/>
        </w:rPr>
      </w:pPr>
      <w:del w:id="201" w:author="Dominic Stringer" w:date="2024-11-21T15:13:00Z" w16du:dateUtc="2024-11-21T15:13:00Z">
        <w:r w:rsidRPr="007829A2" w:rsidDel="00FA602D">
          <w:rPr>
            <w:noProof/>
          </w:rPr>
          <w:delText>Time points</w:delText>
        </w:r>
        <w:r w:rsidRPr="00524356" w:rsidDel="00FA602D">
          <w:rPr>
            <w:noProof/>
            <w:webHidden/>
          </w:rPr>
          <w:tab/>
          <w:delText>11</w:delText>
        </w:r>
      </w:del>
    </w:p>
    <w:p w14:paraId="01387430" w14:textId="5D948089" w:rsidR="001A29C3" w:rsidRPr="00524356" w:rsidDel="00FA602D" w:rsidRDefault="001A29C3" w:rsidP="004A016C">
      <w:pPr>
        <w:rPr>
          <w:del w:id="202" w:author="Dominic Stringer" w:date="2024-11-21T15:13:00Z" w16du:dateUtc="2024-11-21T15:13:00Z"/>
          <w:b/>
          <w:noProof/>
          <w:lang w:eastAsia="en-GB"/>
        </w:rPr>
      </w:pPr>
      <w:del w:id="203" w:author="Dominic Stringer" w:date="2024-11-21T15:13:00Z" w16du:dateUtc="2024-11-21T15:13:00Z">
        <w:r w:rsidRPr="007829A2" w:rsidDel="00FA602D">
          <w:rPr>
            <w:noProof/>
          </w:rPr>
          <w:delText>Stratification and clustering</w:delText>
        </w:r>
        <w:r w:rsidRPr="00524356" w:rsidDel="00FA602D">
          <w:rPr>
            <w:noProof/>
            <w:webHidden/>
          </w:rPr>
          <w:tab/>
          <w:delText>11</w:delText>
        </w:r>
      </w:del>
    </w:p>
    <w:p w14:paraId="6DCDF967" w14:textId="110DDB4A" w:rsidR="001A29C3" w:rsidRPr="00524356" w:rsidDel="00FA602D" w:rsidRDefault="001A29C3" w:rsidP="004A016C">
      <w:pPr>
        <w:rPr>
          <w:del w:id="204" w:author="Dominic Stringer" w:date="2024-11-21T15:13:00Z" w16du:dateUtc="2024-11-21T15:13:00Z"/>
          <w:b/>
          <w:noProof/>
          <w:lang w:eastAsia="en-GB"/>
        </w:rPr>
      </w:pPr>
      <w:del w:id="205" w:author="Dominic Stringer" w:date="2024-11-21T15:13:00Z" w16du:dateUtc="2024-11-21T15:13:00Z">
        <w:r w:rsidRPr="007829A2" w:rsidDel="00FA602D">
          <w:rPr>
            <w:noProof/>
          </w:rPr>
          <w:delText>Missing items in scales and subscales</w:delText>
        </w:r>
        <w:r w:rsidRPr="00524356" w:rsidDel="00FA602D">
          <w:rPr>
            <w:noProof/>
            <w:webHidden/>
          </w:rPr>
          <w:tab/>
          <w:delText>11</w:delText>
        </w:r>
      </w:del>
    </w:p>
    <w:p w14:paraId="11E5C574" w14:textId="17A64C64" w:rsidR="001A29C3" w:rsidRPr="00524356" w:rsidDel="00FA602D" w:rsidRDefault="001A29C3" w:rsidP="004A016C">
      <w:pPr>
        <w:rPr>
          <w:del w:id="206" w:author="Dominic Stringer" w:date="2024-11-21T15:13:00Z" w16du:dateUtc="2024-11-21T15:13:00Z"/>
          <w:b/>
          <w:noProof/>
          <w:lang w:eastAsia="en-GB"/>
        </w:rPr>
      </w:pPr>
      <w:del w:id="207" w:author="Dominic Stringer" w:date="2024-11-21T15:13:00Z" w16du:dateUtc="2024-11-21T15:13:00Z">
        <w:r w:rsidRPr="007829A2" w:rsidDel="00FA602D">
          <w:rPr>
            <w:noProof/>
          </w:rPr>
          <w:delText>Missing baseline data</w:delText>
        </w:r>
        <w:r w:rsidRPr="00524356" w:rsidDel="00FA602D">
          <w:rPr>
            <w:noProof/>
            <w:webHidden/>
          </w:rPr>
          <w:tab/>
          <w:delText>11</w:delText>
        </w:r>
      </w:del>
    </w:p>
    <w:p w14:paraId="36D4BAD9" w14:textId="7A6964F7" w:rsidR="001A29C3" w:rsidRPr="00524356" w:rsidDel="00FA602D" w:rsidRDefault="001A29C3" w:rsidP="004A016C">
      <w:pPr>
        <w:rPr>
          <w:del w:id="208" w:author="Dominic Stringer" w:date="2024-11-21T15:13:00Z" w16du:dateUtc="2024-11-21T15:13:00Z"/>
          <w:b/>
          <w:noProof/>
          <w:lang w:eastAsia="en-GB"/>
        </w:rPr>
      </w:pPr>
      <w:del w:id="209" w:author="Dominic Stringer" w:date="2024-11-21T15:13:00Z" w16du:dateUtc="2024-11-21T15:13:00Z">
        <w:r w:rsidRPr="007829A2" w:rsidDel="00FA602D">
          <w:rPr>
            <w:noProof/>
          </w:rPr>
          <w:delText>Missing outcome data</w:delText>
        </w:r>
        <w:r w:rsidRPr="00524356" w:rsidDel="00FA602D">
          <w:rPr>
            <w:noProof/>
            <w:webHidden/>
          </w:rPr>
          <w:tab/>
          <w:delText>11</w:delText>
        </w:r>
      </w:del>
    </w:p>
    <w:p w14:paraId="1A10EA28" w14:textId="34AB8211" w:rsidR="001A29C3" w:rsidRPr="00524356" w:rsidDel="00FA602D" w:rsidRDefault="001A29C3" w:rsidP="004A016C">
      <w:pPr>
        <w:rPr>
          <w:del w:id="210" w:author="Dominic Stringer" w:date="2024-11-21T15:13:00Z" w16du:dateUtc="2024-11-21T15:13:00Z"/>
          <w:b/>
          <w:noProof/>
          <w:lang w:eastAsia="en-GB"/>
        </w:rPr>
      </w:pPr>
      <w:del w:id="211" w:author="Dominic Stringer" w:date="2024-11-21T15:13:00Z" w16du:dateUtc="2024-11-21T15:13:00Z">
        <w:r w:rsidRPr="007829A2" w:rsidDel="00FA602D">
          <w:rPr>
            <w:noProof/>
          </w:rPr>
          <w:delText>Method for handling multiple comparisons</w:delText>
        </w:r>
        <w:r w:rsidRPr="00524356" w:rsidDel="00FA602D">
          <w:rPr>
            <w:noProof/>
            <w:webHidden/>
          </w:rPr>
          <w:tab/>
          <w:delText>11</w:delText>
        </w:r>
      </w:del>
    </w:p>
    <w:p w14:paraId="15F3B369" w14:textId="0BE30E4F" w:rsidR="001A29C3" w:rsidRPr="00524356" w:rsidDel="00FA602D" w:rsidRDefault="001A29C3" w:rsidP="004A016C">
      <w:pPr>
        <w:rPr>
          <w:del w:id="212" w:author="Dominic Stringer" w:date="2024-11-21T15:13:00Z" w16du:dateUtc="2024-11-21T15:13:00Z"/>
          <w:b/>
          <w:noProof/>
          <w:lang w:eastAsia="en-GB"/>
        </w:rPr>
      </w:pPr>
      <w:del w:id="213" w:author="Dominic Stringer" w:date="2024-11-21T15:13:00Z" w16du:dateUtc="2024-11-21T15:13:00Z">
        <w:r w:rsidRPr="007829A2" w:rsidDel="00FA602D">
          <w:rPr>
            <w:noProof/>
          </w:rPr>
          <w:delText>Method for handling non-compliance (per protocol/CACE analyses)</w:delText>
        </w:r>
        <w:r w:rsidRPr="00524356" w:rsidDel="00FA602D">
          <w:rPr>
            <w:noProof/>
            <w:webHidden/>
          </w:rPr>
          <w:tab/>
          <w:delText>11</w:delText>
        </w:r>
      </w:del>
    </w:p>
    <w:p w14:paraId="4136836F" w14:textId="6D6717DB" w:rsidR="001A29C3" w:rsidRPr="00524356" w:rsidDel="00FA602D" w:rsidRDefault="001A29C3" w:rsidP="004A016C">
      <w:pPr>
        <w:rPr>
          <w:del w:id="214" w:author="Dominic Stringer" w:date="2024-11-21T15:13:00Z" w16du:dateUtc="2024-11-21T15:13:00Z"/>
          <w:b/>
          <w:noProof/>
          <w:lang w:eastAsia="en-GB"/>
        </w:rPr>
      </w:pPr>
      <w:del w:id="215" w:author="Dominic Stringer" w:date="2024-11-21T15:13:00Z" w16du:dateUtc="2024-11-21T15:13:00Z">
        <w:r w:rsidRPr="007829A2" w:rsidDel="00FA602D">
          <w:rPr>
            <w:noProof/>
          </w:rPr>
          <w:delText>Model assumption checks</w:delText>
        </w:r>
        <w:r w:rsidRPr="00524356" w:rsidDel="00FA602D">
          <w:rPr>
            <w:noProof/>
            <w:webHidden/>
          </w:rPr>
          <w:tab/>
          <w:delText>12</w:delText>
        </w:r>
      </w:del>
    </w:p>
    <w:p w14:paraId="635D0D51" w14:textId="16320497" w:rsidR="001A29C3" w:rsidRPr="00524356" w:rsidDel="00FA602D" w:rsidRDefault="001A29C3" w:rsidP="004A016C">
      <w:pPr>
        <w:rPr>
          <w:del w:id="216" w:author="Dominic Stringer" w:date="2024-11-21T15:13:00Z" w16du:dateUtc="2024-11-21T15:13:00Z"/>
          <w:b/>
          <w:noProof/>
          <w:lang w:eastAsia="en-GB"/>
        </w:rPr>
      </w:pPr>
      <w:del w:id="217" w:author="Dominic Stringer" w:date="2024-11-21T15:13:00Z" w16du:dateUtc="2024-11-21T15:13:00Z">
        <w:r w:rsidRPr="007829A2" w:rsidDel="00FA602D">
          <w:rPr>
            <w:noProof/>
          </w:rPr>
          <w:delText>3.1.4</w:delText>
        </w:r>
        <w:r w:rsidRPr="00524356" w:rsidDel="00FA602D">
          <w:rPr>
            <w:noProof/>
            <w:lang w:eastAsia="en-GB"/>
          </w:rPr>
          <w:tab/>
        </w:r>
        <w:r w:rsidRPr="007829A2" w:rsidDel="00FA602D">
          <w:rPr>
            <w:noProof/>
          </w:rPr>
          <w:delText>Sensitivity analyses</w:delText>
        </w:r>
        <w:r w:rsidRPr="00524356" w:rsidDel="00FA602D">
          <w:rPr>
            <w:noProof/>
            <w:webHidden/>
          </w:rPr>
          <w:tab/>
          <w:delText>12</w:delText>
        </w:r>
      </w:del>
    </w:p>
    <w:p w14:paraId="03D4CE05" w14:textId="7D6BC4AD" w:rsidR="001A29C3" w:rsidRPr="00524356" w:rsidDel="00FA602D" w:rsidRDefault="001A29C3" w:rsidP="004A016C">
      <w:pPr>
        <w:rPr>
          <w:del w:id="218" w:author="Dominic Stringer" w:date="2024-11-21T15:13:00Z" w16du:dateUtc="2024-11-21T15:13:00Z"/>
          <w:b/>
          <w:noProof/>
          <w:lang w:eastAsia="en-GB"/>
        </w:rPr>
      </w:pPr>
      <w:del w:id="219" w:author="Dominic Stringer" w:date="2024-11-21T15:13:00Z" w16du:dateUtc="2024-11-21T15:13:00Z">
        <w:r w:rsidRPr="007829A2" w:rsidDel="00FA602D">
          <w:rPr>
            <w:noProof/>
          </w:rPr>
          <w:delText>3.1.5</w:delText>
        </w:r>
        <w:r w:rsidRPr="00524356" w:rsidDel="00FA602D">
          <w:rPr>
            <w:noProof/>
            <w:lang w:eastAsia="en-GB"/>
          </w:rPr>
          <w:tab/>
        </w:r>
        <w:r w:rsidRPr="007829A2" w:rsidDel="00FA602D">
          <w:rPr>
            <w:noProof/>
          </w:rPr>
          <w:delText>Planned subgroup analyses</w:delText>
        </w:r>
        <w:r w:rsidRPr="00524356" w:rsidDel="00FA602D">
          <w:rPr>
            <w:noProof/>
            <w:webHidden/>
          </w:rPr>
          <w:tab/>
          <w:delText>12</w:delText>
        </w:r>
      </w:del>
    </w:p>
    <w:p w14:paraId="15F05762" w14:textId="3769B75F" w:rsidR="001A29C3" w:rsidRPr="00524356" w:rsidDel="00FA602D" w:rsidRDefault="001A29C3" w:rsidP="004A016C">
      <w:pPr>
        <w:rPr>
          <w:del w:id="220" w:author="Dominic Stringer" w:date="2024-11-21T15:13:00Z" w16du:dateUtc="2024-11-21T15:13:00Z"/>
          <w:b/>
          <w:noProof/>
          <w:lang w:eastAsia="en-GB"/>
        </w:rPr>
      </w:pPr>
      <w:del w:id="221" w:author="Dominic Stringer" w:date="2024-11-21T15:13:00Z" w16du:dateUtc="2024-11-21T15:13:00Z">
        <w:r w:rsidRPr="007829A2" w:rsidDel="00FA602D">
          <w:rPr>
            <w:noProof/>
          </w:rPr>
          <w:delText>3.2</w:delText>
        </w:r>
        <w:r w:rsidRPr="00524356" w:rsidDel="00FA602D">
          <w:rPr>
            <w:noProof/>
            <w:lang w:eastAsia="en-GB"/>
          </w:rPr>
          <w:tab/>
        </w:r>
        <w:r w:rsidRPr="007829A2" w:rsidDel="00FA602D">
          <w:rPr>
            <w:noProof/>
          </w:rPr>
          <w:delText>Exploratory analyses</w:delText>
        </w:r>
        <w:r w:rsidRPr="00524356" w:rsidDel="00FA602D">
          <w:rPr>
            <w:noProof/>
            <w:webHidden/>
          </w:rPr>
          <w:tab/>
          <w:delText>12</w:delText>
        </w:r>
      </w:del>
    </w:p>
    <w:p w14:paraId="4054FB9B" w14:textId="6E9D4DC1" w:rsidR="001A29C3" w:rsidRPr="00524356" w:rsidDel="00FA602D" w:rsidRDefault="001A29C3" w:rsidP="004A016C">
      <w:pPr>
        <w:rPr>
          <w:del w:id="222" w:author="Dominic Stringer" w:date="2024-11-21T15:13:00Z" w16du:dateUtc="2024-11-21T15:13:00Z"/>
          <w:b/>
          <w:noProof/>
          <w:lang w:eastAsia="en-GB"/>
        </w:rPr>
      </w:pPr>
      <w:del w:id="223" w:author="Dominic Stringer" w:date="2024-11-21T15:13:00Z" w16du:dateUtc="2024-11-21T15:13:00Z">
        <w:r w:rsidRPr="007829A2" w:rsidDel="00FA602D">
          <w:rPr>
            <w:noProof/>
          </w:rPr>
          <w:delText>3.3</w:delText>
        </w:r>
        <w:r w:rsidRPr="00524356" w:rsidDel="00FA602D">
          <w:rPr>
            <w:noProof/>
            <w:lang w:eastAsia="en-GB"/>
          </w:rPr>
          <w:tab/>
        </w:r>
        <w:r w:rsidRPr="007829A2" w:rsidDel="00FA602D">
          <w:rPr>
            <w:noProof/>
          </w:rPr>
          <w:delText>Exploratory mediator and moderator analysis</w:delText>
        </w:r>
        <w:r w:rsidRPr="00524356" w:rsidDel="00FA602D">
          <w:rPr>
            <w:noProof/>
            <w:webHidden/>
          </w:rPr>
          <w:tab/>
          <w:delText>12</w:delText>
        </w:r>
      </w:del>
    </w:p>
    <w:p w14:paraId="17453B35" w14:textId="7B364043" w:rsidR="001A29C3" w:rsidRPr="00524356" w:rsidDel="00FA602D" w:rsidRDefault="001A29C3" w:rsidP="004A016C">
      <w:pPr>
        <w:rPr>
          <w:del w:id="224" w:author="Dominic Stringer" w:date="2024-11-21T15:13:00Z" w16du:dateUtc="2024-11-21T15:13:00Z"/>
          <w:b/>
          <w:noProof/>
          <w:lang w:eastAsia="en-GB"/>
        </w:rPr>
      </w:pPr>
      <w:del w:id="225" w:author="Dominic Stringer" w:date="2024-11-21T15:13:00Z" w16du:dateUtc="2024-11-21T15:13:00Z">
        <w:r w:rsidRPr="007829A2" w:rsidDel="00FA602D">
          <w:rPr>
            <w:noProof/>
          </w:rPr>
          <w:delText>3.4</w:delText>
        </w:r>
        <w:r w:rsidRPr="00524356" w:rsidDel="00FA602D">
          <w:rPr>
            <w:noProof/>
            <w:lang w:eastAsia="en-GB"/>
          </w:rPr>
          <w:tab/>
        </w:r>
        <w:r w:rsidRPr="007829A2" w:rsidDel="00FA602D">
          <w:rPr>
            <w:noProof/>
          </w:rPr>
          <w:delText>Interim analysis</w:delText>
        </w:r>
        <w:r w:rsidRPr="00524356" w:rsidDel="00FA602D">
          <w:rPr>
            <w:noProof/>
            <w:webHidden/>
          </w:rPr>
          <w:tab/>
          <w:delText>12</w:delText>
        </w:r>
      </w:del>
    </w:p>
    <w:p w14:paraId="55FD282F" w14:textId="0A735977" w:rsidR="001A29C3" w:rsidRPr="00524356" w:rsidDel="00FA602D" w:rsidRDefault="001A29C3" w:rsidP="004A016C">
      <w:pPr>
        <w:rPr>
          <w:del w:id="226" w:author="Dominic Stringer" w:date="2024-11-21T15:13:00Z" w16du:dateUtc="2024-11-21T15:13:00Z"/>
          <w:b/>
          <w:noProof/>
          <w:lang w:eastAsia="en-GB"/>
        </w:rPr>
      </w:pPr>
      <w:del w:id="227" w:author="Dominic Stringer" w:date="2024-11-21T15:13:00Z" w16du:dateUtc="2024-11-21T15:13:00Z">
        <w:r w:rsidRPr="007829A2" w:rsidDel="00FA602D">
          <w:rPr>
            <w:noProof/>
          </w:rPr>
          <w:delText>4.</w:delText>
        </w:r>
        <w:r w:rsidRPr="00524356" w:rsidDel="00FA602D">
          <w:rPr>
            <w:noProof/>
            <w:lang w:eastAsia="en-GB"/>
          </w:rPr>
          <w:tab/>
        </w:r>
        <w:r w:rsidRPr="007829A2" w:rsidDel="00FA602D">
          <w:rPr>
            <w:noProof/>
          </w:rPr>
          <w:delText>Software</w:delText>
        </w:r>
        <w:r w:rsidRPr="00524356" w:rsidDel="00FA602D">
          <w:rPr>
            <w:noProof/>
            <w:webHidden/>
          </w:rPr>
          <w:tab/>
          <w:delText>12</w:delText>
        </w:r>
      </w:del>
    </w:p>
    <w:p w14:paraId="6BFB7B4C" w14:textId="5E3BBA87" w:rsidR="001A29C3" w:rsidRPr="00524356" w:rsidDel="00FA602D" w:rsidRDefault="001A29C3" w:rsidP="004A016C">
      <w:pPr>
        <w:rPr>
          <w:del w:id="228" w:author="Dominic Stringer" w:date="2024-11-21T15:13:00Z" w16du:dateUtc="2024-11-21T15:13:00Z"/>
          <w:b/>
          <w:noProof/>
          <w:lang w:eastAsia="en-GB"/>
        </w:rPr>
      </w:pPr>
      <w:del w:id="229" w:author="Dominic Stringer" w:date="2024-11-21T15:13:00Z" w16du:dateUtc="2024-11-21T15:13:00Z">
        <w:r w:rsidRPr="007829A2" w:rsidDel="00FA602D">
          <w:rPr>
            <w:noProof/>
          </w:rPr>
          <w:delText>B)  ECONOMIC ANALYSIS PLAN</w:delText>
        </w:r>
        <w:r w:rsidRPr="00524356" w:rsidDel="00FA602D">
          <w:rPr>
            <w:noProof/>
            <w:webHidden/>
          </w:rPr>
          <w:tab/>
          <w:delText>13</w:delText>
        </w:r>
      </w:del>
    </w:p>
    <w:p w14:paraId="29B605DA" w14:textId="05599D2B" w:rsidR="001A29C3" w:rsidRPr="00524356" w:rsidDel="00FA602D" w:rsidRDefault="001A29C3" w:rsidP="004A016C">
      <w:pPr>
        <w:rPr>
          <w:del w:id="230" w:author="Dominic Stringer" w:date="2024-11-21T15:13:00Z" w16du:dateUtc="2024-11-21T15:13:00Z"/>
          <w:b/>
          <w:noProof/>
          <w:lang w:eastAsia="en-GB"/>
        </w:rPr>
      </w:pPr>
      <w:del w:id="231" w:author="Dominic Stringer" w:date="2024-11-21T15:13:00Z" w16du:dateUtc="2024-11-21T15:13:00Z">
        <w:r w:rsidRPr="007829A2" w:rsidDel="00FA602D">
          <w:rPr>
            <w:noProof/>
          </w:rPr>
          <w:delText>C)  SCHEDULE OF ASSESSMENTS AND MEASURES</w:delText>
        </w:r>
        <w:r w:rsidRPr="00524356" w:rsidDel="00FA602D">
          <w:rPr>
            <w:noProof/>
            <w:webHidden/>
          </w:rPr>
          <w:tab/>
          <w:delText>14</w:delText>
        </w:r>
      </w:del>
    </w:p>
    <w:p w14:paraId="470B3DC2" w14:textId="0066D14C" w:rsidR="001A29C3" w:rsidRPr="00524356" w:rsidDel="00FA602D" w:rsidRDefault="001A29C3" w:rsidP="004A016C">
      <w:pPr>
        <w:rPr>
          <w:del w:id="232" w:author="Dominic Stringer" w:date="2024-11-21T15:13:00Z" w16du:dateUtc="2024-11-21T15:13:00Z"/>
          <w:b/>
          <w:noProof/>
          <w:lang w:eastAsia="en-GB"/>
        </w:rPr>
      </w:pPr>
      <w:del w:id="233" w:author="Dominic Stringer" w:date="2024-11-21T15:13:00Z" w16du:dateUtc="2024-11-21T15:13:00Z">
        <w:r w:rsidRPr="007829A2" w:rsidDel="00FA602D">
          <w:rPr>
            <w:noProof/>
          </w:rPr>
          <w:delText>Reference list</w:delText>
        </w:r>
        <w:r w:rsidRPr="00524356" w:rsidDel="00FA602D">
          <w:rPr>
            <w:noProof/>
            <w:webHidden/>
          </w:rPr>
          <w:tab/>
          <w:delText>15</w:delText>
        </w:r>
      </w:del>
    </w:p>
    <w:p w14:paraId="154D12D9" w14:textId="308F41F5" w:rsidR="001A29C3" w:rsidRPr="00524356" w:rsidRDefault="001A29C3" w:rsidP="000E21A1">
      <w:del w:id="234" w:author="Dominic Stringer" w:date="2024-11-21T15:13:00Z" w16du:dateUtc="2024-11-21T15:13:00Z">
        <w:r w:rsidRPr="00524356" w:rsidDel="00FA602D">
          <w:fldChar w:fldCharType="end"/>
        </w:r>
      </w:del>
    </w:p>
    <w:p w14:paraId="48D8BA5D" w14:textId="77777777" w:rsidR="001A29C3" w:rsidRPr="00524356" w:rsidRDefault="001A29C3" w:rsidP="000E21A1"/>
    <w:p w14:paraId="3D727015" w14:textId="77777777" w:rsidR="001A29C3" w:rsidRPr="007829A2" w:rsidRDefault="001A29C3" w:rsidP="000E21A1">
      <w:r w:rsidRPr="007829A2">
        <w:t>(MAY ALSO HAVE OTHERS SUCH AS QUALITATIVE ANALYSIS PLAN)</w:t>
      </w:r>
    </w:p>
    <w:p w14:paraId="5F6DE61D" w14:textId="77777777" w:rsidR="00CC7EE3" w:rsidRDefault="00CC7EE3">
      <w:pPr>
        <w:rPr>
          <w:ins w:id="235" w:author="Dominic Stringer" w:date="2024-11-21T16:59:00Z" w16du:dateUtc="2024-11-21T16:59:00Z"/>
        </w:rPr>
      </w:pPr>
      <w:ins w:id="236" w:author="Dominic Stringer" w:date="2024-11-21T16:59:00Z" w16du:dateUtc="2024-11-21T16:59:00Z">
        <w:r>
          <w:br w:type="page"/>
        </w:r>
      </w:ins>
    </w:p>
    <w:p w14:paraId="6A42977D" w14:textId="06E3778C" w:rsidR="001A29C3" w:rsidRPr="007829A2" w:rsidDel="00FA602D" w:rsidRDefault="001A29C3">
      <w:pPr>
        <w:rPr>
          <w:del w:id="237" w:author="Dominic Stringer" w:date="2024-11-21T15:14:00Z" w16du:dateUtc="2024-11-21T15:14:00Z"/>
          <w:rStyle w:val="Emphasis"/>
        </w:rPr>
        <w:pPrChange w:id="238" w:author="Dominic Stringer" w:date="2024-11-21T16:49:00Z" w16du:dateUtc="2024-11-21T16:49:00Z">
          <w:pPr>
            <w:pStyle w:val="Heading1"/>
          </w:pPr>
        </w:pPrChange>
      </w:pPr>
      <w:del w:id="239" w:author="Dominic Stringer" w:date="2024-11-21T14:12:00Z" w16du:dateUtc="2024-11-21T14:12:00Z">
        <w:r w:rsidRPr="000E21A1" w:rsidDel="0058651E">
          <w:lastRenderedPageBreak/>
          <w:br w:type="page"/>
        </w:r>
      </w:del>
      <w:del w:id="240" w:author="Dominic Stringer" w:date="2024-11-21T15:05:00Z" w16du:dateUtc="2024-11-21T15:05:00Z">
        <w:r w:rsidRPr="007829A2" w:rsidDel="00C74044">
          <w:rPr>
            <w:rStyle w:val="Emphasis"/>
          </w:rPr>
          <w:delText>A) QUANTITATIVE ANALYSIS PLAN</w:delText>
        </w:r>
      </w:del>
      <w:del w:id="241" w:author="Dominic Stringer" w:date="2024-11-21T15:14:00Z" w16du:dateUtc="2024-11-21T15:14:00Z">
        <w:r w:rsidRPr="007829A2" w:rsidDel="00FA602D">
          <w:rPr>
            <w:rStyle w:val="Emphasis"/>
          </w:rPr>
          <w:fldChar w:fldCharType="begin"/>
        </w:r>
        <w:r w:rsidRPr="007829A2" w:rsidDel="00FA602D">
          <w:rPr>
            <w:rStyle w:val="Emphasis"/>
          </w:rPr>
          <w:delInstrText xml:space="preserve"> TC "</w:delInstrText>
        </w:r>
        <w:bookmarkStart w:id="242" w:name="_Toc183094404"/>
        <w:r w:rsidRPr="007829A2" w:rsidDel="00FA602D">
          <w:rPr>
            <w:rStyle w:val="Emphasis"/>
          </w:rPr>
          <w:delInstrText>A) QUANTITATIVE ANALYSIS PLAN</w:delInstrText>
        </w:r>
        <w:bookmarkEnd w:id="242"/>
        <w:r w:rsidRPr="007829A2" w:rsidDel="00FA602D">
          <w:rPr>
            <w:rStyle w:val="Emphasis"/>
          </w:rPr>
          <w:delInstrText xml:space="preserve">" \f C \l "1" </w:delInstrText>
        </w:r>
        <w:r w:rsidRPr="007829A2" w:rsidDel="00FA602D">
          <w:rPr>
            <w:rStyle w:val="Emphasis"/>
          </w:rPr>
          <w:fldChar w:fldCharType="end"/>
        </w:r>
      </w:del>
    </w:p>
    <w:p w14:paraId="17BA89A7" w14:textId="34158126" w:rsidR="001A29C3" w:rsidRPr="00524356" w:rsidDel="00FA602D" w:rsidRDefault="001A29C3" w:rsidP="004A016C">
      <w:pPr>
        <w:rPr>
          <w:del w:id="243" w:author="Dominic Stringer" w:date="2024-11-21T15:14:00Z" w16du:dateUtc="2024-11-21T15:14:00Z"/>
        </w:rPr>
      </w:pPr>
      <w:bookmarkStart w:id="244" w:name="_Toc185323509"/>
      <w:bookmarkEnd w:id="244"/>
    </w:p>
    <w:p w14:paraId="6A3F8D14" w14:textId="368C2924" w:rsidR="001A29C3" w:rsidRPr="00524356" w:rsidDel="00FA602D" w:rsidRDefault="001A29C3" w:rsidP="004A016C">
      <w:pPr>
        <w:rPr>
          <w:del w:id="245" w:author="Dominic Stringer" w:date="2024-11-21T15:14:00Z" w16du:dateUtc="2024-11-21T15:14:00Z"/>
          <w:moveFrom w:id="246" w:author="Dominic Stringer" w:date="2024-11-21T15:11:00Z" w16du:dateUtc="2024-11-21T15:11:00Z"/>
        </w:rPr>
      </w:pPr>
      <w:moveFromRangeStart w:id="247" w:author="Dominic Stringer" w:date="2024-11-21T15:11:00Z" w:name="move183094328"/>
      <w:moveFrom w:id="248" w:author="Dominic Stringer" w:date="2024-11-21T15:11:00Z" w16du:dateUtc="2024-11-21T15:11:00Z">
        <w:del w:id="249" w:author="Dominic Stringer" w:date="2024-11-21T15:14:00Z" w16du:dateUtc="2024-11-21T15:14:00Z">
          <w:r w:rsidRPr="00524356" w:rsidDel="00FA602D">
            <w:delText>Investigators</w:delText>
          </w:r>
          <w:bookmarkStart w:id="250" w:name="_Toc185323510"/>
          <w:bookmarkEnd w:id="250"/>
        </w:del>
      </w:moveFrom>
    </w:p>
    <w:p w14:paraId="23142810" w14:textId="3A130892" w:rsidR="001A29C3" w:rsidRPr="00524356" w:rsidDel="00FA602D" w:rsidRDefault="001A29C3" w:rsidP="004A016C">
      <w:pPr>
        <w:rPr>
          <w:del w:id="251" w:author="Dominic Stringer" w:date="2024-11-21T15:14:00Z" w16du:dateUtc="2024-11-21T15:14:00Z"/>
          <w:moveFrom w:id="252" w:author="Dominic Stringer" w:date="2024-11-21T15:11:00Z" w16du:dateUtc="2024-11-21T15:11:00Z"/>
        </w:rPr>
      </w:pPr>
      <w:bookmarkStart w:id="253" w:name="_Toc185323511"/>
      <w:bookmarkEnd w:id="253"/>
    </w:p>
    <w:p w14:paraId="5751A196" w14:textId="073C8F40" w:rsidR="001A29C3" w:rsidRPr="00524356" w:rsidDel="00FA602D" w:rsidRDefault="001A29C3" w:rsidP="004A016C">
      <w:pPr>
        <w:rPr>
          <w:del w:id="254" w:author="Dominic Stringer" w:date="2024-11-21T15:14:00Z" w16du:dateUtc="2024-11-21T15:14:00Z"/>
          <w:moveFrom w:id="255" w:author="Dominic Stringer" w:date="2024-11-21T15:11:00Z" w16du:dateUtc="2024-11-21T15:11:00Z"/>
        </w:rPr>
      </w:pPr>
      <w:bookmarkStart w:id="256" w:name="_Toc185323512"/>
      <w:bookmarkEnd w:id="256"/>
    </w:p>
    <w:p w14:paraId="71B0E509" w14:textId="577F2D2E" w:rsidR="001A29C3" w:rsidRPr="00524356" w:rsidDel="00FA602D" w:rsidRDefault="001A29C3" w:rsidP="004A016C">
      <w:pPr>
        <w:rPr>
          <w:del w:id="257" w:author="Dominic Stringer" w:date="2024-11-21T15:14:00Z" w16du:dateUtc="2024-11-21T15:14:00Z"/>
          <w:moveFrom w:id="258" w:author="Dominic Stringer" w:date="2024-11-21T15:11:00Z" w16du:dateUtc="2024-11-21T15:11:00Z"/>
        </w:rPr>
      </w:pPr>
      <w:moveFrom w:id="259" w:author="Dominic Stringer" w:date="2024-11-21T15:11:00Z" w16du:dateUtc="2024-11-21T15:11:00Z">
        <w:del w:id="260" w:author="Dominic Stringer" w:date="2024-11-21T15:14:00Z" w16du:dateUtc="2024-11-21T15:14:00Z">
          <w:r w:rsidRPr="00524356" w:rsidDel="00FA602D">
            <w:delText>Principal investigator</w:delText>
          </w:r>
          <w:bookmarkStart w:id="261" w:name="_Toc185323513"/>
          <w:bookmarkEnd w:id="261"/>
        </w:del>
      </w:moveFrom>
    </w:p>
    <w:p w14:paraId="2A4F798A" w14:textId="44F51CDF" w:rsidR="001A29C3" w:rsidRPr="00524356" w:rsidDel="00FA602D" w:rsidRDefault="001A29C3" w:rsidP="004A016C">
      <w:pPr>
        <w:rPr>
          <w:del w:id="262" w:author="Dominic Stringer" w:date="2024-11-21T15:14:00Z" w16du:dateUtc="2024-11-21T15:14:00Z"/>
          <w:moveFrom w:id="263" w:author="Dominic Stringer" w:date="2024-11-21T15:11:00Z" w16du:dateUtc="2024-11-21T15:11:00Z"/>
        </w:rPr>
      </w:pPr>
      <w:bookmarkStart w:id="264" w:name="_Toc185323514"/>
      <w:bookmarkEnd w:id="264"/>
    </w:p>
    <w:p w14:paraId="45F672EE" w14:textId="0A6164B7" w:rsidR="001A29C3" w:rsidRPr="00524356" w:rsidDel="00FA602D" w:rsidRDefault="001A29C3" w:rsidP="004A016C">
      <w:pPr>
        <w:rPr>
          <w:del w:id="265" w:author="Dominic Stringer" w:date="2024-11-21T15:14:00Z" w16du:dateUtc="2024-11-21T15:14:00Z"/>
          <w:moveFrom w:id="266" w:author="Dominic Stringer" w:date="2024-11-21T15:11:00Z" w16du:dateUtc="2024-11-21T15:11:00Z"/>
        </w:rPr>
      </w:pPr>
      <w:bookmarkStart w:id="267" w:name="_Toc185323515"/>
      <w:bookmarkEnd w:id="267"/>
    </w:p>
    <w:p w14:paraId="1AA3FF76" w14:textId="18BE17C1" w:rsidR="001A29C3" w:rsidRPr="00524356" w:rsidDel="00FA602D" w:rsidRDefault="001A29C3" w:rsidP="004A016C">
      <w:pPr>
        <w:rPr>
          <w:del w:id="268" w:author="Dominic Stringer" w:date="2024-11-21T15:14:00Z" w16du:dateUtc="2024-11-21T15:14:00Z"/>
          <w:moveFrom w:id="269" w:author="Dominic Stringer" w:date="2024-11-21T15:11:00Z" w16du:dateUtc="2024-11-21T15:11:00Z"/>
        </w:rPr>
      </w:pPr>
      <w:moveFrom w:id="270" w:author="Dominic Stringer" w:date="2024-11-21T15:11:00Z" w16du:dateUtc="2024-11-21T15:11:00Z">
        <w:del w:id="271" w:author="Dominic Stringer" w:date="2024-11-21T15:14:00Z" w16du:dateUtc="2024-11-21T15:14:00Z">
          <w:r w:rsidRPr="00524356" w:rsidDel="00FA602D">
            <w:delText>Trial manager</w:delText>
          </w:r>
          <w:bookmarkStart w:id="272" w:name="_Toc185323516"/>
          <w:bookmarkEnd w:id="272"/>
        </w:del>
      </w:moveFrom>
    </w:p>
    <w:p w14:paraId="208C1408" w14:textId="4FA1FF02" w:rsidR="001A29C3" w:rsidRPr="00524356" w:rsidDel="00FA602D" w:rsidRDefault="001A29C3" w:rsidP="004A016C">
      <w:pPr>
        <w:rPr>
          <w:del w:id="273" w:author="Dominic Stringer" w:date="2024-11-21T15:14:00Z" w16du:dateUtc="2024-11-21T15:14:00Z"/>
          <w:moveFrom w:id="274" w:author="Dominic Stringer" w:date="2024-11-21T15:11:00Z" w16du:dateUtc="2024-11-21T15:11:00Z"/>
        </w:rPr>
      </w:pPr>
      <w:bookmarkStart w:id="275" w:name="_Toc185323517"/>
      <w:bookmarkEnd w:id="275"/>
    </w:p>
    <w:p w14:paraId="38E9394B" w14:textId="14C0DCE6" w:rsidR="001A29C3" w:rsidRPr="00524356" w:rsidDel="00FA602D" w:rsidRDefault="001A29C3" w:rsidP="004A016C">
      <w:pPr>
        <w:rPr>
          <w:del w:id="276" w:author="Dominic Stringer" w:date="2024-11-21T15:14:00Z" w16du:dateUtc="2024-11-21T15:14:00Z"/>
          <w:moveFrom w:id="277" w:author="Dominic Stringer" w:date="2024-11-21T15:11:00Z" w16du:dateUtc="2024-11-21T15:11:00Z"/>
        </w:rPr>
      </w:pPr>
      <w:bookmarkStart w:id="278" w:name="_Toc185323518"/>
      <w:bookmarkEnd w:id="278"/>
    </w:p>
    <w:p w14:paraId="6647C989" w14:textId="51289483" w:rsidR="001A29C3" w:rsidRPr="00524356" w:rsidDel="00FA602D" w:rsidRDefault="001A29C3" w:rsidP="004A016C">
      <w:pPr>
        <w:rPr>
          <w:del w:id="279" w:author="Dominic Stringer" w:date="2024-11-21T15:14:00Z" w16du:dateUtc="2024-11-21T15:14:00Z"/>
          <w:moveFrom w:id="280" w:author="Dominic Stringer" w:date="2024-11-21T15:11:00Z" w16du:dateUtc="2024-11-21T15:11:00Z"/>
        </w:rPr>
      </w:pPr>
      <w:moveFrom w:id="281" w:author="Dominic Stringer" w:date="2024-11-21T15:11:00Z" w16du:dateUtc="2024-11-21T15:11:00Z">
        <w:del w:id="282" w:author="Dominic Stringer" w:date="2024-11-21T15:14:00Z" w16du:dateUtc="2024-11-21T15:14:00Z">
          <w:r w:rsidRPr="00524356" w:rsidDel="00FA602D">
            <w:delText>Trial statistician</w:delText>
          </w:r>
          <w:bookmarkStart w:id="283" w:name="_Toc185323519"/>
          <w:bookmarkEnd w:id="283"/>
        </w:del>
      </w:moveFrom>
    </w:p>
    <w:p w14:paraId="6B0B7E0F" w14:textId="1CD647C0" w:rsidR="001A29C3" w:rsidRPr="00524356" w:rsidDel="00FA602D" w:rsidRDefault="001A29C3" w:rsidP="004A016C">
      <w:pPr>
        <w:rPr>
          <w:del w:id="284" w:author="Dominic Stringer" w:date="2024-11-21T15:14:00Z" w16du:dateUtc="2024-11-21T15:14:00Z"/>
          <w:moveFrom w:id="285" w:author="Dominic Stringer" w:date="2024-11-21T15:11:00Z" w16du:dateUtc="2024-11-21T15:11:00Z"/>
        </w:rPr>
      </w:pPr>
      <w:bookmarkStart w:id="286" w:name="_Toc185323520"/>
      <w:bookmarkEnd w:id="286"/>
    </w:p>
    <w:p w14:paraId="32EFF7DE" w14:textId="638B4247" w:rsidR="001A29C3" w:rsidRPr="00524356" w:rsidDel="00FA602D" w:rsidRDefault="001A29C3" w:rsidP="004A016C">
      <w:pPr>
        <w:rPr>
          <w:del w:id="287" w:author="Dominic Stringer" w:date="2024-11-21T15:14:00Z" w16du:dateUtc="2024-11-21T15:14:00Z"/>
          <w:moveFrom w:id="288" w:author="Dominic Stringer" w:date="2024-11-21T15:11:00Z" w16du:dateUtc="2024-11-21T15:11:00Z"/>
        </w:rPr>
      </w:pPr>
      <w:bookmarkStart w:id="289" w:name="_Toc185323521"/>
      <w:bookmarkEnd w:id="289"/>
    </w:p>
    <w:p w14:paraId="3B04C136" w14:textId="3340BB89" w:rsidR="001A29C3" w:rsidRPr="00524356" w:rsidDel="00FA602D" w:rsidRDefault="001A29C3" w:rsidP="004A016C">
      <w:pPr>
        <w:rPr>
          <w:del w:id="290" w:author="Dominic Stringer" w:date="2024-11-21T15:14:00Z" w16du:dateUtc="2024-11-21T15:14:00Z"/>
          <w:moveFrom w:id="291" w:author="Dominic Stringer" w:date="2024-11-21T15:11:00Z" w16du:dateUtc="2024-11-21T15:11:00Z"/>
        </w:rPr>
      </w:pPr>
      <w:moveFrom w:id="292" w:author="Dominic Stringer" w:date="2024-11-21T15:11:00Z" w16du:dateUtc="2024-11-21T15:11:00Z">
        <w:del w:id="293" w:author="Dominic Stringer" w:date="2024-11-21T15:14:00Z" w16du:dateUtc="2024-11-21T15:14:00Z">
          <w:r w:rsidRPr="00524356" w:rsidDel="00FA602D">
            <w:delText>Trial health economist</w:delText>
          </w:r>
          <w:bookmarkStart w:id="294" w:name="_Toc185323522"/>
          <w:bookmarkEnd w:id="294"/>
        </w:del>
      </w:moveFrom>
    </w:p>
    <w:p w14:paraId="3A37CB82" w14:textId="1BD03E75" w:rsidR="00262D66" w:rsidRPr="00524356" w:rsidDel="00FA602D" w:rsidRDefault="00262D66" w:rsidP="004A016C">
      <w:pPr>
        <w:rPr>
          <w:del w:id="295" w:author="Dominic Stringer" w:date="2024-11-21T15:14:00Z" w16du:dateUtc="2024-11-21T15:14:00Z"/>
        </w:rPr>
      </w:pPr>
      <w:bookmarkStart w:id="296" w:name="_Toc185323523"/>
      <w:bookmarkEnd w:id="296"/>
      <w:moveFromRangeEnd w:id="247"/>
    </w:p>
    <w:p w14:paraId="65599471" w14:textId="7FC53A23" w:rsidR="001A29C3" w:rsidRPr="00524356" w:rsidDel="00D844C8" w:rsidRDefault="001A29C3" w:rsidP="000E21A1">
      <w:pPr>
        <w:rPr>
          <w:del w:id="297" w:author="Dominic Stringer" w:date="2024-12-17T10:20:00Z" w16du:dateUtc="2024-12-17T10:20:00Z"/>
        </w:rPr>
      </w:pPr>
      <w:bookmarkStart w:id="298" w:name="_Toc185323524"/>
      <w:bookmarkEnd w:id="298"/>
    </w:p>
    <w:p w14:paraId="38A0A159" w14:textId="0C265989" w:rsidR="001A29C3" w:rsidRPr="00816362" w:rsidRDefault="001A29C3" w:rsidP="000E21A1">
      <w:pPr>
        <w:pStyle w:val="Heading1"/>
      </w:pPr>
      <w:del w:id="299" w:author="Dominic Stringer" w:date="2024-11-21T15:11:00Z" w16du:dateUtc="2024-11-21T15:11:00Z">
        <w:r w:rsidRPr="00816362" w:rsidDel="00773FDB">
          <w:delText>1.</w:delText>
        </w:r>
        <w:r w:rsidRPr="00816362" w:rsidDel="00773FDB">
          <w:tab/>
        </w:r>
      </w:del>
      <w:bookmarkStart w:id="300" w:name="_Toc183099233"/>
      <w:bookmarkStart w:id="301" w:name="_Toc185323525"/>
      <w:r w:rsidRPr="00816362">
        <w:t>Description of the trial</w:t>
      </w:r>
      <w:bookmarkEnd w:id="300"/>
      <w:bookmarkEnd w:id="301"/>
      <w:r w:rsidRPr="00816362">
        <w:fldChar w:fldCharType="begin"/>
      </w:r>
      <w:r w:rsidRPr="00816362">
        <w:instrText xml:space="preserve"> TC "</w:instrText>
      </w:r>
      <w:bookmarkStart w:id="302" w:name="_Toc183094405"/>
      <w:r w:rsidRPr="00816362">
        <w:instrText>1.</w:instrText>
      </w:r>
      <w:r w:rsidRPr="00816362">
        <w:tab/>
        <w:instrText>Description of the trial</w:instrText>
      </w:r>
      <w:bookmarkEnd w:id="302"/>
      <w:r w:rsidRPr="00816362">
        <w:instrText xml:space="preserve">" \f C \l "1" </w:instrText>
      </w:r>
      <w:r w:rsidRPr="00816362">
        <w:fldChar w:fldCharType="end"/>
      </w:r>
    </w:p>
    <w:p w14:paraId="055A9533" w14:textId="77777777" w:rsidR="001A29C3" w:rsidRPr="00524356" w:rsidRDefault="001A29C3" w:rsidP="000E21A1">
      <w:pPr>
        <w:rPr>
          <w:ins w:id="303" w:author="Dominic Stringer" w:date="2024-11-21T15:11:00Z" w16du:dateUtc="2024-11-21T15:11:00Z"/>
        </w:rPr>
      </w:pPr>
      <w:r w:rsidRPr="00524356">
        <w:t xml:space="preserve">See protocol publication </w:t>
      </w:r>
      <w:r w:rsidRPr="00B52609">
        <w:rPr>
          <w:highlight w:val="yellow"/>
        </w:rPr>
        <w:t>(ref).</w:t>
      </w:r>
    </w:p>
    <w:p w14:paraId="051A3224" w14:textId="77777777" w:rsidR="00773FDB" w:rsidRPr="00524356" w:rsidRDefault="00773FDB" w:rsidP="000E21A1">
      <w:pPr>
        <w:rPr>
          <w:ins w:id="304" w:author="Dominic Stringer" w:date="2024-11-21T15:11:00Z" w16du:dateUtc="2024-11-21T15:11:00Z"/>
        </w:rPr>
      </w:pPr>
    </w:p>
    <w:p w14:paraId="023D6A56" w14:textId="16F53687" w:rsidR="00773FDB" w:rsidRPr="00524356" w:rsidRDefault="00773FDB" w:rsidP="00B57D1D">
      <w:pPr>
        <w:pStyle w:val="Heading2"/>
        <w:rPr>
          <w:ins w:id="305" w:author="Dominic Stringer" w:date="2024-11-21T15:11:00Z" w16du:dateUtc="2024-11-21T15:11:00Z"/>
        </w:rPr>
      </w:pPr>
      <w:bookmarkStart w:id="306" w:name="_Toc183099234"/>
      <w:bookmarkStart w:id="307" w:name="_Toc185323526"/>
      <w:ins w:id="308" w:author="Dominic Stringer" w:date="2024-11-21T15:11:00Z" w16du:dateUtc="2024-11-21T15:11:00Z">
        <w:r w:rsidRPr="00524356">
          <w:t>Research Team</w:t>
        </w:r>
        <w:bookmarkEnd w:id="306"/>
        <w:bookmarkEnd w:id="307"/>
      </w:ins>
    </w:p>
    <w:p w14:paraId="0621BD0B" w14:textId="77777777" w:rsidR="00773FDB" w:rsidRPr="00524356" w:rsidRDefault="00773FDB" w:rsidP="000E21A1">
      <w:pPr>
        <w:rPr>
          <w:ins w:id="309" w:author="Dominic Stringer" w:date="2024-11-21T15:11:00Z" w16du:dateUtc="2024-11-21T15:11:00Z"/>
        </w:rPr>
      </w:pPr>
    </w:p>
    <w:p w14:paraId="0A273424" w14:textId="434603E8" w:rsidR="00773FDB" w:rsidRPr="00FE7127" w:rsidRDefault="00773FDB" w:rsidP="000E21A1">
      <w:pPr>
        <w:rPr>
          <w:moveTo w:id="310" w:author="Dominic Stringer" w:date="2024-11-21T15:11:00Z" w16du:dateUtc="2024-11-21T15:11:00Z"/>
          <w:sz w:val="22"/>
          <w:szCs w:val="22"/>
        </w:rPr>
      </w:pPr>
      <w:moveToRangeStart w:id="311" w:author="Dominic Stringer" w:date="2024-11-21T15:11:00Z" w:name="move183094328"/>
      <w:moveTo w:id="312" w:author="Dominic Stringer" w:date="2024-11-21T15:11:00Z" w16du:dateUtc="2024-11-21T15:11:00Z">
        <w:r w:rsidRPr="00FE7127">
          <w:rPr>
            <w:sz w:val="22"/>
            <w:szCs w:val="22"/>
          </w:rPr>
          <w:t>Investigators</w:t>
        </w:r>
      </w:moveTo>
      <w:ins w:id="313" w:author="Dominic Stringer" w:date="2024-12-17T10:21:00Z" w16du:dateUtc="2024-12-17T10:21:00Z">
        <w:r w:rsidR="00D844C8">
          <w:rPr>
            <w:sz w:val="22"/>
            <w:szCs w:val="22"/>
          </w:rPr>
          <w:t>:</w:t>
        </w:r>
      </w:ins>
      <w:ins w:id="314" w:author="Gordon Forbes" w:date="2025-08-07T14:37:00Z" w16du:dateUtc="2025-08-07T13:37:00Z">
        <w:r w:rsidR="0049428C">
          <w:rPr>
            <w:sz w:val="22"/>
            <w:szCs w:val="22"/>
          </w:rPr>
          <w:t xml:space="preserve"> {{investigators}}</w:t>
        </w:r>
      </w:ins>
    </w:p>
    <w:p w14:paraId="1D0803E6" w14:textId="309507D7" w:rsidR="00773FDB" w:rsidRPr="00FE7127" w:rsidDel="00D844C8" w:rsidRDefault="00773FDB" w:rsidP="000E21A1">
      <w:pPr>
        <w:rPr>
          <w:del w:id="315" w:author="Dominic Stringer" w:date="2024-12-17T10:21:00Z" w16du:dateUtc="2024-12-17T10:21:00Z"/>
          <w:moveTo w:id="316" w:author="Dominic Stringer" w:date="2024-11-21T15:11:00Z" w16du:dateUtc="2024-11-21T15:11:00Z"/>
          <w:sz w:val="22"/>
          <w:szCs w:val="22"/>
        </w:rPr>
      </w:pPr>
    </w:p>
    <w:p w14:paraId="578A5895" w14:textId="77777777" w:rsidR="00773FDB" w:rsidRPr="00FE7127" w:rsidRDefault="00773FDB" w:rsidP="000E21A1">
      <w:pPr>
        <w:rPr>
          <w:moveTo w:id="317" w:author="Dominic Stringer" w:date="2024-11-21T15:11:00Z" w16du:dateUtc="2024-11-21T15:11:00Z"/>
          <w:sz w:val="22"/>
          <w:szCs w:val="22"/>
        </w:rPr>
      </w:pPr>
    </w:p>
    <w:p w14:paraId="717537A6" w14:textId="429A2DA7" w:rsidR="00773FDB" w:rsidRPr="00FE7127" w:rsidRDefault="00773FDB" w:rsidP="000E21A1">
      <w:pPr>
        <w:rPr>
          <w:moveTo w:id="318" w:author="Dominic Stringer" w:date="2024-11-21T15:11:00Z" w16du:dateUtc="2024-11-21T15:11:00Z"/>
          <w:sz w:val="22"/>
          <w:szCs w:val="22"/>
        </w:rPr>
      </w:pPr>
      <w:moveTo w:id="319" w:author="Dominic Stringer" w:date="2024-11-21T15:11:00Z" w16du:dateUtc="2024-11-21T15:11:00Z">
        <w:r w:rsidRPr="00FE7127">
          <w:rPr>
            <w:sz w:val="22"/>
            <w:szCs w:val="22"/>
          </w:rPr>
          <w:t>Principal investigator</w:t>
        </w:r>
      </w:moveTo>
      <w:ins w:id="320" w:author="Dominic Stringer" w:date="2024-12-17T10:21:00Z" w16du:dateUtc="2024-12-17T10:21:00Z">
        <w:r w:rsidR="00D844C8">
          <w:rPr>
            <w:sz w:val="22"/>
            <w:szCs w:val="22"/>
          </w:rPr>
          <w:t>:</w:t>
        </w:r>
      </w:ins>
      <w:ins w:id="321" w:author="Gordon Forbes" w:date="2025-08-07T14:37:00Z" w16du:dateUtc="2025-08-07T13:37:00Z">
        <w:r w:rsidR="0049428C">
          <w:rPr>
            <w:sz w:val="22"/>
            <w:szCs w:val="22"/>
          </w:rPr>
          <w:t xml:space="preserve"> {{</w:t>
        </w:r>
        <w:proofErr w:type="spellStart"/>
        <w:r w:rsidR="0049428C">
          <w:rPr>
            <w:sz w:val="22"/>
            <w:szCs w:val="22"/>
          </w:rPr>
          <w:t>principle_investigator</w:t>
        </w:r>
        <w:proofErr w:type="spellEnd"/>
        <w:r w:rsidR="0049428C">
          <w:rPr>
            <w:sz w:val="22"/>
            <w:szCs w:val="22"/>
          </w:rPr>
          <w:t>}}</w:t>
        </w:r>
      </w:ins>
    </w:p>
    <w:p w14:paraId="38E4CE3F" w14:textId="644DC339" w:rsidR="00773FDB" w:rsidRPr="00FE7127" w:rsidDel="00D844C8" w:rsidRDefault="00773FDB" w:rsidP="000E21A1">
      <w:pPr>
        <w:rPr>
          <w:del w:id="322" w:author="Dominic Stringer" w:date="2024-12-17T10:20:00Z" w16du:dateUtc="2024-12-17T10:20:00Z"/>
          <w:moveTo w:id="323" w:author="Dominic Stringer" w:date="2024-11-21T15:11:00Z" w16du:dateUtc="2024-11-21T15:11:00Z"/>
          <w:sz w:val="22"/>
          <w:szCs w:val="22"/>
        </w:rPr>
      </w:pPr>
    </w:p>
    <w:p w14:paraId="3CC912F1" w14:textId="77777777" w:rsidR="00773FDB" w:rsidRPr="00FE7127" w:rsidRDefault="00773FDB" w:rsidP="000E21A1">
      <w:pPr>
        <w:rPr>
          <w:moveTo w:id="324" w:author="Dominic Stringer" w:date="2024-11-21T15:11:00Z" w16du:dateUtc="2024-11-21T15:11:00Z"/>
          <w:sz w:val="22"/>
          <w:szCs w:val="22"/>
        </w:rPr>
      </w:pPr>
    </w:p>
    <w:p w14:paraId="08E8690B" w14:textId="554AC8E1" w:rsidR="00773FDB" w:rsidRPr="00FE7127" w:rsidRDefault="00773FDB" w:rsidP="000E21A1">
      <w:pPr>
        <w:rPr>
          <w:moveTo w:id="325" w:author="Dominic Stringer" w:date="2024-11-21T15:11:00Z" w16du:dateUtc="2024-11-21T15:11:00Z"/>
          <w:sz w:val="22"/>
          <w:szCs w:val="22"/>
        </w:rPr>
      </w:pPr>
      <w:moveTo w:id="326" w:author="Dominic Stringer" w:date="2024-11-21T15:11:00Z" w16du:dateUtc="2024-11-21T15:11:00Z">
        <w:r w:rsidRPr="00FE7127">
          <w:rPr>
            <w:sz w:val="22"/>
            <w:szCs w:val="22"/>
          </w:rPr>
          <w:t>Trial manager</w:t>
        </w:r>
      </w:moveTo>
      <w:ins w:id="327" w:author="Dominic Stringer" w:date="2024-12-17T10:21:00Z" w16du:dateUtc="2024-12-17T10:21:00Z">
        <w:r w:rsidR="00D844C8">
          <w:rPr>
            <w:sz w:val="22"/>
            <w:szCs w:val="22"/>
          </w:rPr>
          <w:t>:</w:t>
        </w:r>
      </w:ins>
      <w:ins w:id="328" w:author="Gordon Forbes" w:date="2025-08-07T14:37:00Z" w16du:dateUtc="2025-08-07T13:37:00Z">
        <w:r w:rsidR="0049428C">
          <w:rPr>
            <w:sz w:val="22"/>
            <w:szCs w:val="22"/>
          </w:rPr>
          <w:t xml:space="preserve"> {{</w:t>
        </w:r>
        <w:proofErr w:type="spellStart"/>
        <w:r w:rsidR="0049428C">
          <w:rPr>
            <w:sz w:val="22"/>
            <w:szCs w:val="22"/>
          </w:rPr>
          <w:t>trial_manager</w:t>
        </w:r>
        <w:proofErr w:type="spellEnd"/>
        <w:r w:rsidR="0049428C">
          <w:rPr>
            <w:sz w:val="22"/>
            <w:szCs w:val="22"/>
          </w:rPr>
          <w:t>}}</w:t>
        </w:r>
      </w:ins>
    </w:p>
    <w:p w14:paraId="57127508" w14:textId="793B8900" w:rsidR="00773FDB" w:rsidRPr="00FE7127" w:rsidDel="00D844C8" w:rsidRDefault="00773FDB" w:rsidP="000E21A1">
      <w:pPr>
        <w:rPr>
          <w:del w:id="329" w:author="Dominic Stringer" w:date="2024-12-17T10:20:00Z" w16du:dateUtc="2024-12-17T10:20:00Z"/>
          <w:moveTo w:id="330" w:author="Dominic Stringer" w:date="2024-11-21T15:11:00Z" w16du:dateUtc="2024-11-21T15:11:00Z"/>
          <w:sz w:val="22"/>
          <w:szCs w:val="22"/>
        </w:rPr>
      </w:pPr>
    </w:p>
    <w:p w14:paraId="7A2089EC" w14:textId="77777777" w:rsidR="00773FDB" w:rsidRPr="00FE7127" w:rsidRDefault="00773FDB" w:rsidP="000E21A1">
      <w:pPr>
        <w:rPr>
          <w:moveTo w:id="331" w:author="Dominic Stringer" w:date="2024-11-21T15:11:00Z" w16du:dateUtc="2024-11-21T15:11:00Z"/>
          <w:sz w:val="22"/>
          <w:szCs w:val="22"/>
        </w:rPr>
      </w:pPr>
    </w:p>
    <w:p w14:paraId="4D5810A7" w14:textId="61484574" w:rsidR="00773FDB" w:rsidRPr="00FE7127" w:rsidRDefault="00773FDB" w:rsidP="000E21A1">
      <w:pPr>
        <w:rPr>
          <w:moveTo w:id="332" w:author="Dominic Stringer" w:date="2024-11-21T15:11:00Z" w16du:dateUtc="2024-11-21T15:11:00Z"/>
          <w:sz w:val="22"/>
          <w:szCs w:val="22"/>
        </w:rPr>
      </w:pPr>
      <w:moveTo w:id="333" w:author="Dominic Stringer" w:date="2024-11-21T15:11:00Z" w16du:dateUtc="2024-11-21T15:11:00Z">
        <w:r w:rsidRPr="00FE7127">
          <w:rPr>
            <w:sz w:val="22"/>
            <w:szCs w:val="22"/>
          </w:rPr>
          <w:t>Trial statistician</w:t>
        </w:r>
      </w:moveTo>
      <w:ins w:id="334" w:author="Dominic Stringer" w:date="2024-12-17T10:21:00Z" w16du:dateUtc="2024-12-17T10:21:00Z">
        <w:r w:rsidR="00D844C8">
          <w:rPr>
            <w:sz w:val="22"/>
            <w:szCs w:val="22"/>
          </w:rPr>
          <w:t>(s):</w:t>
        </w:r>
      </w:ins>
      <w:ins w:id="335" w:author="Gordon Forbes" w:date="2025-08-07T14:37:00Z" w16du:dateUtc="2025-08-07T13:37:00Z">
        <w:r w:rsidR="0049428C">
          <w:rPr>
            <w:sz w:val="22"/>
            <w:szCs w:val="22"/>
          </w:rPr>
          <w:t xml:space="preserve"> {{</w:t>
        </w:r>
        <w:proofErr w:type="spellStart"/>
        <w:r w:rsidR="0049428C">
          <w:rPr>
            <w:sz w:val="22"/>
            <w:szCs w:val="22"/>
          </w:rPr>
          <w:t>trial_statisticians</w:t>
        </w:r>
        <w:proofErr w:type="spellEnd"/>
        <w:r w:rsidR="0049428C">
          <w:rPr>
            <w:sz w:val="22"/>
            <w:szCs w:val="22"/>
          </w:rPr>
          <w:t>}}</w:t>
        </w:r>
      </w:ins>
    </w:p>
    <w:p w14:paraId="4683C27D" w14:textId="073053DF" w:rsidR="00773FDB" w:rsidRPr="00FE7127" w:rsidDel="00D844C8" w:rsidRDefault="00773FDB" w:rsidP="000E21A1">
      <w:pPr>
        <w:rPr>
          <w:del w:id="336" w:author="Dominic Stringer" w:date="2024-12-17T10:20:00Z" w16du:dateUtc="2024-12-17T10:20:00Z"/>
          <w:moveTo w:id="337" w:author="Dominic Stringer" w:date="2024-11-21T15:11:00Z" w16du:dateUtc="2024-11-21T15:11:00Z"/>
          <w:sz w:val="22"/>
          <w:szCs w:val="22"/>
        </w:rPr>
      </w:pPr>
    </w:p>
    <w:p w14:paraId="47C91DDC" w14:textId="77777777" w:rsidR="00773FDB" w:rsidRPr="00FE7127" w:rsidRDefault="00773FDB" w:rsidP="000E21A1">
      <w:pPr>
        <w:rPr>
          <w:moveTo w:id="338" w:author="Dominic Stringer" w:date="2024-11-21T15:11:00Z" w16du:dateUtc="2024-11-21T15:11:00Z"/>
          <w:sz w:val="22"/>
          <w:szCs w:val="22"/>
        </w:rPr>
      </w:pPr>
    </w:p>
    <w:p w14:paraId="098B62B5" w14:textId="42485F8B" w:rsidR="00773FDB" w:rsidRPr="00FE7127" w:rsidRDefault="00773FDB" w:rsidP="000E21A1">
      <w:pPr>
        <w:rPr>
          <w:moveTo w:id="339" w:author="Dominic Stringer" w:date="2024-11-21T15:11:00Z" w16du:dateUtc="2024-11-21T15:11:00Z"/>
          <w:sz w:val="22"/>
          <w:szCs w:val="22"/>
        </w:rPr>
      </w:pPr>
      <w:moveTo w:id="340" w:author="Dominic Stringer" w:date="2024-11-21T15:11:00Z" w16du:dateUtc="2024-11-21T15:11:00Z">
        <w:r w:rsidRPr="00FE7127">
          <w:rPr>
            <w:sz w:val="22"/>
            <w:szCs w:val="22"/>
          </w:rPr>
          <w:t>Trial health economist</w:t>
        </w:r>
      </w:moveTo>
      <w:ins w:id="341" w:author="Dominic Stringer" w:date="2024-12-17T10:21:00Z" w16du:dateUtc="2024-12-17T10:21:00Z">
        <w:r w:rsidR="00D844C8">
          <w:rPr>
            <w:sz w:val="22"/>
            <w:szCs w:val="22"/>
          </w:rPr>
          <w:t>:</w:t>
        </w:r>
      </w:ins>
      <w:ins w:id="342" w:author="Gordon Forbes" w:date="2025-08-07T14:37:00Z" w16du:dateUtc="2025-08-07T13:37:00Z">
        <w:r w:rsidR="0049428C">
          <w:rPr>
            <w:sz w:val="22"/>
            <w:szCs w:val="22"/>
          </w:rPr>
          <w:t xml:space="preserve"> {{</w:t>
        </w:r>
        <w:proofErr w:type="spellStart"/>
        <w:r w:rsidR="0049428C">
          <w:rPr>
            <w:sz w:val="22"/>
            <w:szCs w:val="22"/>
          </w:rPr>
          <w:t>health_economist</w:t>
        </w:r>
        <w:proofErr w:type="spellEnd"/>
        <w:r w:rsidR="0049428C">
          <w:rPr>
            <w:sz w:val="22"/>
            <w:szCs w:val="22"/>
          </w:rPr>
          <w:t>}}</w:t>
        </w:r>
      </w:ins>
    </w:p>
    <w:moveToRangeEnd w:id="311"/>
    <w:p w14:paraId="58961A8C" w14:textId="77777777" w:rsidR="00773FDB" w:rsidRPr="00524356" w:rsidRDefault="00773FDB" w:rsidP="000E21A1"/>
    <w:p w14:paraId="7F1A6C09" w14:textId="77777777" w:rsidR="001A29C3" w:rsidRPr="00524356" w:rsidRDefault="001A29C3" w:rsidP="000E21A1"/>
    <w:p w14:paraId="33AFA369" w14:textId="77777777" w:rsidR="001A29C3" w:rsidRPr="00524356" w:rsidRDefault="001A29C3" w:rsidP="00B57D1D">
      <w:pPr>
        <w:pStyle w:val="Heading2"/>
      </w:pPr>
      <w:del w:id="343" w:author="Dominic Stringer" w:date="2024-11-21T15:14:00Z" w16du:dateUtc="2024-11-21T15:14:00Z">
        <w:r w:rsidRPr="00524356" w:rsidDel="00FA602D">
          <w:delText>1.1</w:delText>
        </w:r>
        <w:r w:rsidRPr="00524356" w:rsidDel="00FA602D">
          <w:tab/>
        </w:r>
      </w:del>
      <w:bookmarkStart w:id="344" w:name="_Toc183099235"/>
      <w:bookmarkStart w:id="345" w:name="_Toc185323527"/>
      <w:r w:rsidRPr="00524356">
        <w:t>Principal research objectives to be addressed</w:t>
      </w:r>
      <w:bookmarkEnd w:id="344"/>
      <w:bookmarkEnd w:id="345"/>
      <w:r w:rsidRPr="00524356">
        <w:fldChar w:fldCharType="begin"/>
      </w:r>
      <w:r w:rsidRPr="00524356">
        <w:instrText xml:space="preserve"> TC "</w:instrText>
      </w:r>
      <w:bookmarkStart w:id="346" w:name="_Toc183094406"/>
      <w:r w:rsidRPr="00524356">
        <w:instrText>1.1</w:instrText>
      </w:r>
      <w:r w:rsidRPr="00524356">
        <w:tab/>
        <w:instrText>Principal research objectives to be addressed</w:instrText>
      </w:r>
      <w:bookmarkEnd w:id="346"/>
      <w:r w:rsidRPr="00524356">
        <w:instrText xml:space="preserve">" \f C \l "1" </w:instrText>
      </w:r>
      <w:r w:rsidRPr="00524356">
        <w:fldChar w:fldCharType="end"/>
      </w:r>
    </w:p>
    <w:p w14:paraId="741CBCA5" w14:textId="77777777" w:rsidR="001A29C3" w:rsidRPr="00524356" w:rsidRDefault="001A29C3" w:rsidP="000E21A1"/>
    <w:p w14:paraId="0D7E0D6A" w14:textId="2833DA1C" w:rsidR="001A29C3" w:rsidRPr="00FE7127" w:rsidDel="00EF2431" w:rsidRDefault="001A29C3" w:rsidP="000E21A1">
      <w:pPr>
        <w:rPr>
          <w:del w:id="347" w:author="Dominic Stringer" w:date="2024-12-17T10:17:00Z" w16du:dateUtc="2024-12-17T10:17:00Z"/>
          <w:sz w:val="22"/>
          <w:szCs w:val="22"/>
        </w:rPr>
      </w:pPr>
    </w:p>
    <w:p w14:paraId="37D55E92" w14:textId="39C45771" w:rsidR="001A29C3" w:rsidRPr="00FE7127" w:rsidRDefault="001A29C3" w:rsidP="000E21A1">
      <w:pPr>
        <w:rPr>
          <w:sz w:val="22"/>
          <w:szCs w:val="22"/>
        </w:rPr>
      </w:pPr>
      <w:r w:rsidRPr="00FE7127">
        <w:rPr>
          <w:sz w:val="22"/>
          <w:szCs w:val="22"/>
        </w:rPr>
        <w:t>Primary objectives</w:t>
      </w:r>
      <w:ins w:id="348" w:author="Dominic Stringer" w:date="2024-12-17T10:21:00Z" w16du:dateUtc="2024-12-17T10:21:00Z">
        <w:r w:rsidR="00D844C8">
          <w:rPr>
            <w:sz w:val="22"/>
            <w:szCs w:val="22"/>
          </w:rPr>
          <w:t>:</w:t>
        </w:r>
      </w:ins>
      <w:r w:rsidRPr="00FE7127">
        <w:rPr>
          <w:sz w:val="22"/>
          <w:szCs w:val="22"/>
        </w:rPr>
        <w:fldChar w:fldCharType="begin"/>
      </w:r>
      <w:r w:rsidRPr="00FE7127">
        <w:rPr>
          <w:sz w:val="22"/>
          <w:szCs w:val="22"/>
        </w:rPr>
        <w:instrText xml:space="preserve"> TC "</w:instrText>
      </w:r>
      <w:bookmarkStart w:id="349" w:name="_Toc183094407"/>
      <w:r w:rsidRPr="00FE7127">
        <w:rPr>
          <w:sz w:val="22"/>
          <w:szCs w:val="22"/>
        </w:rPr>
        <w:instrText>Primary objectives</w:instrText>
      </w:r>
      <w:bookmarkEnd w:id="349"/>
      <w:r w:rsidRPr="00FE7127">
        <w:rPr>
          <w:sz w:val="22"/>
          <w:szCs w:val="22"/>
        </w:rPr>
        <w:instrText xml:space="preserve">" \f C \l "1" </w:instrText>
      </w:r>
      <w:r w:rsidRPr="00FE7127">
        <w:rPr>
          <w:sz w:val="22"/>
          <w:szCs w:val="22"/>
        </w:rPr>
        <w:fldChar w:fldCharType="end"/>
      </w:r>
    </w:p>
    <w:p w14:paraId="0F99D052" w14:textId="77777777" w:rsidR="001A29C3" w:rsidRPr="00FE7127" w:rsidRDefault="001A29C3" w:rsidP="000E21A1">
      <w:pPr>
        <w:rPr>
          <w:sz w:val="22"/>
          <w:szCs w:val="22"/>
        </w:rPr>
      </w:pPr>
    </w:p>
    <w:p w14:paraId="1AD9A5FE" w14:textId="77777777" w:rsidR="001A29C3" w:rsidRPr="00FE7127" w:rsidRDefault="001A29C3" w:rsidP="000E21A1">
      <w:pPr>
        <w:rPr>
          <w:sz w:val="22"/>
          <w:szCs w:val="22"/>
        </w:rPr>
      </w:pPr>
    </w:p>
    <w:p w14:paraId="2AC1D0B3" w14:textId="6579A931" w:rsidR="001A29C3" w:rsidRPr="00524356" w:rsidRDefault="001A29C3" w:rsidP="000E21A1">
      <w:r w:rsidRPr="00FE7127">
        <w:rPr>
          <w:sz w:val="22"/>
          <w:szCs w:val="22"/>
        </w:rPr>
        <w:t>Secondary objectives</w:t>
      </w:r>
      <w:ins w:id="350" w:author="Dominic Stringer" w:date="2024-12-17T10:21:00Z" w16du:dateUtc="2024-12-17T10:21:00Z">
        <w:r w:rsidR="00D844C8">
          <w:rPr>
            <w:sz w:val="22"/>
            <w:szCs w:val="22"/>
          </w:rPr>
          <w:t>:</w:t>
        </w:r>
      </w:ins>
      <w:r w:rsidRPr="00524356">
        <w:fldChar w:fldCharType="begin"/>
      </w:r>
      <w:r w:rsidRPr="00524356">
        <w:instrText xml:space="preserve"> TC "</w:instrText>
      </w:r>
      <w:bookmarkStart w:id="351" w:name="_Toc183094408"/>
      <w:r w:rsidRPr="00524356">
        <w:instrText>Secondary objectives</w:instrText>
      </w:r>
      <w:bookmarkEnd w:id="351"/>
      <w:r w:rsidRPr="00524356">
        <w:instrText xml:space="preserve">" \f C \l "1" </w:instrText>
      </w:r>
      <w:r w:rsidRPr="00524356">
        <w:fldChar w:fldCharType="end"/>
      </w:r>
    </w:p>
    <w:p w14:paraId="68702B2E" w14:textId="35D9E802" w:rsidR="001A29C3" w:rsidRPr="00524356" w:rsidDel="00EF2431" w:rsidRDefault="001A29C3">
      <w:pPr>
        <w:pStyle w:val="Heading2"/>
        <w:numPr>
          <w:ilvl w:val="0"/>
          <w:numId w:val="0"/>
        </w:numPr>
        <w:rPr>
          <w:del w:id="352" w:author="Dominic Stringer" w:date="2024-12-17T10:17:00Z" w16du:dateUtc="2024-12-17T10:17:00Z"/>
        </w:rPr>
        <w:pPrChange w:id="353" w:author="Dominic Stringer" w:date="2024-12-17T10:21:00Z" w16du:dateUtc="2024-12-17T10:21:00Z">
          <w:pPr/>
        </w:pPrChange>
      </w:pPr>
    </w:p>
    <w:p w14:paraId="323580D8" w14:textId="6B964CD2" w:rsidR="001A29C3" w:rsidRPr="00524356" w:rsidDel="00EF2431" w:rsidRDefault="001A29C3">
      <w:pPr>
        <w:pStyle w:val="Heading2"/>
        <w:numPr>
          <w:ilvl w:val="0"/>
          <w:numId w:val="0"/>
        </w:numPr>
        <w:rPr>
          <w:del w:id="354" w:author="Dominic Stringer" w:date="2024-12-17T10:17:00Z" w16du:dateUtc="2024-12-17T10:17:00Z"/>
        </w:rPr>
        <w:pPrChange w:id="355" w:author="Dominic Stringer" w:date="2024-12-17T10:21:00Z" w16du:dateUtc="2024-12-17T10:21:00Z">
          <w:pPr/>
        </w:pPrChange>
      </w:pPr>
    </w:p>
    <w:p w14:paraId="6E812E18" w14:textId="31B8E650" w:rsidR="00262D66" w:rsidRPr="00722CF3" w:rsidDel="00DE3073" w:rsidRDefault="001A29C3" w:rsidP="00F72B76">
      <w:pPr>
        <w:pStyle w:val="Heading2"/>
        <w:numPr>
          <w:ilvl w:val="0"/>
          <w:numId w:val="0"/>
        </w:numPr>
        <w:rPr>
          <w:del w:id="356" w:author="Dominic Stringer" w:date="2024-11-21T15:23:00Z" w16du:dateUtc="2024-11-21T15:23:00Z"/>
        </w:rPr>
      </w:pPr>
      <w:del w:id="357" w:author="Dominic Stringer" w:date="2024-11-21T15:14:00Z" w16du:dateUtc="2024-11-21T15:14:00Z">
        <w:r w:rsidRPr="00722CF3" w:rsidDel="00FA602D">
          <w:delText>1.2</w:delText>
        </w:r>
        <w:r w:rsidRPr="00722CF3" w:rsidDel="00FA602D">
          <w:tab/>
        </w:r>
      </w:del>
      <w:bookmarkStart w:id="358" w:name="_Toc183099236"/>
      <w:del w:id="359" w:author="Dominic Stringer" w:date="2024-11-22T13:35:00Z" w16du:dateUtc="2024-11-22T13:35:00Z">
        <w:r w:rsidRPr="00722CF3" w:rsidDel="00F012AE">
          <w:delText>Trial design including blinding</w:delText>
        </w:r>
      </w:del>
      <w:bookmarkEnd w:id="358"/>
    </w:p>
    <w:p w14:paraId="582B07EF" w14:textId="7F11D54D" w:rsidR="00262D66" w:rsidRPr="00524356" w:rsidDel="00C74044" w:rsidRDefault="00262D66" w:rsidP="00F72B76">
      <w:pPr>
        <w:pStyle w:val="Heading2"/>
        <w:numPr>
          <w:ilvl w:val="0"/>
          <w:numId w:val="0"/>
        </w:numPr>
        <w:rPr>
          <w:del w:id="360" w:author="Dominic Stringer" w:date="2024-11-21T15:05:00Z" w16du:dateUtc="2024-11-21T15:05:00Z"/>
        </w:rPr>
      </w:pPr>
      <w:bookmarkStart w:id="361" w:name="_Toc183095000"/>
      <w:bookmarkStart w:id="362" w:name="_Toc183095106"/>
      <w:bookmarkStart w:id="363" w:name="_Toc183095451"/>
      <w:bookmarkStart w:id="364" w:name="_Toc183099237"/>
      <w:bookmarkStart w:id="365" w:name="_Toc183100528"/>
      <w:bookmarkEnd w:id="361"/>
      <w:bookmarkEnd w:id="362"/>
      <w:bookmarkEnd w:id="363"/>
      <w:bookmarkEnd w:id="364"/>
      <w:bookmarkEnd w:id="365"/>
    </w:p>
    <w:p w14:paraId="15302145" w14:textId="77777777" w:rsidR="00F012AE" w:rsidRDefault="00F012AE" w:rsidP="00F72B76">
      <w:pPr>
        <w:pStyle w:val="Heading2"/>
        <w:numPr>
          <w:ilvl w:val="0"/>
          <w:numId w:val="0"/>
        </w:numPr>
        <w:rPr>
          <w:ins w:id="366" w:author="Dominic Stringer" w:date="2024-11-22T13:35:00Z" w16du:dateUtc="2024-11-22T13:35:00Z"/>
        </w:rPr>
      </w:pPr>
    </w:p>
    <w:p w14:paraId="18A2CACE" w14:textId="3596C14E" w:rsidR="00F012AE" w:rsidRDefault="00F012AE" w:rsidP="00B57D1D">
      <w:pPr>
        <w:pStyle w:val="Heading2"/>
        <w:rPr>
          <w:ins w:id="367" w:author="Gordon Forbes" w:date="2025-08-07T14:38:00Z" w16du:dateUtc="2025-08-07T13:38:00Z"/>
        </w:rPr>
      </w:pPr>
      <w:bookmarkStart w:id="368" w:name="_Toc185323528"/>
      <w:ins w:id="369" w:author="Dominic Stringer" w:date="2024-11-22T13:35:00Z" w16du:dateUtc="2024-11-22T13:35:00Z">
        <w:r w:rsidRPr="00722CF3">
          <w:t>Trial design including blinding</w:t>
        </w:r>
      </w:ins>
      <w:bookmarkEnd w:id="368"/>
    </w:p>
    <w:p w14:paraId="21325624" w14:textId="44B48682" w:rsidR="0049428C" w:rsidRPr="00141151" w:rsidRDefault="0049428C">
      <w:pPr>
        <w:rPr>
          <w:ins w:id="370" w:author="Dominic Stringer" w:date="2024-11-22T13:35:00Z" w16du:dateUtc="2024-11-22T13:35:00Z"/>
        </w:rPr>
        <w:pPrChange w:id="371" w:author="Gordon Forbes" w:date="2025-08-07T14:38:00Z" w16du:dateUtc="2025-08-07T13:38:00Z">
          <w:pPr>
            <w:pStyle w:val="Heading2"/>
          </w:pPr>
        </w:pPrChange>
      </w:pPr>
      <w:ins w:id="372" w:author="Gordon Forbes" w:date="2025-08-07T14:38:00Z" w16du:dateUtc="2025-08-07T13:38:00Z">
        <w:r>
          <w:rPr>
            <w:lang w:val="en-GB"/>
          </w:rPr>
          <w:t>{{</w:t>
        </w:r>
        <w:proofErr w:type="spellStart"/>
        <w:r>
          <w:rPr>
            <w:lang w:val="en-GB"/>
          </w:rPr>
          <w:t>trial_design</w:t>
        </w:r>
        <w:proofErr w:type="spellEnd"/>
        <w:r>
          <w:rPr>
            <w:lang w:val="en-GB"/>
          </w:rPr>
          <w:t>}}</w:t>
        </w:r>
      </w:ins>
    </w:p>
    <w:p w14:paraId="499C9EFB" w14:textId="30C5D732" w:rsidR="001A29C3" w:rsidRPr="00524356" w:rsidDel="00EF2431" w:rsidRDefault="001A29C3" w:rsidP="00F012AE">
      <w:pPr>
        <w:pStyle w:val="Heading2"/>
        <w:numPr>
          <w:ilvl w:val="0"/>
          <w:numId w:val="0"/>
        </w:numPr>
        <w:ind w:left="792"/>
        <w:rPr>
          <w:del w:id="373" w:author="Dominic Stringer" w:date="2024-12-17T10:17:00Z" w16du:dateUtc="2024-12-17T10:17:00Z"/>
        </w:rPr>
      </w:pPr>
      <w:del w:id="374" w:author="Dominic Stringer" w:date="2024-12-17T10:17:00Z" w16du:dateUtc="2024-12-17T10:17:00Z">
        <w:r w:rsidRPr="00524356" w:rsidDel="00EF2431">
          <w:rPr>
            <w:b w:val="0"/>
            <w:iCs w:val="0"/>
          </w:rPr>
          <w:fldChar w:fldCharType="begin"/>
        </w:r>
        <w:r w:rsidRPr="00524356" w:rsidDel="00EF2431">
          <w:delInstrText xml:space="preserve"> TC "</w:delInstrText>
        </w:r>
        <w:bookmarkStart w:id="375" w:name="_Toc183094409"/>
        <w:r w:rsidRPr="00524356" w:rsidDel="00EF2431">
          <w:delInstrText>1.2</w:delInstrText>
        </w:r>
        <w:r w:rsidRPr="00524356" w:rsidDel="00EF2431">
          <w:tab/>
          <w:delInstrText>Trial design including blinding</w:delInstrText>
        </w:r>
        <w:bookmarkEnd w:id="375"/>
        <w:r w:rsidRPr="00524356" w:rsidDel="00EF2431">
          <w:delInstrText xml:space="preserve">" \f C \l "1" </w:delInstrText>
        </w:r>
        <w:r w:rsidRPr="00524356" w:rsidDel="00EF2431">
          <w:rPr>
            <w:b w:val="0"/>
            <w:iCs w:val="0"/>
          </w:rPr>
          <w:fldChar w:fldCharType="end"/>
        </w:r>
        <w:bookmarkStart w:id="376" w:name="_Toc183099238"/>
        <w:bookmarkEnd w:id="376"/>
      </w:del>
    </w:p>
    <w:p w14:paraId="188BEC16" w14:textId="0CCDFB20" w:rsidR="001A29C3" w:rsidRPr="00FE7127" w:rsidDel="00217E82" w:rsidRDefault="00E47BBD" w:rsidP="004A016C">
      <w:pPr>
        <w:rPr>
          <w:del w:id="377" w:author="Dominic Stringer" w:date="2024-11-21T14:38:00Z" w16du:dateUtc="2024-11-21T14:38:00Z"/>
          <w:i/>
          <w:iCs/>
          <w:sz w:val="22"/>
          <w:szCs w:val="22"/>
        </w:rPr>
      </w:pPr>
      <w:ins w:id="378" w:author="Dominic Stringer" w:date="2024-11-21T14:37:00Z" w16du:dateUtc="2024-11-21T14:37:00Z">
        <w:r w:rsidRPr="00FE7127">
          <w:rPr>
            <w:i/>
            <w:iCs/>
            <w:sz w:val="22"/>
            <w:szCs w:val="22"/>
            <w:highlight w:val="yellow"/>
          </w:rPr>
          <w:t>Description of w</w:t>
        </w:r>
      </w:ins>
      <w:ins w:id="379" w:author="Dominic Stringer" w:date="2024-11-21T14:38:00Z" w16du:dateUtc="2024-11-21T14:38:00Z">
        <w:r w:rsidR="00217E82" w:rsidRPr="00FE7127">
          <w:rPr>
            <w:i/>
            <w:iCs/>
            <w:sz w:val="22"/>
            <w:szCs w:val="22"/>
            <w:highlight w:val="yellow"/>
          </w:rPr>
          <w:t>hich members of the research team (including statisticians) are</w:t>
        </w:r>
      </w:ins>
      <w:ins w:id="380" w:author="Dominic Stringer" w:date="2024-11-21T14:37:00Z" w16du:dateUtc="2024-11-21T14:37:00Z">
        <w:r w:rsidRPr="00FE7127">
          <w:rPr>
            <w:i/>
            <w:iCs/>
            <w:sz w:val="22"/>
            <w:szCs w:val="22"/>
            <w:highlight w:val="yellow"/>
          </w:rPr>
          <w:t xml:space="preserve"> blinded</w:t>
        </w:r>
      </w:ins>
      <w:ins w:id="381" w:author="Dominic Stringer" w:date="2024-11-21T14:38:00Z" w16du:dateUtc="2024-11-21T14:38:00Z">
        <w:r w:rsidRPr="00FE7127">
          <w:rPr>
            <w:i/>
            <w:iCs/>
            <w:sz w:val="22"/>
            <w:szCs w:val="22"/>
            <w:highlight w:val="yellow"/>
          </w:rPr>
          <w:t xml:space="preserve"> or partially blinded should be included here</w:t>
        </w:r>
      </w:ins>
      <w:ins w:id="382" w:author="Dominic Stringer" w:date="2024-11-21T14:45:00Z" w16du:dateUtc="2024-11-21T14:45:00Z">
        <w:r w:rsidR="00242263" w:rsidRPr="00FE7127">
          <w:rPr>
            <w:i/>
            <w:iCs/>
            <w:sz w:val="22"/>
            <w:szCs w:val="22"/>
            <w:highlight w:val="yellow"/>
          </w:rPr>
          <w:t>, with distinctions made as t</w:t>
        </w:r>
      </w:ins>
      <w:ins w:id="383" w:author="Dominic Stringer" w:date="2024-11-21T14:46:00Z" w16du:dateUtc="2024-11-21T14:46:00Z">
        <w:r w:rsidR="00242263" w:rsidRPr="00FE7127">
          <w:rPr>
            <w:i/>
            <w:iCs/>
            <w:sz w:val="22"/>
            <w:szCs w:val="22"/>
            <w:highlight w:val="yellow"/>
          </w:rPr>
          <w:t>o individual-level and group</w:t>
        </w:r>
      </w:ins>
      <w:ins w:id="384" w:author="Dominic Stringer" w:date="2024-11-22T13:34:00Z" w16du:dateUtc="2024-11-22T13:34:00Z">
        <w:r w:rsidR="00BD1B9D" w:rsidRPr="00FE7127">
          <w:rPr>
            <w:i/>
            <w:iCs/>
            <w:sz w:val="22"/>
            <w:szCs w:val="22"/>
            <w:highlight w:val="yellow"/>
          </w:rPr>
          <w:t>-</w:t>
        </w:r>
      </w:ins>
      <w:ins w:id="385" w:author="Dominic Stringer" w:date="2024-11-21T14:46:00Z" w16du:dateUtc="2024-11-21T14:46:00Z">
        <w:r w:rsidR="00242263" w:rsidRPr="00FE7127">
          <w:rPr>
            <w:i/>
            <w:iCs/>
            <w:sz w:val="22"/>
            <w:szCs w:val="22"/>
            <w:highlight w:val="yellow"/>
          </w:rPr>
          <w:t xml:space="preserve"> level blinding</w:t>
        </w:r>
      </w:ins>
      <w:ins w:id="386" w:author="Dominic Stringer" w:date="2024-11-22T13:34:00Z" w16du:dateUtc="2024-11-22T13:34:00Z">
        <w:r w:rsidR="00BD1B9D" w:rsidRPr="00FE7127">
          <w:rPr>
            <w:i/>
            <w:iCs/>
            <w:sz w:val="22"/>
            <w:szCs w:val="22"/>
            <w:highlight w:val="yellow"/>
          </w:rPr>
          <w:t>.</w:t>
        </w:r>
      </w:ins>
      <w:ins w:id="387" w:author="Dominic Stringer" w:date="2024-11-22T13:35:00Z" w16du:dateUtc="2024-11-22T13:35:00Z">
        <w:r w:rsidR="00BD1B9D">
          <w:rPr>
            <w:i/>
            <w:iCs/>
            <w:sz w:val="22"/>
            <w:szCs w:val="22"/>
            <w:highlight w:val="yellow"/>
          </w:rPr>
          <w:t xml:space="preserve"> </w:t>
        </w:r>
      </w:ins>
      <w:ins w:id="388" w:author="Dominic Stringer" w:date="2024-11-21T14:46:00Z" w16du:dateUtc="2024-11-21T14:46:00Z">
        <w:r w:rsidR="00242263" w:rsidRPr="00FE7127">
          <w:rPr>
            <w:i/>
            <w:iCs/>
            <w:sz w:val="22"/>
            <w:szCs w:val="22"/>
            <w:highlight w:val="yellow"/>
          </w:rPr>
          <w:t xml:space="preserve">Timing of </w:t>
        </w:r>
        <w:r w:rsidR="00CE5F74" w:rsidRPr="00FE7127">
          <w:rPr>
            <w:i/>
            <w:iCs/>
            <w:sz w:val="22"/>
            <w:szCs w:val="22"/>
            <w:highlight w:val="yellow"/>
          </w:rPr>
          <w:t>when statisticians and other members of team as necessary are unblinded should also be included.</w:t>
        </w:r>
      </w:ins>
      <w:ins w:id="389" w:author="Dominic Stringer" w:date="2024-11-21T14:38:00Z" w16du:dateUtc="2024-11-21T14:38:00Z">
        <w:r w:rsidR="00217E82" w:rsidRPr="00FE7127">
          <w:rPr>
            <w:i/>
            <w:iCs/>
            <w:sz w:val="22"/>
            <w:szCs w:val="22"/>
          </w:rPr>
          <w:t xml:space="preserve"> </w:t>
        </w:r>
      </w:ins>
    </w:p>
    <w:p w14:paraId="4AECC6DB" w14:textId="77777777" w:rsidR="001A29C3" w:rsidRPr="00FE7127" w:rsidRDefault="001A29C3" w:rsidP="000E21A1">
      <w:pPr>
        <w:rPr>
          <w:i/>
          <w:iCs/>
          <w:sz w:val="22"/>
          <w:szCs w:val="22"/>
        </w:rPr>
      </w:pPr>
    </w:p>
    <w:p w14:paraId="7895A89B" w14:textId="77777777" w:rsidR="001A29C3" w:rsidRPr="00524356" w:rsidRDefault="001A29C3" w:rsidP="00B57D1D">
      <w:pPr>
        <w:pStyle w:val="Heading2"/>
      </w:pPr>
      <w:r w:rsidRPr="00524356">
        <w:br w:type="page"/>
      </w:r>
      <w:bookmarkStart w:id="390" w:name="_Toc183099239"/>
      <w:bookmarkStart w:id="391" w:name="_Toc185323529"/>
      <w:r w:rsidRPr="00524356">
        <w:lastRenderedPageBreak/>
        <w:t>Figure 1. Trial design flow diagram</w:t>
      </w:r>
      <w:bookmarkEnd w:id="390"/>
      <w:bookmarkEnd w:id="391"/>
      <w:r w:rsidRPr="00524356">
        <w:fldChar w:fldCharType="begin"/>
      </w:r>
      <w:r w:rsidRPr="00524356">
        <w:instrText xml:space="preserve"> TC "</w:instrText>
      </w:r>
      <w:bookmarkStart w:id="392" w:name="_Toc183094410"/>
      <w:r w:rsidRPr="00524356">
        <w:instrText>Figure 1. Trial design flow diagram</w:instrText>
      </w:r>
      <w:bookmarkEnd w:id="392"/>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72393EA4" w14:textId="4800702F" w:rsidR="001A29C3" w:rsidRPr="00524356" w:rsidRDefault="001A29C3" w:rsidP="00B57D1D">
      <w:pPr>
        <w:pStyle w:val="Heading2"/>
      </w:pPr>
      <w:r w:rsidRPr="00524356">
        <w:br w:type="page"/>
      </w:r>
      <w:bookmarkStart w:id="393" w:name="_Toc183099240"/>
      <w:bookmarkStart w:id="394" w:name="_Toc185323530"/>
      <w:r w:rsidRPr="00524356">
        <w:lastRenderedPageBreak/>
        <w:t>Method of allocation of groups</w:t>
      </w:r>
      <w:bookmarkEnd w:id="393"/>
      <w:bookmarkEnd w:id="394"/>
      <w:r w:rsidRPr="00524356">
        <w:fldChar w:fldCharType="begin"/>
      </w:r>
      <w:r w:rsidRPr="00524356">
        <w:instrText xml:space="preserve"> TC "</w:instrText>
      </w:r>
      <w:bookmarkStart w:id="395" w:name="_Toc183094411"/>
      <w:r w:rsidRPr="00524356">
        <w:instrText>1.3</w:instrText>
      </w:r>
      <w:r w:rsidRPr="00524356">
        <w:tab/>
        <w:instrText>Method of allocation of groups</w:instrText>
      </w:r>
      <w:bookmarkEnd w:id="395"/>
      <w:r w:rsidRPr="00524356">
        <w:instrText xml:space="preserve">" \f C \l "1" </w:instrText>
      </w:r>
      <w:r w:rsidRPr="00524356">
        <w:fldChar w:fldCharType="end"/>
      </w:r>
    </w:p>
    <w:p w14:paraId="192519EF" w14:textId="2B559E93" w:rsidR="001A29C3" w:rsidRPr="00FE7127" w:rsidDel="00EF2431" w:rsidRDefault="001A29C3" w:rsidP="000E21A1">
      <w:pPr>
        <w:rPr>
          <w:del w:id="396" w:author="Dominic Stringer" w:date="2024-12-17T10:17:00Z" w16du:dateUtc="2024-12-17T10:17:00Z"/>
          <w:sz w:val="22"/>
          <w:szCs w:val="22"/>
        </w:rPr>
      </w:pPr>
    </w:p>
    <w:p w14:paraId="3F609F25" w14:textId="520F5510" w:rsidR="001A29C3" w:rsidRPr="00FE7127" w:rsidRDefault="001A29C3" w:rsidP="000E21A1">
      <w:pPr>
        <w:rPr>
          <w:sz w:val="22"/>
          <w:szCs w:val="22"/>
        </w:rPr>
      </w:pPr>
      <w:r w:rsidRPr="004C495C">
        <w:rPr>
          <w:sz w:val="22"/>
          <w:szCs w:val="22"/>
        </w:rPr>
        <w:t xml:space="preserve">Once baseline assessments are complete, the individuals will be </w:t>
      </w:r>
      <w:proofErr w:type="spellStart"/>
      <w:r w:rsidRPr="004C495C">
        <w:rPr>
          <w:sz w:val="22"/>
          <w:szCs w:val="22"/>
        </w:rPr>
        <w:t>randomised</w:t>
      </w:r>
      <w:proofErr w:type="spellEnd"/>
      <w:r w:rsidRPr="004C495C">
        <w:rPr>
          <w:sz w:val="22"/>
          <w:szCs w:val="22"/>
        </w:rPr>
        <w:t xml:space="preserve"> to one of the treatment arms</w:t>
      </w:r>
      <w:del w:id="397" w:author="Dominic Stringer" w:date="2024-12-17T10:48:00Z" w16du:dateUtc="2024-12-17T10:48:00Z">
        <w:r w:rsidRPr="004C495C" w:rsidDel="008D6D5E">
          <w:rPr>
            <w:sz w:val="22"/>
            <w:szCs w:val="22"/>
          </w:rPr>
          <w:delText xml:space="preserve">.  </w:delText>
        </w:r>
      </w:del>
      <w:ins w:id="398" w:author="Dominic Stringer" w:date="2024-12-17T10:48:00Z" w16du:dateUtc="2024-12-17T10:48:00Z">
        <w:r w:rsidR="008D6D5E" w:rsidRPr="004C495C">
          <w:rPr>
            <w:sz w:val="22"/>
            <w:szCs w:val="22"/>
          </w:rPr>
          <w:t xml:space="preserve">. </w:t>
        </w:r>
      </w:ins>
      <w:proofErr w:type="spellStart"/>
      <w:r w:rsidRPr="004C495C">
        <w:rPr>
          <w:sz w:val="22"/>
          <w:szCs w:val="22"/>
        </w:rPr>
        <w:t>Randomisation</w:t>
      </w:r>
      <w:proofErr w:type="spellEnd"/>
      <w:r w:rsidRPr="004C495C">
        <w:rPr>
          <w:sz w:val="22"/>
          <w:szCs w:val="22"/>
        </w:rPr>
        <w:t xml:space="preserve"> will be done in a </w:t>
      </w:r>
      <w:del w:id="399" w:author="Gordon Forbes" w:date="2025-08-07T14:38:00Z" w16du:dateUtc="2025-08-07T13:38:00Z">
        <w:r w:rsidRPr="004C495C" w:rsidDel="00512EC7">
          <w:rPr>
            <w:sz w:val="22"/>
            <w:szCs w:val="22"/>
          </w:rPr>
          <w:delText>x:x</w:delText>
        </w:r>
      </w:del>
      <w:ins w:id="400" w:author="Gordon Forbes" w:date="2025-08-07T14:38:00Z" w16du:dateUtc="2025-08-07T13:38:00Z">
        <w:r w:rsidR="00512EC7">
          <w:rPr>
            <w:sz w:val="22"/>
            <w:szCs w:val="22"/>
          </w:rPr>
          <w:t>{{</w:t>
        </w:r>
        <w:proofErr w:type="spellStart"/>
        <w:r w:rsidR="00512EC7">
          <w:rPr>
            <w:sz w:val="22"/>
            <w:szCs w:val="22"/>
          </w:rPr>
          <w:t>allocation_ratio</w:t>
        </w:r>
        <w:proofErr w:type="spellEnd"/>
        <w:r w:rsidR="00512EC7">
          <w:rPr>
            <w:sz w:val="22"/>
            <w:szCs w:val="22"/>
          </w:rPr>
          <w:t>}}</w:t>
        </w:r>
      </w:ins>
      <w:r w:rsidRPr="004C495C">
        <w:rPr>
          <w:sz w:val="22"/>
          <w:szCs w:val="22"/>
        </w:rPr>
        <w:t xml:space="preserve"> ratio</w:t>
      </w:r>
      <w:del w:id="401" w:author="Dominic Stringer" w:date="2024-12-17T10:48:00Z" w16du:dateUtc="2024-12-17T10:48:00Z">
        <w:r w:rsidRPr="004C495C" w:rsidDel="008D6D5E">
          <w:rPr>
            <w:sz w:val="22"/>
            <w:szCs w:val="22"/>
          </w:rPr>
          <w:delText xml:space="preserve">.  </w:delText>
        </w:r>
      </w:del>
      <w:ins w:id="402" w:author="Dominic Stringer" w:date="2024-12-17T10:48:00Z" w16du:dateUtc="2024-12-17T10:48:00Z">
        <w:r w:rsidR="008D6D5E" w:rsidRPr="004C495C">
          <w:rPr>
            <w:sz w:val="22"/>
            <w:szCs w:val="22"/>
          </w:rPr>
          <w:t xml:space="preserve">. </w:t>
        </w:r>
      </w:ins>
      <w:proofErr w:type="spellStart"/>
      <w:r w:rsidRPr="004C495C">
        <w:rPr>
          <w:sz w:val="22"/>
          <w:szCs w:val="22"/>
        </w:rPr>
        <w:t>Randomisation</w:t>
      </w:r>
      <w:proofErr w:type="spellEnd"/>
      <w:r w:rsidRPr="004C495C">
        <w:rPr>
          <w:sz w:val="22"/>
          <w:szCs w:val="22"/>
        </w:rPr>
        <w:t xml:space="preserve"> is at the </w:t>
      </w:r>
      <w:del w:id="403" w:author="Gordon Forbes" w:date="2025-08-07T14:38:00Z" w16du:dateUtc="2025-08-07T13:38:00Z">
        <w:r w:rsidRPr="004C495C" w:rsidDel="00512EC7">
          <w:rPr>
            <w:sz w:val="22"/>
            <w:szCs w:val="22"/>
          </w:rPr>
          <w:delText>patient/xxx</w:delText>
        </w:r>
      </w:del>
      <w:ins w:id="404" w:author="Gordon Forbes" w:date="2025-08-07T14:38:00Z" w16du:dateUtc="2025-08-07T13:38:00Z">
        <w:r w:rsidR="00512EC7">
          <w:rPr>
            <w:sz w:val="22"/>
            <w:szCs w:val="22"/>
          </w:rPr>
          <w:t>{{</w:t>
        </w:r>
        <w:proofErr w:type="spellStart"/>
        <w:r w:rsidR="00512EC7">
          <w:rPr>
            <w:sz w:val="22"/>
            <w:szCs w:val="22"/>
          </w:rPr>
          <w:t>randomization_level</w:t>
        </w:r>
        <w:proofErr w:type="spellEnd"/>
        <w:r w:rsidR="00512EC7">
          <w:rPr>
            <w:sz w:val="22"/>
            <w:szCs w:val="22"/>
          </w:rPr>
          <w:t>}}</w:t>
        </w:r>
      </w:ins>
      <w:r w:rsidRPr="004C495C">
        <w:rPr>
          <w:sz w:val="22"/>
          <w:szCs w:val="22"/>
        </w:rPr>
        <w:t xml:space="preserve"> level and is performed using an online </w:t>
      </w:r>
      <w:proofErr w:type="spellStart"/>
      <w:r w:rsidRPr="004C495C">
        <w:rPr>
          <w:sz w:val="22"/>
          <w:szCs w:val="22"/>
        </w:rPr>
        <w:t>randomisation</w:t>
      </w:r>
      <w:proofErr w:type="spellEnd"/>
      <w:r w:rsidRPr="004C495C">
        <w:rPr>
          <w:sz w:val="22"/>
          <w:szCs w:val="22"/>
        </w:rPr>
        <w:t xml:space="preserve"> system set up by </w:t>
      </w:r>
      <w:del w:id="405" w:author="Aleksandra Kata" w:date="2024-09-27T14:25:00Z" w16du:dateUtc="2024-09-27T13:25:00Z">
        <w:r w:rsidRPr="004C495C" w:rsidDel="003F1350">
          <w:rPr>
            <w:sz w:val="22"/>
            <w:szCs w:val="22"/>
          </w:rPr>
          <w:delText>the Mental Health and Neuroscience</w:delText>
        </w:r>
      </w:del>
      <w:ins w:id="406" w:author="Aleksandra Kata" w:date="2024-09-27T14:25:00Z" w16du:dateUtc="2024-09-27T13:25:00Z">
        <w:r w:rsidR="003F1350" w:rsidRPr="004C495C">
          <w:rPr>
            <w:sz w:val="22"/>
            <w:szCs w:val="22"/>
          </w:rPr>
          <w:t>King’s</w:t>
        </w:r>
      </w:ins>
      <w:r w:rsidRPr="004C495C">
        <w:rPr>
          <w:sz w:val="22"/>
          <w:szCs w:val="22"/>
        </w:rPr>
        <w:t xml:space="preserve"> Clinical Trials Unit (</w:t>
      </w:r>
      <w:ins w:id="407" w:author="Aleksandra Kata" w:date="2024-09-27T14:25:00Z" w16du:dateUtc="2024-09-27T13:25:00Z">
        <w:r w:rsidR="003F1350" w:rsidRPr="004C495C">
          <w:rPr>
            <w:sz w:val="22"/>
            <w:szCs w:val="22"/>
          </w:rPr>
          <w:t>K</w:t>
        </w:r>
      </w:ins>
      <w:r w:rsidRPr="004C495C">
        <w:rPr>
          <w:sz w:val="22"/>
          <w:szCs w:val="22"/>
        </w:rPr>
        <w:t>CTU)</w:t>
      </w:r>
      <w:del w:id="408" w:author="Aleksandra Kata" w:date="2024-09-27T14:25:00Z" w16du:dateUtc="2024-09-27T13:25:00Z">
        <w:r w:rsidRPr="004C495C" w:rsidDel="00B45CBB">
          <w:rPr>
            <w:sz w:val="22"/>
            <w:szCs w:val="22"/>
          </w:rPr>
          <w:delText xml:space="preserve"> at the Institute of Psychiatry in London</w:delText>
        </w:r>
      </w:del>
      <w:r w:rsidRPr="004C495C">
        <w:rPr>
          <w:sz w:val="22"/>
          <w:szCs w:val="22"/>
        </w:rPr>
        <w:t xml:space="preserve">. </w:t>
      </w:r>
      <w:proofErr w:type="spellStart"/>
      <w:r w:rsidRPr="004C495C">
        <w:rPr>
          <w:sz w:val="22"/>
          <w:szCs w:val="22"/>
        </w:rPr>
        <w:t>Randomisation</w:t>
      </w:r>
      <w:proofErr w:type="spellEnd"/>
      <w:r w:rsidRPr="004C495C">
        <w:rPr>
          <w:sz w:val="22"/>
          <w:szCs w:val="22"/>
        </w:rPr>
        <w:t xml:space="preserve"> is stratified by </w:t>
      </w:r>
      <w:del w:id="409" w:author="Gordon Forbes" w:date="2025-08-07T14:38:00Z" w16du:dateUtc="2025-08-07T13:38:00Z">
        <w:r w:rsidRPr="004C495C" w:rsidDel="00512EC7">
          <w:rPr>
            <w:sz w:val="22"/>
            <w:szCs w:val="22"/>
          </w:rPr>
          <w:delText xml:space="preserve">xxx </w:delText>
        </w:r>
      </w:del>
      <w:ins w:id="410" w:author="Gordon Forbes" w:date="2025-08-07T14:38:00Z" w16du:dateUtc="2025-08-07T13:38:00Z">
        <w:r w:rsidR="00512EC7">
          <w:rPr>
            <w:sz w:val="22"/>
            <w:szCs w:val="22"/>
          </w:rPr>
          <w:t>{{</w:t>
        </w:r>
        <w:proofErr w:type="spellStart"/>
        <w:r w:rsidR="00512EC7">
          <w:rPr>
            <w:sz w:val="22"/>
            <w:szCs w:val="22"/>
          </w:rPr>
          <w:t>stratification_factors</w:t>
        </w:r>
        <w:proofErr w:type="spellEnd"/>
        <w:r w:rsidR="00512EC7">
          <w:rPr>
            <w:sz w:val="22"/>
            <w:szCs w:val="22"/>
          </w:rPr>
          <w:t>}}</w:t>
        </w:r>
        <w:r w:rsidR="00512EC7" w:rsidRPr="004C495C">
          <w:rPr>
            <w:sz w:val="22"/>
            <w:szCs w:val="22"/>
          </w:rPr>
          <w:t xml:space="preserve"> </w:t>
        </w:r>
      </w:ins>
      <w:r w:rsidRPr="004C495C">
        <w:rPr>
          <w:sz w:val="22"/>
          <w:szCs w:val="22"/>
        </w:rPr>
        <w:t xml:space="preserve">with variable block sizes to ensure that equal numbers of patients are allocated to the </w:t>
      </w:r>
      <w:ins w:id="411" w:author="Gordon Forbes" w:date="2025-08-07T14:39:00Z" w16du:dateUtc="2025-08-07T13:39:00Z">
        <w:r w:rsidR="000A6B32">
          <w:rPr>
            <w:sz w:val="22"/>
            <w:szCs w:val="22"/>
          </w:rPr>
          <w:t>{{</w:t>
        </w:r>
        <w:proofErr w:type="spellStart"/>
        <w:r w:rsidR="000A6B32">
          <w:rPr>
            <w:sz w:val="22"/>
            <w:szCs w:val="22"/>
          </w:rPr>
          <w:t>number_of_arms</w:t>
        </w:r>
        <w:proofErr w:type="spellEnd"/>
        <w:r w:rsidR="000A6B32">
          <w:rPr>
            <w:sz w:val="22"/>
            <w:szCs w:val="22"/>
          </w:rPr>
          <w:t>}}</w:t>
        </w:r>
      </w:ins>
      <w:del w:id="412" w:author="Gordon Forbes" w:date="2025-08-07T14:39:00Z" w16du:dateUtc="2025-08-07T13:39:00Z">
        <w:r w:rsidRPr="004C495C" w:rsidDel="000A6B32">
          <w:rPr>
            <w:sz w:val="22"/>
            <w:szCs w:val="22"/>
          </w:rPr>
          <w:delText xml:space="preserve">xxx </w:delText>
        </w:r>
      </w:del>
      <w:r w:rsidRPr="004C495C">
        <w:rPr>
          <w:sz w:val="22"/>
          <w:szCs w:val="22"/>
        </w:rPr>
        <w:t>arms within each xxx. The procedure is as follows:  On receipt of the baseline questionnaire, the Trial Co</w:t>
      </w:r>
      <w:del w:id="413" w:author="Dominic Stringer" w:date="2024-12-17T10:07:00Z" w16du:dateUtc="2024-12-17T10:07:00Z">
        <w:r w:rsidRPr="004C495C" w:rsidDel="007F5F7B">
          <w:rPr>
            <w:sz w:val="22"/>
            <w:szCs w:val="22"/>
          </w:rPr>
          <w:delText>-</w:delText>
        </w:r>
      </w:del>
      <w:r w:rsidRPr="004C495C">
        <w:rPr>
          <w:sz w:val="22"/>
          <w:szCs w:val="22"/>
        </w:rPr>
        <w:t xml:space="preserve">ordinator electronically submits details of each participant to the CTU. This </w:t>
      </w:r>
      <w:del w:id="414" w:author="Dominic Stringer" w:date="2024-12-17T10:48:00Z" w16du:dateUtc="2024-12-17T10:48:00Z">
        <w:r w:rsidRPr="004C495C" w:rsidDel="00CE0BC3">
          <w:rPr>
            <w:sz w:val="22"/>
            <w:szCs w:val="22"/>
          </w:rPr>
          <w:delText>includes:</w:delText>
        </w:r>
      </w:del>
      <w:ins w:id="415" w:author="Dominic Stringer" w:date="2024-12-17T10:48:00Z" w16du:dateUtc="2024-12-17T10:48:00Z">
        <w:r w:rsidR="00CE0BC3" w:rsidRPr="004C495C">
          <w:rPr>
            <w:sz w:val="22"/>
            <w:szCs w:val="22"/>
          </w:rPr>
          <w:t>includes</w:t>
        </w:r>
      </w:ins>
      <w:r w:rsidRPr="004C495C">
        <w:rPr>
          <w:sz w:val="22"/>
          <w:szCs w:val="22"/>
        </w:rPr>
        <w:t xml:space="preserve"> participant ID number, site, </w:t>
      </w:r>
      <w:del w:id="416" w:author="Dominic Stringer" w:date="2024-12-17T10:48:00Z" w16du:dateUtc="2024-12-17T10:48:00Z">
        <w:r w:rsidRPr="004C495C" w:rsidDel="008D6D5E">
          <w:rPr>
            <w:sz w:val="22"/>
            <w:szCs w:val="22"/>
          </w:rPr>
          <w:delText>initials</w:delText>
        </w:r>
      </w:del>
      <w:ins w:id="417" w:author="Dominic Stringer" w:date="2024-12-17T10:48:00Z" w16du:dateUtc="2024-12-17T10:48:00Z">
        <w:r w:rsidR="008D6D5E" w:rsidRPr="004C495C">
          <w:rPr>
            <w:sz w:val="22"/>
            <w:szCs w:val="22"/>
          </w:rPr>
          <w:t>initials,</w:t>
        </w:r>
      </w:ins>
      <w:r w:rsidRPr="004C495C">
        <w:rPr>
          <w:sz w:val="22"/>
          <w:szCs w:val="22"/>
        </w:rPr>
        <w:t xml:space="preserve"> and date of birth. The system immediately notifies the relevant xxx and records the </w:t>
      </w:r>
      <w:proofErr w:type="spellStart"/>
      <w:r w:rsidRPr="004C495C">
        <w:rPr>
          <w:sz w:val="22"/>
          <w:szCs w:val="22"/>
        </w:rPr>
        <w:t>randomisation</w:t>
      </w:r>
      <w:proofErr w:type="spellEnd"/>
      <w:r w:rsidRPr="004C495C">
        <w:rPr>
          <w:sz w:val="22"/>
          <w:szCs w:val="22"/>
        </w:rPr>
        <w:t xml:space="preserve"> outcome</w:t>
      </w:r>
      <w:del w:id="418" w:author="Dominic Stringer" w:date="2024-12-17T10:48:00Z" w16du:dateUtc="2024-12-17T10:48:00Z">
        <w:r w:rsidRPr="004C495C" w:rsidDel="008D6D5E">
          <w:rPr>
            <w:sz w:val="22"/>
            <w:szCs w:val="22"/>
          </w:rPr>
          <w:delText xml:space="preserve">.  </w:delText>
        </w:r>
      </w:del>
      <w:ins w:id="419" w:author="Dominic Stringer" w:date="2024-12-17T10:48:00Z" w16du:dateUtc="2024-12-17T10:48:00Z">
        <w:r w:rsidR="008D6D5E" w:rsidRPr="004C495C">
          <w:rPr>
            <w:sz w:val="22"/>
            <w:szCs w:val="22"/>
          </w:rPr>
          <w:t xml:space="preserve">. </w:t>
        </w:r>
      </w:ins>
      <w:r w:rsidRPr="004C495C">
        <w:rPr>
          <w:sz w:val="22"/>
          <w:szCs w:val="22"/>
        </w:rPr>
        <w:t>The Trial Co</w:t>
      </w:r>
      <w:del w:id="420" w:author="Dominic Stringer" w:date="2024-12-17T10:08:00Z" w16du:dateUtc="2024-12-17T10:08:00Z">
        <w:r w:rsidRPr="004C495C" w:rsidDel="007F5F7B">
          <w:rPr>
            <w:sz w:val="22"/>
            <w:szCs w:val="22"/>
          </w:rPr>
          <w:delText>-</w:delText>
        </w:r>
      </w:del>
      <w:r w:rsidRPr="004C495C">
        <w:rPr>
          <w:sz w:val="22"/>
          <w:szCs w:val="22"/>
        </w:rPr>
        <w:t xml:space="preserve">ordinator does not receive the </w:t>
      </w:r>
      <w:proofErr w:type="spellStart"/>
      <w:r w:rsidRPr="004C495C">
        <w:rPr>
          <w:sz w:val="22"/>
          <w:szCs w:val="22"/>
        </w:rPr>
        <w:t>randomisation</w:t>
      </w:r>
      <w:proofErr w:type="spellEnd"/>
      <w:r w:rsidRPr="004C495C">
        <w:rPr>
          <w:sz w:val="22"/>
          <w:szCs w:val="22"/>
        </w:rPr>
        <w:t xml:space="preserve"> outcome.</w:t>
      </w:r>
      <w:r w:rsidRPr="00FE7127">
        <w:rPr>
          <w:sz w:val="22"/>
          <w:szCs w:val="22"/>
        </w:rPr>
        <w:t xml:space="preserve"> </w:t>
      </w:r>
    </w:p>
    <w:p w14:paraId="78C6268E" w14:textId="77777777" w:rsidR="001A29C3" w:rsidRPr="00524356" w:rsidRDefault="001A29C3" w:rsidP="000E21A1"/>
    <w:p w14:paraId="725DB6A5" w14:textId="77777777" w:rsidR="000A6B32" w:rsidRDefault="001A29C3" w:rsidP="00B57D1D">
      <w:pPr>
        <w:pStyle w:val="Heading2"/>
        <w:rPr>
          <w:ins w:id="421" w:author="Gordon Forbes" w:date="2025-08-07T14:39:00Z" w16du:dateUtc="2025-08-07T13:39:00Z"/>
        </w:rPr>
      </w:pPr>
      <w:del w:id="422" w:author="Dominic Stringer" w:date="2024-11-21T15:13:00Z" w16du:dateUtc="2024-11-21T15:13:00Z">
        <w:r w:rsidRPr="00524356" w:rsidDel="00FA602D">
          <w:delText>1.4</w:delText>
        </w:r>
        <w:r w:rsidRPr="00524356" w:rsidDel="00FA602D">
          <w:tab/>
        </w:r>
      </w:del>
      <w:bookmarkStart w:id="423" w:name="_Toc183099241"/>
      <w:bookmarkStart w:id="424" w:name="_Toc185323531"/>
      <w:r w:rsidRPr="00524356">
        <w:t>Duration of the treatment period</w:t>
      </w:r>
      <w:bookmarkEnd w:id="423"/>
      <w:bookmarkEnd w:id="424"/>
    </w:p>
    <w:p w14:paraId="64C206CD" w14:textId="0EC1A715" w:rsidR="001A29C3" w:rsidRPr="000A6B32" w:rsidRDefault="000A6B32">
      <w:pPr>
        <w:pStyle w:val="Heading2"/>
        <w:numPr>
          <w:ilvl w:val="0"/>
          <w:numId w:val="0"/>
        </w:numPr>
        <w:rPr>
          <w:b w:val="0"/>
          <w:bCs/>
          <w:rPrChange w:id="425" w:author="Gordon Forbes" w:date="2025-08-07T14:39:00Z" w16du:dateUtc="2025-08-07T13:39:00Z">
            <w:rPr/>
          </w:rPrChange>
        </w:rPr>
        <w:pPrChange w:id="426" w:author="Gordon Forbes" w:date="2025-08-07T14:39:00Z" w16du:dateUtc="2025-08-07T13:39:00Z">
          <w:pPr>
            <w:pStyle w:val="Heading2"/>
          </w:pPr>
        </w:pPrChange>
      </w:pPr>
      <w:ins w:id="427" w:author="Gordon Forbes" w:date="2025-08-07T14:39:00Z" w16du:dateUtc="2025-08-07T13:39:00Z">
        <w:r w:rsidRPr="000A6B32">
          <w:rPr>
            <w:b w:val="0"/>
            <w:bCs/>
            <w:rPrChange w:id="428" w:author="Gordon Forbes" w:date="2025-08-07T14:39:00Z" w16du:dateUtc="2025-08-07T13:39:00Z">
              <w:rPr/>
            </w:rPrChange>
          </w:rPr>
          <w:t>{{</w:t>
        </w:r>
        <w:proofErr w:type="spellStart"/>
        <w:r w:rsidRPr="000A6B32">
          <w:rPr>
            <w:b w:val="0"/>
            <w:bCs/>
            <w:rPrChange w:id="429" w:author="Gordon Forbes" w:date="2025-08-07T14:39:00Z" w16du:dateUtc="2025-08-07T13:39:00Z">
              <w:rPr/>
            </w:rPrChange>
          </w:rPr>
          <w:t>duration_of_treatment</w:t>
        </w:r>
        <w:proofErr w:type="spellEnd"/>
        <w:r w:rsidRPr="000A6B32">
          <w:rPr>
            <w:b w:val="0"/>
            <w:bCs/>
            <w:rPrChange w:id="430" w:author="Gordon Forbes" w:date="2025-08-07T14:39:00Z" w16du:dateUtc="2025-08-07T13:39:00Z">
              <w:rPr/>
            </w:rPrChange>
          </w:rPr>
          <w:t>}}</w:t>
        </w:r>
      </w:ins>
      <w:r w:rsidR="001A29C3" w:rsidRPr="000A6B32">
        <w:rPr>
          <w:b w:val="0"/>
          <w:bCs/>
          <w:rPrChange w:id="431" w:author="Gordon Forbes" w:date="2025-08-07T14:39:00Z" w16du:dateUtc="2025-08-07T13:39:00Z">
            <w:rPr/>
          </w:rPrChange>
        </w:rPr>
        <w:fldChar w:fldCharType="begin"/>
      </w:r>
      <w:r w:rsidR="001A29C3" w:rsidRPr="000A6B32">
        <w:rPr>
          <w:b w:val="0"/>
          <w:bCs/>
          <w:rPrChange w:id="432" w:author="Gordon Forbes" w:date="2025-08-07T14:39:00Z" w16du:dateUtc="2025-08-07T13:39:00Z">
            <w:rPr/>
          </w:rPrChange>
        </w:rPr>
        <w:instrText xml:space="preserve"> TC "</w:instrText>
      </w:r>
      <w:bookmarkStart w:id="433" w:name="_Toc183094412"/>
      <w:r w:rsidR="001A29C3" w:rsidRPr="000A6B32">
        <w:rPr>
          <w:b w:val="0"/>
          <w:bCs/>
          <w:rPrChange w:id="434" w:author="Gordon Forbes" w:date="2025-08-07T14:39:00Z" w16du:dateUtc="2025-08-07T13:39:00Z">
            <w:rPr/>
          </w:rPrChange>
        </w:rPr>
        <w:instrText>1.4</w:instrText>
      </w:r>
      <w:r w:rsidR="001A29C3" w:rsidRPr="000A6B32">
        <w:rPr>
          <w:b w:val="0"/>
          <w:bCs/>
          <w:rPrChange w:id="435" w:author="Gordon Forbes" w:date="2025-08-07T14:39:00Z" w16du:dateUtc="2025-08-07T13:39:00Z">
            <w:rPr/>
          </w:rPrChange>
        </w:rPr>
        <w:tab/>
        <w:instrText>Duration of the treatment period</w:instrText>
      </w:r>
      <w:bookmarkEnd w:id="433"/>
      <w:r w:rsidR="001A29C3" w:rsidRPr="000A6B32">
        <w:rPr>
          <w:b w:val="0"/>
          <w:bCs/>
          <w:rPrChange w:id="436" w:author="Gordon Forbes" w:date="2025-08-07T14:39:00Z" w16du:dateUtc="2025-08-07T13:39:00Z">
            <w:rPr/>
          </w:rPrChange>
        </w:rPr>
        <w:instrText xml:space="preserve">" \f C \l "1" </w:instrText>
      </w:r>
      <w:r w:rsidR="001A29C3" w:rsidRPr="000A6B32">
        <w:rPr>
          <w:b w:val="0"/>
          <w:bCs/>
          <w:rPrChange w:id="437" w:author="Gordon Forbes" w:date="2025-08-07T14:39:00Z" w16du:dateUtc="2025-08-07T13:39:00Z">
            <w:rPr/>
          </w:rPrChange>
        </w:rPr>
        <w:fldChar w:fldCharType="end"/>
      </w:r>
    </w:p>
    <w:p w14:paraId="028BD200" w14:textId="63712781" w:rsidR="001A29C3" w:rsidRPr="00203A27" w:rsidRDefault="00EA4B78" w:rsidP="000E21A1">
      <w:pPr>
        <w:rPr>
          <w:i/>
          <w:iCs/>
        </w:rPr>
      </w:pPr>
      <w:ins w:id="438" w:author="Dominic Stringer" w:date="2024-12-17T10:34:00Z" w16du:dateUtc="2024-12-17T10:34:00Z">
        <w:r w:rsidRPr="00203A27">
          <w:rPr>
            <w:i/>
            <w:iCs/>
            <w:highlight w:val="yellow"/>
          </w:rPr>
          <w:t>Describe duration of treatment (in each arm as appropriate)</w:t>
        </w:r>
      </w:ins>
    </w:p>
    <w:p w14:paraId="2DDDEBBD" w14:textId="77777777" w:rsidR="000A6B32" w:rsidRDefault="001A29C3" w:rsidP="00B57D1D">
      <w:pPr>
        <w:pStyle w:val="Heading2"/>
        <w:rPr>
          <w:ins w:id="439" w:author="Gordon Forbes" w:date="2025-08-07T14:39:00Z" w16du:dateUtc="2025-08-07T13:39:00Z"/>
        </w:rPr>
      </w:pPr>
      <w:del w:id="440" w:author="Dominic Stringer" w:date="2024-11-21T15:13:00Z" w16du:dateUtc="2024-11-21T15:13:00Z">
        <w:r w:rsidRPr="00524356" w:rsidDel="00FA602D">
          <w:delText>1.5</w:delText>
        </w:r>
        <w:r w:rsidRPr="00524356" w:rsidDel="00FA602D">
          <w:tab/>
        </w:r>
      </w:del>
      <w:bookmarkStart w:id="441" w:name="_Toc183099242"/>
      <w:bookmarkStart w:id="442" w:name="_Toc185323532"/>
      <w:r w:rsidRPr="00524356">
        <w:t>Frequency and duration of follow-up</w:t>
      </w:r>
      <w:bookmarkEnd w:id="441"/>
      <w:bookmarkEnd w:id="442"/>
    </w:p>
    <w:p w14:paraId="4903F037" w14:textId="7F6F1D69" w:rsidR="001A29C3" w:rsidRPr="000A6B32" w:rsidRDefault="000A6B32">
      <w:pPr>
        <w:pStyle w:val="Heading2"/>
        <w:numPr>
          <w:ilvl w:val="0"/>
          <w:numId w:val="0"/>
        </w:numPr>
        <w:rPr>
          <w:b w:val="0"/>
          <w:bCs/>
          <w:rPrChange w:id="443" w:author="Gordon Forbes" w:date="2025-08-07T14:40:00Z" w16du:dateUtc="2025-08-07T13:40:00Z">
            <w:rPr/>
          </w:rPrChange>
        </w:rPr>
        <w:pPrChange w:id="444" w:author="Gordon Forbes" w:date="2025-08-07T14:39:00Z" w16du:dateUtc="2025-08-07T13:39:00Z">
          <w:pPr>
            <w:pStyle w:val="Heading2"/>
          </w:pPr>
        </w:pPrChange>
      </w:pPr>
      <w:commentRangeStart w:id="445"/>
      <w:ins w:id="446" w:author="Gordon Forbes" w:date="2025-08-07T14:39:00Z" w16du:dateUtc="2025-08-07T13:39:00Z">
        <w:r w:rsidRPr="000A6B32">
          <w:rPr>
            <w:b w:val="0"/>
            <w:bCs/>
            <w:rPrChange w:id="447" w:author="Gordon Forbes" w:date="2025-08-07T14:40:00Z" w16du:dateUtc="2025-08-07T13:40:00Z">
              <w:rPr/>
            </w:rPrChange>
          </w:rPr>
          <w:t>{{</w:t>
        </w:r>
        <w:proofErr w:type="spellStart"/>
        <w:r w:rsidRPr="000A6B32">
          <w:rPr>
            <w:b w:val="0"/>
            <w:bCs/>
            <w:rPrChange w:id="448" w:author="Gordon Forbes" w:date="2025-08-07T14:40:00Z" w16du:dateUtc="2025-08-07T13:40:00Z">
              <w:rPr/>
            </w:rPrChange>
          </w:rPr>
          <w:t>follow_up_timepoints</w:t>
        </w:r>
        <w:proofErr w:type="spellEnd"/>
        <w:r w:rsidRPr="000A6B32">
          <w:rPr>
            <w:b w:val="0"/>
            <w:bCs/>
            <w:rPrChange w:id="449" w:author="Gordon Forbes" w:date="2025-08-07T14:40:00Z" w16du:dateUtc="2025-08-07T13:40:00Z">
              <w:rPr/>
            </w:rPrChange>
          </w:rPr>
          <w:t>}}</w:t>
        </w:r>
      </w:ins>
      <w:r w:rsidR="001A29C3" w:rsidRPr="000A6B32">
        <w:rPr>
          <w:b w:val="0"/>
          <w:bCs/>
          <w:rPrChange w:id="450" w:author="Gordon Forbes" w:date="2025-08-07T14:40:00Z" w16du:dateUtc="2025-08-07T13:40:00Z">
            <w:rPr/>
          </w:rPrChange>
        </w:rPr>
        <w:fldChar w:fldCharType="begin"/>
      </w:r>
      <w:r w:rsidR="001A29C3" w:rsidRPr="000A6B32">
        <w:rPr>
          <w:b w:val="0"/>
          <w:bCs/>
          <w:rPrChange w:id="451" w:author="Gordon Forbes" w:date="2025-08-07T14:40:00Z" w16du:dateUtc="2025-08-07T13:40:00Z">
            <w:rPr/>
          </w:rPrChange>
        </w:rPr>
        <w:instrText xml:space="preserve"> TC "</w:instrText>
      </w:r>
      <w:bookmarkStart w:id="452" w:name="_Toc183094413"/>
      <w:r w:rsidR="001A29C3" w:rsidRPr="000A6B32">
        <w:rPr>
          <w:b w:val="0"/>
          <w:bCs/>
          <w:rPrChange w:id="453" w:author="Gordon Forbes" w:date="2025-08-07T14:40:00Z" w16du:dateUtc="2025-08-07T13:40:00Z">
            <w:rPr/>
          </w:rPrChange>
        </w:rPr>
        <w:instrText>1.5</w:instrText>
      </w:r>
      <w:r w:rsidR="001A29C3" w:rsidRPr="000A6B32">
        <w:rPr>
          <w:b w:val="0"/>
          <w:bCs/>
          <w:rPrChange w:id="454" w:author="Gordon Forbes" w:date="2025-08-07T14:40:00Z" w16du:dateUtc="2025-08-07T13:40:00Z">
            <w:rPr/>
          </w:rPrChange>
        </w:rPr>
        <w:tab/>
        <w:instrText>Frequency and duration of follow-up</w:instrText>
      </w:r>
      <w:bookmarkEnd w:id="452"/>
      <w:r w:rsidR="001A29C3" w:rsidRPr="000A6B32">
        <w:rPr>
          <w:b w:val="0"/>
          <w:bCs/>
          <w:rPrChange w:id="455" w:author="Gordon Forbes" w:date="2025-08-07T14:40:00Z" w16du:dateUtc="2025-08-07T13:40:00Z">
            <w:rPr/>
          </w:rPrChange>
        </w:rPr>
        <w:instrText xml:space="preserve">" \f C \l "1" </w:instrText>
      </w:r>
      <w:r w:rsidR="001A29C3" w:rsidRPr="000A6B32">
        <w:rPr>
          <w:b w:val="0"/>
          <w:bCs/>
          <w:rPrChange w:id="456" w:author="Gordon Forbes" w:date="2025-08-07T14:40:00Z" w16du:dateUtc="2025-08-07T13:40:00Z">
            <w:rPr/>
          </w:rPrChange>
        </w:rPr>
        <w:fldChar w:fldCharType="end"/>
      </w:r>
      <w:commentRangeEnd w:id="445"/>
      <w:r w:rsidR="00141151">
        <w:rPr>
          <w:rStyle w:val="CommentReference"/>
          <w:b w:val="0"/>
          <w:iCs w:val="0"/>
          <w:u w:val="none"/>
          <w:lang w:val="en-US"/>
        </w:rPr>
        <w:commentReference w:id="445"/>
      </w:r>
    </w:p>
    <w:p w14:paraId="372339E3" w14:textId="2EB0B927" w:rsidR="001A29C3" w:rsidRPr="00FE7127" w:rsidRDefault="001A29C3" w:rsidP="000E21A1">
      <w:pPr>
        <w:rPr>
          <w:sz w:val="22"/>
          <w:szCs w:val="22"/>
        </w:rPr>
      </w:pPr>
      <w:r w:rsidRPr="00FE7127">
        <w:rPr>
          <w:sz w:val="22"/>
          <w:szCs w:val="22"/>
        </w:rPr>
        <w:t>Participants will complete follow up measures at</w:t>
      </w:r>
      <w:ins w:id="457" w:author="Dominic Stringer" w:date="2024-11-28T11:06:00Z" w16du:dateUtc="2024-11-28T11:06:00Z">
        <w:r w:rsidR="00AE6B69">
          <w:rPr>
            <w:sz w:val="22"/>
            <w:szCs w:val="22"/>
          </w:rPr>
          <w:t xml:space="preserve"> </w:t>
        </w:r>
        <w:r w:rsidR="005E1224" w:rsidRPr="00B52609">
          <w:rPr>
            <w:i/>
            <w:iCs/>
            <w:sz w:val="22"/>
            <w:szCs w:val="22"/>
            <w:highlight w:val="yellow"/>
          </w:rPr>
          <w:t>state timepoints etc</w:t>
        </w:r>
      </w:ins>
      <w:ins w:id="458" w:author="Dominic Stringer" w:date="2024-12-17T10:27:00Z" w16du:dateUtc="2024-12-17T10:27:00Z">
        <w:r w:rsidR="00F72B76">
          <w:rPr>
            <w:i/>
            <w:iCs/>
            <w:sz w:val="22"/>
            <w:szCs w:val="22"/>
          </w:rPr>
          <w:t>.</w:t>
        </w:r>
      </w:ins>
    </w:p>
    <w:p w14:paraId="5D708404" w14:textId="77777777" w:rsidR="001A29C3" w:rsidRPr="00524356" w:rsidRDefault="001A29C3" w:rsidP="000E21A1"/>
    <w:p w14:paraId="40858364" w14:textId="74D088DB" w:rsidR="001A29C3" w:rsidRPr="00524356" w:rsidRDefault="001A29C3" w:rsidP="00B57D1D">
      <w:pPr>
        <w:pStyle w:val="Heading2"/>
      </w:pPr>
      <w:del w:id="459" w:author="Dominic Stringer" w:date="2024-11-21T15:13:00Z" w16du:dateUtc="2024-11-21T15:13:00Z">
        <w:r w:rsidRPr="00524356" w:rsidDel="00FA602D">
          <w:delText>1.6</w:delText>
        </w:r>
        <w:r w:rsidRPr="00524356" w:rsidDel="00FA602D">
          <w:tab/>
        </w:r>
      </w:del>
      <w:bookmarkStart w:id="460" w:name="_Toc183099243"/>
      <w:bookmarkStart w:id="461" w:name="_Toc185323533"/>
      <w:r w:rsidRPr="00524356">
        <w:t>Visit windows</w:t>
      </w:r>
      <w:bookmarkEnd w:id="460"/>
      <w:bookmarkEnd w:id="461"/>
      <w:r w:rsidRPr="00524356">
        <w:fldChar w:fldCharType="begin"/>
      </w:r>
      <w:r w:rsidRPr="00524356">
        <w:instrText xml:space="preserve"> TC "</w:instrText>
      </w:r>
      <w:bookmarkStart w:id="462" w:name="_Toc183094414"/>
      <w:r w:rsidRPr="00524356">
        <w:instrText>1.6</w:instrText>
      </w:r>
      <w:r w:rsidRPr="00524356">
        <w:tab/>
        <w:instrText>Visit windows</w:instrText>
      </w:r>
      <w:bookmarkEnd w:id="462"/>
      <w:r w:rsidRPr="00524356">
        <w:instrText xml:space="preserve">" \f C \l "1" </w:instrText>
      </w:r>
      <w:r w:rsidRPr="00524356">
        <w:fldChar w:fldCharType="end"/>
      </w:r>
    </w:p>
    <w:p w14:paraId="6492135B" w14:textId="62C66C14" w:rsidR="00EA4B78" w:rsidRPr="00DA109C" w:rsidRDefault="00EA4B78" w:rsidP="00EA4B78">
      <w:pPr>
        <w:rPr>
          <w:ins w:id="463" w:author="Dominic Stringer" w:date="2024-12-17T10:34:00Z" w16du:dateUtc="2024-12-17T10:34:00Z"/>
          <w:i/>
          <w:iCs/>
        </w:rPr>
      </w:pPr>
      <w:ins w:id="464" w:author="Dominic Stringer" w:date="2024-12-17T10:34:00Z" w16du:dateUtc="2024-12-17T10:34:00Z">
        <w:r w:rsidRPr="00AA765F">
          <w:rPr>
            <w:i/>
            <w:iCs/>
            <w:highlight w:val="yellow"/>
          </w:rPr>
          <w:t xml:space="preserve">Describe </w:t>
        </w:r>
        <w:r w:rsidRPr="00203A27">
          <w:rPr>
            <w:i/>
            <w:iCs/>
            <w:highlight w:val="yellow"/>
          </w:rPr>
          <w:t>visit windows for assessment</w:t>
        </w:r>
      </w:ins>
      <w:ins w:id="465" w:author="Dominic Stringer" w:date="2024-12-17T10:35:00Z" w16du:dateUtc="2024-12-17T10:35:00Z">
        <w:r w:rsidRPr="00203A27">
          <w:rPr>
            <w:i/>
            <w:iCs/>
            <w:highlight w:val="yellow"/>
          </w:rPr>
          <w:t>s</w:t>
        </w:r>
      </w:ins>
    </w:p>
    <w:p w14:paraId="5D0E696B" w14:textId="7F408274" w:rsidR="001A29C3" w:rsidRPr="00524356" w:rsidRDefault="000A6B32" w:rsidP="000E21A1">
      <w:ins w:id="466" w:author="Gordon Forbes" w:date="2025-08-07T14:40:00Z" w16du:dateUtc="2025-08-07T13:40:00Z">
        <w:r>
          <w:t>{{</w:t>
        </w:r>
        <w:proofErr w:type="spellStart"/>
        <w:r>
          <w:t>visit_windows</w:t>
        </w:r>
        <w:proofErr w:type="spellEnd"/>
        <w:r>
          <w:t>}}</w:t>
        </w:r>
      </w:ins>
    </w:p>
    <w:p w14:paraId="517BDDD7" w14:textId="77777777" w:rsidR="00EF2431" w:rsidRDefault="001A29C3" w:rsidP="00B57D1D">
      <w:pPr>
        <w:pStyle w:val="Heading2"/>
        <w:rPr>
          <w:ins w:id="467" w:author="Dominic Stringer" w:date="2024-12-17T10:19:00Z" w16du:dateUtc="2024-12-17T10:19:00Z"/>
        </w:rPr>
      </w:pPr>
      <w:del w:id="468" w:author="Dominic Stringer" w:date="2024-11-21T15:13:00Z" w16du:dateUtc="2024-11-21T15:13:00Z">
        <w:r w:rsidRPr="00524356" w:rsidDel="00FA602D">
          <w:delText>1.7</w:delText>
        </w:r>
        <w:r w:rsidRPr="00524356" w:rsidDel="00FA602D">
          <w:tab/>
        </w:r>
      </w:del>
      <w:bookmarkStart w:id="469" w:name="_Toc183099244"/>
      <w:bookmarkStart w:id="470" w:name="_Toc185323534"/>
      <w:r w:rsidRPr="00524356">
        <w:t>Data collection</w:t>
      </w:r>
      <w:bookmarkEnd w:id="469"/>
      <w:bookmarkEnd w:id="470"/>
    </w:p>
    <w:p w14:paraId="5BF5B4AA" w14:textId="3A2A5AAB" w:rsidR="00AA765F" w:rsidRDefault="00AA765F" w:rsidP="00AA765F">
      <w:pPr>
        <w:rPr>
          <w:ins w:id="471" w:author="Gordon Forbes" w:date="2025-08-07T14:40:00Z" w16du:dateUtc="2025-08-07T13:40:00Z"/>
          <w:i/>
          <w:iCs/>
        </w:rPr>
      </w:pPr>
      <w:ins w:id="472" w:author="Dominic Stringer" w:date="2024-12-17T10:35:00Z" w16du:dateUtc="2024-12-17T10:35:00Z">
        <w:r w:rsidRPr="00AA765F">
          <w:rPr>
            <w:i/>
            <w:iCs/>
            <w:highlight w:val="yellow"/>
          </w:rPr>
          <w:t xml:space="preserve">Describe </w:t>
        </w:r>
        <w:r w:rsidRPr="00203A27">
          <w:rPr>
            <w:i/>
            <w:iCs/>
            <w:highlight w:val="yellow"/>
          </w:rPr>
          <w:t>data collection procedures or refer to protocol</w:t>
        </w:r>
      </w:ins>
    </w:p>
    <w:p w14:paraId="37A5D17C" w14:textId="7B0CAEC6" w:rsidR="000A6B32" w:rsidRPr="000A6B32" w:rsidRDefault="000A6B32" w:rsidP="00AA765F">
      <w:pPr>
        <w:rPr>
          <w:ins w:id="473" w:author="Dominic Stringer" w:date="2024-12-17T10:35:00Z" w16du:dateUtc="2024-12-17T10:35:00Z"/>
          <w:rPrChange w:id="474" w:author="Gordon Forbes" w:date="2025-08-07T14:40:00Z" w16du:dateUtc="2025-08-07T13:40:00Z">
            <w:rPr>
              <w:ins w:id="475" w:author="Dominic Stringer" w:date="2024-12-17T10:35:00Z" w16du:dateUtc="2024-12-17T10:35:00Z"/>
              <w:i/>
              <w:iCs/>
            </w:rPr>
          </w:rPrChange>
        </w:rPr>
      </w:pPr>
      <w:ins w:id="476" w:author="Gordon Forbes" w:date="2025-08-07T14:40:00Z" w16du:dateUtc="2025-08-07T13:40:00Z">
        <w:r>
          <w:t>{{</w:t>
        </w:r>
        <w:proofErr w:type="spellStart"/>
        <w:r>
          <w:t>data_collection_procedures</w:t>
        </w:r>
        <w:proofErr w:type="spellEnd"/>
        <w:r>
          <w:t>}}</w:t>
        </w:r>
      </w:ins>
    </w:p>
    <w:p w14:paraId="0DF12606" w14:textId="77777777" w:rsidR="00B57D1D" w:rsidRPr="00F72B76" w:rsidRDefault="00B57D1D" w:rsidP="00F72B76">
      <w:pPr>
        <w:rPr>
          <w:ins w:id="477" w:author="Dominic Stringer" w:date="2024-12-17T10:18:00Z" w16du:dateUtc="2024-12-17T10:18:00Z"/>
          <w:lang w:val="en-GB"/>
        </w:rPr>
      </w:pPr>
    </w:p>
    <w:p w14:paraId="0CEF22C3" w14:textId="71E62CEC" w:rsidR="001A29C3" w:rsidRPr="00524356" w:rsidRDefault="00EF2431" w:rsidP="00B57D1D">
      <w:pPr>
        <w:pStyle w:val="Heading2"/>
      </w:pPr>
      <w:bookmarkStart w:id="478" w:name="_Toc185323535"/>
      <w:ins w:id="479" w:author="Dominic Stringer" w:date="2024-12-17T10:18:00Z" w16du:dateUtc="2024-12-17T10:18:00Z">
        <w:r>
          <w:t>Eligibility screening</w:t>
        </w:r>
      </w:ins>
      <w:bookmarkEnd w:id="478"/>
      <w:r w:rsidR="001A29C3" w:rsidRPr="00524356">
        <w:fldChar w:fldCharType="begin"/>
      </w:r>
      <w:r w:rsidR="001A29C3" w:rsidRPr="00524356">
        <w:instrText xml:space="preserve"> TC "</w:instrText>
      </w:r>
      <w:bookmarkStart w:id="480" w:name="_Toc183094415"/>
      <w:r w:rsidR="001A29C3" w:rsidRPr="00524356">
        <w:instrText>1.7</w:instrText>
      </w:r>
      <w:r w:rsidR="001A29C3" w:rsidRPr="00524356">
        <w:tab/>
        <w:instrText>Data collection</w:instrText>
      </w:r>
      <w:bookmarkEnd w:id="480"/>
      <w:r w:rsidR="001A29C3" w:rsidRPr="00524356">
        <w:instrText xml:space="preserve">" \f C \l "1" </w:instrText>
      </w:r>
      <w:r w:rsidR="001A29C3" w:rsidRPr="00524356">
        <w:fldChar w:fldCharType="end"/>
      </w:r>
    </w:p>
    <w:p w14:paraId="4D15541A" w14:textId="77777777" w:rsidR="001A29C3" w:rsidRPr="00524356" w:rsidRDefault="001A29C3" w:rsidP="000E21A1"/>
    <w:p w14:paraId="46484B4D" w14:textId="43A883BD" w:rsidR="001A29C3" w:rsidRPr="00524356" w:rsidDel="00EF2431" w:rsidRDefault="001A29C3">
      <w:pPr>
        <w:rPr>
          <w:del w:id="481" w:author="Dominic Stringer" w:date="2024-12-17T10:18:00Z" w16du:dateUtc="2024-12-17T10:18:00Z"/>
        </w:rPr>
        <w:pPrChange w:id="482" w:author="Gordon Forbes" w:date="2025-08-07T14:40:00Z" w16du:dateUtc="2025-08-07T13:40:00Z">
          <w:pPr>
            <w:pStyle w:val="Heading2"/>
            <w:numPr>
              <w:ilvl w:val="0"/>
              <w:numId w:val="0"/>
            </w:numPr>
            <w:ind w:left="0" w:firstLine="0"/>
          </w:pPr>
        </w:pPrChange>
      </w:pPr>
      <w:bookmarkStart w:id="483" w:name="_Toc183099245"/>
      <w:del w:id="484" w:author="Dominic Stringer" w:date="2024-12-17T10:18:00Z" w16du:dateUtc="2024-12-17T10:18:00Z">
        <w:r w:rsidRPr="00524356" w:rsidDel="00EF2431">
          <w:delText>Eligibility screening</w:delText>
        </w:r>
        <w:bookmarkEnd w:id="483"/>
        <w:r w:rsidRPr="000A6B32" w:rsidDel="00EF2431">
          <w:rPr>
            <w:u w:val="single"/>
            <w:lang w:val="en-GB"/>
            <w:rPrChange w:id="485" w:author="Gordon Forbes" w:date="2025-08-07T14:40:00Z" w16du:dateUtc="2025-08-07T13:40:00Z">
              <w:rPr>
                <w:b w:val="0"/>
                <w:iCs w:val="0"/>
              </w:rPr>
            </w:rPrChange>
          </w:rPr>
          <w:fldChar w:fldCharType="begin"/>
        </w:r>
        <w:r w:rsidRPr="00524356" w:rsidDel="00EF2431">
          <w:delInstrText xml:space="preserve"> TC "</w:delInstrText>
        </w:r>
        <w:bookmarkStart w:id="486" w:name="_Toc183094416"/>
        <w:r w:rsidRPr="00524356" w:rsidDel="00EF2431">
          <w:delInstrText>Eligibility screening</w:delInstrText>
        </w:r>
        <w:bookmarkEnd w:id="486"/>
        <w:r w:rsidRPr="00524356" w:rsidDel="00EF2431">
          <w:delInstrText xml:space="preserve">" \f C \l "1" </w:delInstrText>
        </w:r>
        <w:r w:rsidRPr="000A6B32" w:rsidDel="00EF2431">
          <w:rPr>
            <w:u w:val="single"/>
            <w:lang w:val="en-GB"/>
            <w:rPrChange w:id="487" w:author="Gordon Forbes" w:date="2025-08-07T14:40:00Z" w16du:dateUtc="2025-08-07T13:40:00Z">
              <w:rPr>
                <w:b w:val="0"/>
                <w:iCs w:val="0"/>
              </w:rPr>
            </w:rPrChange>
          </w:rPr>
          <w:fldChar w:fldCharType="end"/>
        </w:r>
      </w:del>
    </w:p>
    <w:p w14:paraId="5E7DAB5A" w14:textId="76AEA5F7" w:rsidR="001A29C3" w:rsidRPr="00524356" w:rsidDel="00B57D1D" w:rsidRDefault="001A29C3">
      <w:pPr>
        <w:rPr>
          <w:del w:id="488" w:author="Dominic Stringer" w:date="2024-12-17T10:19:00Z" w16du:dateUtc="2024-12-17T10:19:00Z"/>
        </w:rPr>
      </w:pPr>
    </w:p>
    <w:p w14:paraId="1623887E" w14:textId="5A4800B4" w:rsidR="001A29C3" w:rsidRPr="00FE7127" w:rsidRDefault="001A29C3">
      <w:pPr>
        <w:rPr>
          <w:sz w:val="22"/>
          <w:szCs w:val="22"/>
        </w:rPr>
        <w:pPrChange w:id="489" w:author="Gordon Forbes" w:date="2025-08-07T14:40:00Z" w16du:dateUtc="2025-08-07T13:40:00Z">
          <w:pPr>
            <w:pStyle w:val="ListParagraph"/>
            <w:numPr>
              <w:numId w:val="31"/>
            </w:numPr>
            <w:tabs>
              <w:tab w:val="num" w:pos="720"/>
            </w:tabs>
            <w:ind w:hanging="360"/>
          </w:pPr>
        </w:pPrChange>
      </w:pPr>
      <w:del w:id="490" w:author="Gordon Forbes" w:date="2025-08-07T14:40:00Z" w16du:dateUtc="2025-08-07T13:40:00Z">
        <w:r w:rsidRPr="00FE7127" w:rsidDel="000A6B32">
          <w:rPr>
            <w:sz w:val="22"/>
            <w:szCs w:val="22"/>
          </w:rPr>
          <w:delText>Inclusion criteria</w:delText>
        </w:r>
        <w:r w:rsidRPr="00FE7127" w:rsidDel="000A6B32">
          <w:rPr>
            <w:sz w:val="22"/>
            <w:szCs w:val="22"/>
          </w:rPr>
          <w:fldChar w:fldCharType="begin"/>
        </w:r>
        <w:r w:rsidRPr="00FE7127" w:rsidDel="000A6B32">
          <w:rPr>
            <w:sz w:val="22"/>
            <w:szCs w:val="22"/>
          </w:rPr>
          <w:delInstrText xml:space="preserve"> TC "</w:delInstrText>
        </w:r>
        <w:bookmarkStart w:id="491" w:name="_Toc183094417"/>
        <w:r w:rsidRPr="00FE7127" w:rsidDel="000A6B32">
          <w:rPr>
            <w:sz w:val="22"/>
            <w:szCs w:val="22"/>
          </w:rPr>
          <w:delInstrText>Inclusion criteria</w:delInstrText>
        </w:r>
        <w:bookmarkEnd w:id="491"/>
        <w:r w:rsidRPr="00FE7127" w:rsidDel="000A6B32">
          <w:rPr>
            <w:sz w:val="22"/>
            <w:szCs w:val="22"/>
          </w:rPr>
          <w:delInstrText xml:space="preserve">" \f C \l "1" </w:delInstrText>
        </w:r>
        <w:r w:rsidRPr="00FE7127" w:rsidDel="000A6B32">
          <w:rPr>
            <w:sz w:val="22"/>
            <w:szCs w:val="22"/>
          </w:rPr>
          <w:fldChar w:fldCharType="end"/>
        </w:r>
      </w:del>
      <w:ins w:id="492" w:author="Gordon Forbes" w:date="2025-08-07T14:40:00Z" w16du:dateUtc="2025-08-07T13:40:00Z">
        <w:r w:rsidR="000A6B32">
          <w:rPr>
            <w:sz w:val="22"/>
            <w:szCs w:val="22"/>
          </w:rPr>
          <w:t>{{</w:t>
        </w:r>
        <w:proofErr w:type="spellStart"/>
        <w:r w:rsidR="000A6B32">
          <w:rPr>
            <w:sz w:val="22"/>
            <w:szCs w:val="22"/>
          </w:rPr>
          <w:t>inclusion_criteria</w:t>
        </w:r>
        <w:proofErr w:type="spellEnd"/>
        <w:r w:rsidR="000A6B32">
          <w:rPr>
            <w:sz w:val="22"/>
            <w:szCs w:val="22"/>
          </w:rPr>
          <w:t>}}</w:t>
        </w:r>
      </w:ins>
    </w:p>
    <w:p w14:paraId="6C3819B8" w14:textId="77777777" w:rsidR="001A29C3" w:rsidRPr="00FE7127" w:rsidRDefault="001A29C3" w:rsidP="000E21A1">
      <w:pPr>
        <w:rPr>
          <w:sz w:val="22"/>
          <w:szCs w:val="22"/>
        </w:rPr>
      </w:pPr>
    </w:p>
    <w:p w14:paraId="3F3FA0C7" w14:textId="26D9C375" w:rsidR="001A29C3" w:rsidRPr="00524356" w:rsidRDefault="001A29C3">
      <w:pPr>
        <w:pPrChange w:id="493" w:author="Gordon Forbes" w:date="2025-08-07T14:40:00Z" w16du:dateUtc="2025-08-07T13:40:00Z">
          <w:pPr>
            <w:pStyle w:val="ListParagraph"/>
            <w:numPr>
              <w:numId w:val="31"/>
            </w:numPr>
            <w:tabs>
              <w:tab w:val="num" w:pos="720"/>
            </w:tabs>
            <w:ind w:hanging="360"/>
          </w:pPr>
        </w:pPrChange>
      </w:pPr>
      <w:del w:id="494" w:author="Gordon Forbes" w:date="2025-08-07T14:40:00Z" w16du:dateUtc="2025-08-07T13:40:00Z">
        <w:r w:rsidRPr="000A6B32" w:rsidDel="000A6B32">
          <w:rPr>
            <w:sz w:val="22"/>
            <w:szCs w:val="22"/>
          </w:rPr>
          <w:delText>Exclusion criteria</w:delText>
        </w:r>
        <w:r w:rsidRPr="00524356" w:rsidDel="000A6B32">
          <w:fldChar w:fldCharType="begin"/>
        </w:r>
        <w:r w:rsidRPr="00524356" w:rsidDel="000A6B32">
          <w:delInstrText xml:space="preserve"> TC "</w:delInstrText>
        </w:r>
        <w:bookmarkStart w:id="495" w:name="_Toc183094418"/>
        <w:r w:rsidRPr="00524356" w:rsidDel="000A6B32">
          <w:delInstrText>Exclusion criteria</w:delInstrText>
        </w:r>
        <w:bookmarkEnd w:id="495"/>
        <w:r w:rsidRPr="00524356" w:rsidDel="000A6B32">
          <w:delInstrText xml:space="preserve">" \f C \l "1" </w:delInstrText>
        </w:r>
        <w:r w:rsidRPr="00524356" w:rsidDel="000A6B32">
          <w:fldChar w:fldCharType="end"/>
        </w:r>
      </w:del>
      <w:ins w:id="496" w:author="Gordon Forbes" w:date="2025-08-07T14:40:00Z" w16du:dateUtc="2025-08-07T13:40:00Z">
        <w:r w:rsidR="000A6B32">
          <w:rPr>
            <w:sz w:val="22"/>
            <w:szCs w:val="22"/>
          </w:rPr>
          <w:t>{{</w:t>
        </w:r>
        <w:proofErr w:type="spellStart"/>
        <w:r w:rsidR="000A6B32">
          <w:rPr>
            <w:sz w:val="22"/>
            <w:szCs w:val="22"/>
          </w:rPr>
          <w:t>exclusion_criteria</w:t>
        </w:r>
        <w:proofErr w:type="spellEnd"/>
        <w:r w:rsidR="000A6B32">
          <w:rPr>
            <w:sz w:val="22"/>
            <w:szCs w:val="22"/>
          </w:rPr>
          <w:t>}}</w:t>
        </w:r>
      </w:ins>
    </w:p>
    <w:p w14:paraId="0707D2BB" w14:textId="77777777" w:rsidR="001A29C3" w:rsidRPr="00524356" w:rsidRDefault="001A29C3" w:rsidP="000E21A1"/>
    <w:p w14:paraId="522BFAA4" w14:textId="77777777" w:rsidR="001A29C3" w:rsidRPr="00524356" w:rsidRDefault="001A29C3" w:rsidP="00B57D1D">
      <w:pPr>
        <w:pStyle w:val="Heading2"/>
      </w:pPr>
      <w:bookmarkStart w:id="497" w:name="_Toc183099246"/>
      <w:bookmarkStart w:id="498" w:name="_Toc185323536"/>
      <w:r w:rsidRPr="00524356">
        <w:t>Measures</w:t>
      </w:r>
      <w:bookmarkEnd w:id="497"/>
      <w:bookmarkEnd w:id="498"/>
      <w:r w:rsidRPr="00524356">
        <w:fldChar w:fldCharType="begin"/>
      </w:r>
      <w:r w:rsidRPr="00524356">
        <w:instrText xml:space="preserve"> TC "</w:instrText>
      </w:r>
      <w:bookmarkStart w:id="499" w:name="_Toc183094419"/>
      <w:r w:rsidRPr="00524356">
        <w:instrText>Measures</w:instrText>
      </w:r>
      <w:bookmarkEnd w:id="499"/>
      <w:r w:rsidRPr="00524356">
        <w:instrText xml:space="preserve">" \f C \l "1" </w:instrText>
      </w:r>
      <w:r w:rsidRPr="00524356">
        <w:fldChar w:fldCharType="end"/>
      </w:r>
    </w:p>
    <w:p w14:paraId="7C3B53F2" w14:textId="77777777" w:rsidR="001A29C3" w:rsidRPr="00524356" w:rsidRDefault="001A29C3" w:rsidP="000E21A1"/>
    <w:p w14:paraId="0B105A1C"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Baseline</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0" w:name="_Toc183094420"/>
      <w:r w:rsidRPr="00FE7127">
        <w:rPr>
          <w:rFonts w:asciiTheme="minorHAnsi" w:hAnsiTheme="minorHAnsi"/>
          <w:sz w:val="22"/>
          <w:szCs w:val="22"/>
          <w:lang w:val="en-US"/>
        </w:rPr>
        <w:instrText>Baseline</w:instrText>
      </w:r>
      <w:bookmarkEnd w:id="500"/>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0D5DACEE" w14:textId="77777777" w:rsidR="001A29C3" w:rsidRPr="00FE7127" w:rsidRDefault="001A29C3" w:rsidP="00B52609">
      <w:pPr>
        <w:pStyle w:val="ListParagraph"/>
        <w:spacing w:before="0" w:after="0"/>
        <w:rPr>
          <w:rFonts w:asciiTheme="minorHAnsi" w:hAnsiTheme="minorHAnsi"/>
          <w:sz w:val="22"/>
          <w:szCs w:val="22"/>
          <w:lang w:val="en-US"/>
        </w:rPr>
      </w:pPr>
    </w:p>
    <w:p w14:paraId="5DBFE83F"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Primary outcome measures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1" w:name="_Toc183094421"/>
      <w:r w:rsidRPr="00FE7127">
        <w:rPr>
          <w:rFonts w:asciiTheme="minorHAnsi" w:hAnsiTheme="minorHAnsi"/>
          <w:sz w:val="22"/>
          <w:szCs w:val="22"/>
          <w:lang w:val="en-US"/>
        </w:rPr>
        <w:instrText>Primary outcome measures</w:instrText>
      </w:r>
      <w:bookmarkEnd w:id="501"/>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25F5DB6E"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Secondary outcome measures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2" w:name="_Toc183094422"/>
      <w:r w:rsidRPr="00FE7127">
        <w:rPr>
          <w:rFonts w:asciiTheme="minorHAnsi" w:hAnsiTheme="minorHAnsi"/>
          <w:sz w:val="22"/>
          <w:szCs w:val="22"/>
          <w:lang w:val="en-US"/>
        </w:rPr>
        <w:instrText>Secondary outcome measures</w:instrText>
      </w:r>
      <w:bookmarkEnd w:id="502"/>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02A57B1E"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Mediators of treatment</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3" w:name="_Toc183094423"/>
      <w:r w:rsidRPr="00FE7127">
        <w:rPr>
          <w:rFonts w:asciiTheme="minorHAnsi" w:hAnsiTheme="minorHAnsi"/>
          <w:sz w:val="22"/>
          <w:szCs w:val="22"/>
          <w:lang w:val="en-US"/>
        </w:rPr>
        <w:instrText>Mediators of treatment</w:instrText>
      </w:r>
      <w:bookmarkEnd w:id="503"/>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02CDAE31"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Moderators of treatment</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4" w:name="_Toc183094424"/>
      <w:r w:rsidRPr="00FE7127">
        <w:rPr>
          <w:rFonts w:asciiTheme="minorHAnsi" w:hAnsiTheme="minorHAnsi"/>
          <w:sz w:val="22"/>
          <w:szCs w:val="22"/>
          <w:lang w:val="en-US"/>
        </w:rPr>
        <w:instrText>Moderators of treatment</w:instrText>
      </w:r>
      <w:bookmarkEnd w:id="504"/>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48C7400C"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Process indicators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5" w:name="_Toc183094425"/>
      <w:r w:rsidRPr="00FE7127">
        <w:rPr>
          <w:rFonts w:asciiTheme="minorHAnsi" w:hAnsiTheme="minorHAnsi"/>
          <w:sz w:val="22"/>
          <w:szCs w:val="22"/>
          <w:lang w:val="en-US"/>
        </w:rPr>
        <w:instrText>Process indicators</w:instrText>
      </w:r>
      <w:bookmarkEnd w:id="505"/>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19F88CFF"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Adverse events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6" w:name="_Toc183094426"/>
      <w:r w:rsidRPr="00FE7127">
        <w:rPr>
          <w:rFonts w:asciiTheme="minorHAnsi" w:hAnsiTheme="minorHAnsi"/>
          <w:sz w:val="22"/>
          <w:szCs w:val="22"/>
          <w:lang w:val="en-US"/>
        </w:rPr>
        <w:instrText>Adverse events</w:instrText>
      </w:r>
      <w:bookmarkEnd w:id="506"/>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F45D159" w14:textId="77777777" w:rsidR="001A29C3" w:rsidRPr="00FE7127" w:rsidRDefault="001A29C3" w:rsidP="00B52609">
      <w:pPr>
        <w:pStyle w:val="ListParagraph"/>
        <w:spacing w:before="0" w:after="0"/>
        <w:rPr>
          <w:rFonts w:asciiTheme="minorHAnsi" w:hAnsiTheme="minorHAnsi"/>
          <w:sz w:val="22"/>
          <w:szCs w:val="22"/>
          <w:lang w:val="en-US"/>
        </w:rPr>
      </w:pPr>
    </w:p>
    <w:p w14:paraId="647D44CE"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Additional pre-randomisation (baseline) measures</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07" w:name="_Toc183094427"/>
      <w:r w:rsidRPr="00FE7127">
        <w:rPr>
          <w:rFonts w:asciiTheme="minorHAnsi" w:hAnsiTheme="minorHAnsi"/>
          <w:sz w:val="22"/>
          <w:szCs w:val="22"/>
          <w:lang w:val="en-US"/>
        </w:rPr>
        <w:instrText>Additional pre-randomisation (baseline) measures</w:instrText>
      </w:r>
      <w:bookmarkEnd w:id="507"/>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34C58E3E" w14:textId="77777777" w:rsidR="001A29C3" w:rsidRPr="00FE7127" w:rsidRDefault="001A29C3" w:rsidP="00B52609">
      <w:pPr>
        <w:pStyle w:val="ListParagraph"/>
        <w:spacing w:before="0" w:after="0"/>
        <w:rPr>
          <w:rFonts w:asciiTheme="minorHAnsi" w:hAnsiTheme="minorHAnsi"/>
          <w:sz w:val="22"/>
          <w:szCs w:val="22"/>
          <w:lang w:val="en-US"/>
        </w:rPr>
      </w:pPr>
    </w:p>
    <w:p w14:paraId="19EEC096" w14:textId="77777777" w:rsidR="001A29C3" w:rsidRPr="00FE7127" w:rsidRDefault="001A29C3" w:rsidP="00B52609">
      <w:pPr>
        <w:pStyle w:val="ListParagraph"/>
        <w:numPr>
          <w:ilvl w:val="0"/>
          <w:numId w:val="31"/>
        </w:numPr>
        <w:spacing w:before="0" w:after="0"/>
        <w:rPr>
          <w:rFonts w:asciiTheme="minorHAnsi" w:hAnsiTheme="minorHAnsi"/>
          <w:sz w:val="24"/>
          <w:szCs w:val="24"/>
          <w:lang w:val="en-US"/>
        </w:rPr>
      </w:pPr>
      <w:r w:rsidRPr="00FE7127">
        <w:rPr>
          <w:rFonts w:asciiTheme="minorHAnsi" w:hAnsiTheme="minorHAnsi"/>
          <w:sz w:val="22"/>
          <w:szCs w:val="22"/>
          <w:lang w:val="en-US"/>
        </w:rPr>
        <w:t>Additional post-randomisation (follow-up) measures</w:t>
      </w:r>
      <w:r w:rsidRPr="00FE7127">
        <w:rPr>
          <w:rFonts w:asciiTheme="minorHAnsi" w:hAnsiTheme="minorHAnsi"/>
          <w:sz w:val="24"/>
          <w:szCs w:val="24"/>
          <w:lang w:val="en-US"/>
        </w:rPr>
        <w:fldChar w:fldCharType="begin"/>
      </w:r>
      <w:r w:rsidRPr="00FE7127">
        <w:rPr>
          <w:rFonts w:asciiTheme="minorHAnsi" w:hAnsiTheme="minorHAnsi"/>
          <w:sz w:val="24"/>
          <w:szCs w:val="24"/>
          <w:lang w:val="en-US"/>
        </w:rPr>
        <w:instrText xml:space="preserve"> TC "</w:instrText>
      </w:r>
      <w:bookmarkStart w:id="508" w:name="_Toc183094428"/>
      <w:r w:rsidRPr="00FE7127">
        <w:rPr>
          <w:rFonts w:asciiTheme="minorHAnsi" w:hAnsiTheme="minorHAnsi"/>
          <w:sz w:val="24"/>
          <w:szCs w:val="24"/>
          <w:lang w:val="en-US"/>
        </w:rPr>
        <w:instrText>Additional post-randomisation (follow-up) measures</w:instrText>
      </w:r>
      <w:bookmarkEnd w:id="508"/>
      <w:r w:rsidRPr="00FE7127">
        <w:rPr>
          <w:rFonts w:asciiTheme="minorHAnsi" w:hAnsiTheme="minorHAnsi"/>
          <w:sz w:val="24"/>
          <w:szCs w:val="24"/>
          <w:lang w:val="en-US"/>
        </w:rPr>
        <w:instrText xml:space="preserve">" \f C \l "1" </w:instrText>
      </w:r>
      <w:r w:rsidRPr="00FE7127">
        <w:rPr>
          <w:rFonts w:asciiTheme="minorHAnsi" w:hAnsiTheme="minorHAnsi"/>
          <w:sz w:val="24"/>
          <w:szCs w:val="24"/>
          <w:lang w:val="en-US"/>
        </w:rPr>
        <w:fldChar w:fldCharType="end"/>
      </w:r>
    </w:p>
    <w:p w14:paraId="775EE8B8" w14:textId="77777777" w:rsidR="001A29C3" w:rsidRPr="00524356" w:rsidRDefault="001A29C3" w:rsidP="000E21A1"/>
    <w:p w14:paraId="61D4883F" w14:textId="610B973F" w:rsidR="001A29C3" w:rsidRPr="00524356" w:rsidRDefault="001A29C3" w:rsidP="000A6B32">
      <w:pPr>
        <w:pStyle w:val="Heading2"/>
      </w:pPr>
      <w:bookmarkStart w:id="509" w:name="_Toc185323537"/>
      <w:bookmarkStart w:id="510" w:name="_Toc183099247"/>
      <w:bookmarkStart w:id="511" w:name="_Toc185323538"/>
      <w:bookmarkEnd w:id="509"/>
      <w:r w:rsidRPr="00524356">
        <w:t>Sample size estimation (including clinical significance)</w:t>
      </w:r>
      <w:bookmarkEnd w:id="510"/>
      <w:bookmarkEnd w:id="511"/>
      <w:r w:rsidRPr="00524356">
        <w:fldChar w:fldCharType="begin"/>
      </w:r>
      <w:r w:rsidRPr="00524356">
        <w:instrText xml:space="preserve"> TC "</w:instrText>
      </w:r>
      <w:bookmarkStart w:id="512" w:name="_Toc183094429"/>
      <w:r w:rsidRPr="00524356">
        <w:instrText>1.8</w:instrText>
      </w:r>
      <w:r w:rsidRPr="00524356">
        <w:tab/>
        <w:instrText>Sample size estimation (including clinical significance)</w:instrText>
      </w:r>
      <w:bookmarkEnd w:id="512"/>
      <w:r w:rsidRPr="00524356">
        <w:instrText xml:space="preserve">" \f C \l "1" </w:instrText>
      </w:r>
      <w:r w:rsidRPr="00524356">
        <w:fldChar w:fldCharType="end"/>
      </w:r>
    </w:p>
    <w:p w14:paraId="317BB340" w14:textId="3742CFA5" w:rsidR="001A29C3" w:rsidRDefault="00D54E75" w:rsidP="000E21A1">
      <w:pPr>
        <w:rPr>
          <w:ins w:id="513" w:author="Gordon Forbes" w:date="2025-08-07T14:41:00Z" w16du:dateUtc="2025-08-07T13:41:00Z"/>
          <w:i/>
          <w:iCs/>
        </w:rPr>
      </w:pPr>
      <w:ins w:id="514" w:author="Dominic Stringer" w:date="2024-11-28T10:57:00Z" w16du:dateUtc="2024-11-28T10:57:00Z">
        <w:r w:rsidRPr="00B52609">
          <w:rPr>
            <w:i/>
            <w:iCs/>
            <w:highlight w:val="yellow"/>
          </w:rPr>
          <w:t xml:space="preserve">Full details of the sample size calculation or reference to sample size calculation </w:t>
        </w:r>
      </w:ins>
      <w:ins w:id="515" w:author="Dominic Stringer" w:date="2024-11-28T10:58:00Z" w16du:dateUtc="2024-11-28T10:58:00Z">
        <w:r w:rsidR="008774D3" w:rsidRPr="00B52609">
          <w:rPr>
            <w:i/>
            <w:iCs/>
            <w:highlight w:val="yellow"/>
          </w:rPr>
          <w:t>in the protocol or other document should be included here.</w:t>
        </w:r>
        <w:r w:rsidR="008774D3">
          <w:rPr>
            <w:i/>
            <w:iCs/>
          </w:rPr>
          <w:t xml:space="preserve"> </w:t>
        </w:r>
        <w:r w:rsidR="008774D3" w:rsidRPr="00B52609">
          <w:rPr>
            <w:i/>
            <w:iCs/>
            <w:highlight w:val="yellow"/>
          </w:rPr>
          <w:t xml:space="preserve">Consider including </w:t>
        </w:r>
      </w:ins>
      <w:ins w:id="516" w:author="Dominic Stringer" w:date="2024-11-28T10:59:00Z" w16du:dateUtc="2024-11-28T10:59:00Z">
        <w:r w:rsidR="00667A44">
          <w:rPr>
            <w:i/>
            <w:iCs/>
            <w:highlight w:val="yellow"/>
          </w:rPr>
          <w:t xml:space="preserve">the </w:t>
        </w:r>
      </w:ins>
      <w:ins w:id="517" w:author="Dominic Stringer" w:date="2024-11-28T10:58:00Z" w16du:dateUtc="2024-11-28T10:58:00Z">
        <w:r w:rsidR="008774D3" w:rsidRPr="00B52609">
          <w:rPr>
            <w:i/>
            <w:iCs/>
            <w:highlight w:val="yellow"/>
          </w:rPr>
          <w:t>code</w:t>
        </w:r>
        <w:r w:rsidR="00667A44" w:rsidRPr="00B52609">
          <w:rPr>
            <w:i/>
            <w:iCs/>
            <w:highlight w:val="yellow"/>
          </w:rPr>
          <w:t xml:space="preserve"> used for the sample size calculation</w:t>
        </w:r>
        <w:r w:rsidR="008774D3" w:rsidRPr="00B52609">
          <w:rPr>
            <w:i/>
            <w:iCs/>
            <w:highlight w:val="yellow"/>
          </w:rPr>
          <w:t xml:space="preserve"> as an appendix </w:t>
        </w:r>
        <w:r w:rsidR="00667A44" w:rsidRPr="00B52609">
          <w:rPr>
            <w:i/>
            <w:iCs/>
            <w:highlight w:val="yellow"/>
          </w:rPr>
          <w:t>to this document if sample size c</w:t>
        </w:r>
      </w:ins>
      <w:ins w:id="518" w:author="Dominic Stringer" w:date="2024-11-28T10:59:00Z" w16du:dateUtc="2024-11-28T10:59:00Z">
        <w:r w:rsidR="00667A44" w:rsidRPr="00B52609">
          <w:rPr>
            <w:i/>
            <w:iCs/>
            <w:highlight w:val="yellow"/>
          </w:rPr>
          <w:t>alculation was complex.</w:t>
        </w:r>
      </w:ins>
      <w:ins w:id="519" w:author="Dominic Stringer" w:date="2024-11-28T10:58:00Z" w16du:dateUtc="2024-11-28T10:58:00Z">
        <w:r w:rsidR="00667A44">
          <w:rPr>
            <w:i/>
            <w:iCs/>
          </w:rPr>
          <w:t xml:space="preserve"> </w:t>
        </w:r>
      </w:ins>
    </w:p>
    <w:p w14:paraId="34CFCA4E" w14:textId="7BB7F2F7" w:rsidR="000A6B32" w:rsidRDefault="000A6B32" w:rsidP="000E21A1">
      <w:pPr>
        <w:rPr>
          <w:ins w:id="520" w:author="Dominic Stringer" w:date="2024-11-28T11:00:00Z" w16du:dateUtc="2024-11-28T11:00:00Z"/>
          <w:i/>
          <w:iCs/>
        </w:rPr>
      </w:pPr>
      <w:ins w:id="521" w:author="Gordon Forbes" w:date="2025-08-07T14:41:00Z" w16du:dateUtc="2025-08-07T13:41:00Z">
        <w:r>
          <w:rPr>
            <w:i/>
            <w:iCs/>
          </w:rPr>
          <w:t>{{</w:t>
        </w:r>
        <w:proofErr w:type="spellStart"/>
        <w:r>
          <w:rPr>
            <w:i/>
            <w:iCs/>
          </w:rPr>
          <w:t>sample_size</w:t>
        </w:r>
        <w:proofErr w:type="spellEnd"/>
        <w:r>
          <w:rPr>
            <w:i/>
            <w:iCs/>
          </w:rPr>
          <w:t>}}</w:t>
        </w:r>
      </w:ins>
    </w:p>
    <w:p w14:paraId="6CD37163" w14:textId="4F391B25" w:rsidR="00332FD5" w:rsidRPr="00B52609" w:rsidRDefault="00332FD5" w:rsidP="000E21A1">
      <w:pPr>
        <w:rPr>
          <w:i/>
          <w:iCs/>
        </w:rPr>
      </w:pPr>
    </w:p>
    <w:p w14:paraId="71987A56" w14:textId="213E7CBD" w:rsidR="001A29C3" w:rsidRDefault="001A29C3" w:rsidP="00B57D1D">
      <w:pPr>
        <w:pStyle w:val="Heading2"/>
        <w:rPr>
          <w:ins w:id="522" w:author="Dominic Stringer" w:date="2024-11-28T11:02:00Z" w16du:dateUtc="2024-11-28T11:02:00Z"/>
        </w:rPr>
      </w:pPr>
      <w:del w:id="523" w:author="Dominic Stringer" w:date="2024-11-21T15:15:00Z" w16du:dateUtc="2024-11-21T15:15:00Z">
        <w:r w:rsidRPr="00524356" w:rsidDel="00191400">
          <w:delText>1.9</w:delText>
        </w:r>
        <w:r w:rsidRPr="00524356" w:rsidDel="00191400">
          <w:tab/>
        </w:r>
      </w:del>
      <w:bookmarkStart w:id="524" w:name="_Toc185323539"/>
      <w:bookmarkStart w:id="525" w:name="_Toc183099248"/>
      <w:r w:rsidRPr="00524356">
        <w:t>Brief description</w:t>
      </w:r>
      <w:ins w:id="526" w:author="Dominic Stringer" w:date="2024-11-28T11:01:00Z" w16du:dateUtc="2024-11-28T11:01:00Z">
        <w:r w:rsidR="00EE0518">
          <w:t xml:space="preserve"> and timing</w:t>
        </w:r>
      </w:ins>
      <w:r w:rsidRPr="00524356">
        <w:t xml:space="preserve"> of proposed analyses</w:t>
      </w:r>
      <w:bookmarkEnd w:id="524"/>
      <w:r w:rsidRPr="00524356">
        <w:t xml:space="preserve"> </w:t>
      </w:r>
      <w:del w:id="527" w:author="Dominic Stringer" w:date="2024-11-28T11:01:00Z" w16du:dateUtc="2024-11-28T11:01:00Z">
        <w:r w:rsidRPr="00524356" w:rsidDel="00EE0518">
          <w:delText>and any pre-analysis statistical checks required</w:delText>
        </w:r>
        <w:bookmarkEnd w:id="525"/>
        <w:r w:rsidRPr="00524356" w:rsidDel="00EE0518">
          <w:fldChar w:fldCharType="begin"/>
        </w:r>
        <w:r w:rsidRPr="00524356" w:rsidDel="00EE0518">
          <w:delInstrText xml:space="preserve"> TC "</w:delInstrText>
        </w:r>
        <w:bookmarkStart w:id="528" w:name="_Toc183094430"/>
        <w:r w:rsidRPr="00524356" w:rsidDel="00EE0518">
          <w:delInstrText>1.9</w:delInstrText>
        </w:r>
        <w:r w:rsidRPr="00524356" w:rsidDel="00EE0518">
          <w:tab/>
          <w:delInstrText>Brief description of proposed analyses</w:delInstrText>
        </w:r>
        <w:bookmarkEnd w:id="528"/>
        <w:r w:rsidRPr="00524356" w:rsidDel="00EE0518">
          <w:delInstrText xml:space="preserve">" \f C \l "1" </w:delInstrText>
        </w:r>
        <w:r w:rsidRPr="00524356" w:rsidDel="00EE0518">
          <w:fldChar w:fldCharType="end"/>
        </w:r>
      </w:del>
    </w:p>
    <w:p w14:paraId="147997FD" w14:textId="0F26209C" w:rsidR="004E7368" w:rsidRPr="00B52609" w:rsidRDefault="004E7368" w:rsidP="004E7368">
      <w:pPr>
        <w:rPr>
          <w:ins w:id="529" w:author="Dominic Stringer" w:date="2024-11-28T11:02:00Z" w16du:dateUtc="2024-11-28T11:02:00Z"/>
          <w:i/>
          <w:iCs/>
          <w:sz w:val="22"/>
          <w:szCs w:val="22"/>
        </w:rPr>
      </w:pPr>
      <w:ins w:id="530" w:author="Dominic Stringer" w:date="2024-11-28T11:02:00Z" w16du:dateUtc="2024-11-28T11:02:00Z">
        <w:r w:rsidRPr="00B52609">
          <w:rPr>
            <w:i/>
            <w:iCs/>
            <w:sz w:val="22"/>
            <w:szCs w:val="22"/>
            <w:highlight w:val="yellow"/>
          </w:rPr>
          <w:t>State timing of final analyses</w:t>
        </w:r>
      </w:ins>
      <w:ins w:id="531" w:author="Dominic Stringer" w:date="2024-11-28T11:03:00Z" w16du:dateUtc="2024-11-28T11:03:00Z">
        <w:r w:rsidR="00BF01F9">
          <w:rPr>
            <w:i/>
            <w:iCs/>
            <w:sz w:val="22"/>
            <w:szCs w:val="22"/>
            <w:highlight w:val="yellow"/>
          </w:rPr>
          <w:t xml:space="preserve"> as well as any interim analys</w:t>
        </w:r>
      </w:ins>
      <w:ins w:id="532" w:author="Dominic Stringer" w:date="2024-11-28T11:04:00Z" w16du:dateUtc="2024-11-28T11:04:00Z">
        <w:r w:rsidR="00611850">
          <w:rPr>
            <w:i/>
            <w:iCs/>
            <w:sz w:val="22"/>
            <w:szCs w:val="22"/>
            <w:highlight w:val="yellow"/>
          </w:rPr>
          <w:t>es</w:t>
        </w:r>
      </w:ins>
      <w:ins w:id="533" w:author="Dominic Stringer" w:date="2024-11-28T11:03:00Z" w16du:dateUtc="2024-11-28T11:03:00Z">
        <w:r w:rsidR="00BF01F9">
          <w:rPr>
            <w:i/>
            <w:iCs/>
            <w:sz w:val="22"/>
            <w:szCs w:val="22"/>
            <w:highlight w:val="yellow"/>
          </w:rPr>
          <w:t xml:space="preserve"> (</w:t>
        </w:r>
      </w:ins>
      <w:ins w:id="534" w:author="Dominic Stringer" w:date="2024-11-28T11:02:00Z" w16du:dateUtc="2024-11-28T11:02:00Z">
        <w:r w:rsidRPr="00B52609">
          <w:rPr>
            <w:i/>
            <w:iCs/>
            <w:sz w:val="22"/>
            <w:szCs w:val="22"/>
            <w:highlight w:val="yellow"/>
          </w:rPr>
          <w:t>including stopping rules</w:t>
        </w:r>
      </w:ins>
      <w:ins w:id="535" w:author="Dominic Stringer" w:date="2024-11-28T11:04:00Z" w16du:dateUtc="2024-11-28T11:04:00Z">
        <w:r w:rsidR="00611850">
          <w:rPr>
            <w:i/>
            <w:iCs/>
            <w:sz w:val="22"/>
            <w:szCs w:val="22"/>
            <w:highlight w:val="yellow"/>
          </w:rPr>
          <w:t xml:space="preserve"> and any guidelines</w:t>
        </w:r>
      </w:ins>
      <w:ins w:id="536" w:author="Dominic Stringer" w:date="2024-11-28T11:03:00Z" w16du:dateUtc="2024-11-28T11:03:00Z">
        <w:r w:rsidR="00BF01F9">
          <w:rPr>
            <w:i/>
            <w:iCs/>
            <w:sz w:val="22"/>
            <w:szCs w:val="22"/>
            <w:highlight w:val="yellow"/>
          </w:rPr>
          <w:t>)</w:t>
        </w:r>
      </w:ins>
      <w:ins w:id="537" w:author="Dominic Stringer" w:date="2024-11-28T11:02:00Z" w16du:dateUtc="2024-11-28T11:02:00Z">
        <w:r w:rsidRPr="00B52609">
          <w:rPr>
            <w:i/>
            <w:iCs/>
            <w:sz w:val="22"/>
            <w:szCs w:val="22"/>
            <w:highlight w:val="yellow"/>
          </w:rPr>
          <w:t xml:space="preserve"> and who will carry out each analysis. </w:t>
        </w:r>
      </w:ins>
      <w:ins w:id="538" w:author="Dominic Stringer" w:date="2024-11-28T11:03:00Z" w16du:dateUtc="2024-11-28T11:03:00Z">
        <w:r w:rsidR="00BF01F9" w:rsidRPr="00B52609">
          <w:rPr>
            <w:i/>
            <w:iCs/>
            <w:sz w:val="22"/>
            <w:szCs w:val="22"/>
            <w:highlight w:val="yellow"/>
          </w:rPr>
          <w:t xml:space="preserve">If separate SAPs have been written for interim </w:t>
        </w:r>
      </w:ins>
      <w:ins w:id="539" w:author="Dominic Stringer" w:date="2024-12-17T10:48:00Z" w16du:dateUtc="2024-12-17T10:48:00Z">
        <w:r w:rsidR="00CE0BC3" w:rsidRPr="00B52609">
          <w:rPr>
            <w:i/>
            <w:iCs/>
            <w:sz w:val="22"/>
            <w:szCs w:val="22"/>
            <w:highlight w:val="yellow"/>
          </w:rPr>
          <w:t>analyses,</w:t>
        </w:r>
      </w:ins>
      <w:ins w:id="540" w:author="Dominic Stringer" w:date="2024-11-28T11:03:00Z" w16du:dateUtc="2024-11-28T11:03:00Z">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w:t>
        </w:r>
      </w:ins>
      <w:ins w:id="541" w:author="Dominic Stringer" w:date="2024-11-28T11:04:00Z" w16du:dateUtc="2024-11-28T11:04:00Z">
        <w:r w:rsidR="009167EA" w:rsidRPr="00B52609">
          <w:rPr>
            <w:i/>
            <w:iCs/>
            <w:highlight w:val="yellow"/>
          </w:rPr>
          <w:t xml:space="preserve"> outlined here.</w:t>
        </w:r>
      </w:ins>
      <w:ins w:id="542" w:author="Dominic Stringer" w:date="2024-11-28T11:05:00Z" w16du:dateUtc="2024-11-28T11:05:00Z">
        <w:r w:rsidR="00763974" w:rsidRPr="00B52609">
          <w:rPr>
            <w:i/>
            <w:iCs/>
            <w:highlight w:val="yellow"/>
          </w:rPr>
          <w:t xml:space="preserve"> If further details included in DMC charter, this should also be referenced here.</w:t>
        </w:r>
      </w:ins>
    </w:p>
    <w:p w14:paraId="548B43CA" w14:textId="2FB135A7" w:rsidR="004E7368" w:rsidRDefault="008C78B0" w:rsidP="004E7368">
      <w:pPr>
        <w:rPr>
          <w:ins w:id="543" w:author="Dominic Stringer" w:date="2024-11-28T11:02:00Z" w16du:dateUtc="2024-11-28T11:02:00Z"/>
          <w:lang w:val="en-GB"/>
        </w:rPr>
      </w:pPr>
      <w:ins w:id="544" w:author="Gordon Forbes" w:date="2025-08-07T14:41:00Z" w16du:dateUtc="2025-08-07T13:41:00Z">
        <w:r>
          <w:rPr>
            <w:lang w:val="en-GB"/>
          </w:rPr>
          <w:t>{{</w:t>
        </w:r>
        <w:proofErr w:type="spellStart"/>
        <w:r>
          <w:rPr>
            <w:lang w:val="en-GB"/>
          </w:rPr>
          <w:t>timing_of_analysis</w:t>
        </w:r>
        <w:proofErr w:type="spellEnd"/>
        <w:r>
          <w:rPr>
            <w:lang w:val="en-GB"/>
          </w:rPr>
          <w:t>}}</w:t>
        </w:r>
      </w:ins>
    </w:p>
    <w:p w14:paraId="3F526B8B" w14:textId="77777777" w:rsidR="004E7368" w:rsidRPr="00C53D91" w:rsidRDefault="004E7368" w:rsidP="00B52609"/>
    <w:p w14:paraId="019A1827" w14:textId="55F75F4A" w:rsidR="001A29C3" w:rsidRPr="00FE7127" w:rsidDel="004E7368" w:rsidRDefault="001A29C3" w:rsidP="000E21A1">
      <w:pPr>
        <w:rPr>
          <w:del w:id="545" w:author="Dominic Stringer" w:date="2024-11-28T11:02:00Z" w16du:dateUtc="2024-11-28T11:02:00Z"/>
          <w:sz w:val="22"/>
          <w:szCs w:val="22"/>
        </w:rPr>
      </w:pPr>
      <w:r w:rsidRPr="00FE7127">
        <w:rPr>
          <w:sz w:val="22"/>
          <w:szCs w:val="22"/>
        </w:rPr>
        <w:t xml:space="preserve">Analyses will be carried out by the trial statistician </w:t>
      </w:r>
      <w:r w:rsidR="00D02004" w:rsidRPr="00B52609">
        <w:rPr>
          <w:i/>
          <w:iCs/>
          <w:sz w:val="22"/>
          <w:szCs w:val="22"/>
          <w:highlight w:val="yellow"/>
        </w:rPr>
        <w:t>(state who if more than one).</w:t>
      </w:r>
      <w:r w:rsidRPr="00FE7127">
        <w:rPr>
          <w:sz w:val="22"/>
          <w:szCs w:val="22"/>
        </w:rPr>
        <w:t xml:space="preserve">  </w:t>
      </w:r>
      <w:del w:id="546" w:author="Dominic Stringer" w:date="2024-11-28T11:01:00Z" w16du:dateUtc="2024-11-28T11:01:00Z">
        <w:r w:rsidRPr="00FE7127" w:rsidDel="00EE0518">
          <w:rPr>
            <w:sz w:val="22"/>
            <w:szCs w:val="22"/>
          </w:rPr>
          <w:delText xml:space="preserve">In the first instance data will be analysed under intention-to-treat assumptions (i.e. analyse all those with data in groups as randomised irrespective of treatment received). </w:delText>
        </w:r>
      </w:del>
    </w:p>
    <w:p w14:paraId="0F9D3AA8" w14:textId="77777777" w:rsidR="001A29C3" w:rsidRPr="00FE7127" w:rsidRDefault="001A29C3" w:rsidP="000E21A1">
      <w:pPr>
        <w:rPr>
          <w:sz w:val="22"/>
          <w:szCs w:val="22"/>
        </w:rPr>
      </w:pPr>
    </w:p>
    <w:p w14:paraId="1DDFF223" w14:textId="77777777" w:rsidR="001A29C3" w:rsidRPr="00FE7127" w:rsidDel="005A6B56" w:rsidRDefault="001A29C3" w:rsidP="004A016C">
      <w:pPr>
        <w:rPr>
          <w:del w:id="547" w:author="Dominic Stringer" w:date="2024-11-21T15:08:00Z" w16du:dateUtc="2024-11-21T15:08:00Z"/>
          <w:sz w:val="22"/>
          <w:szCs w:val="22"/>
        </w:rPr>
      </w:pP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548" w:name="_Toc185323540"/>
      <w:bookmarkStart w:id="549" w:name="_Toc185323541"/>
      <w:bookmarkStart w:id="550" w:name="_Toc183095012"/>
      <w:bookmarkStart w:id="551" w:name="_Toc183095118"/>
      <w:bookmarkStart w:id="552" w:name="_Toc183095463"/>
      <w:bookmarkStart w:id="553" w:name="_Toc183099249"/>
      <w:bookmarkStart w:id="554" w:name="_Toc183100540"/>
      <w:bookmarkStart w:id="555" w:name="_Toc183095013"/>
      <w:bookmarkStart w:id="556" w:name="_Toc183095119"/>
      <w:bookmarkStart w:id="557" w:name="_Toc183095464"/>
      <w:bookmarkStart w:id="558" w:name="_Toc183099250"/>
      <w:bookmarkStart w:id="559" w:name="_Toc183100541"/>
      <w:bookmarkStart w:id="560" w:name="_Toc183095014"/>
      <w:bookmarkStart w:id="561" w:name="_Toc183095120"/>
      <w:bookmarkStart w:id="562" w:name="_Toc183095465"/>
      <w:bookmarkStart w:id="563" w:name="_Toc183099251"/>
      <w:bookmarkStart w:id="564" w:name="_Toc183100542"/>
      <w:bookmarkStart w:id="565" w:name="_Toc183095015"/>
      <w:bookmarkStart w:id="566" w:name="_Toc183095121"/>
      <w:bookmarkStart w:id="567" w:name="_Toc183095466"/>
      <w:bookmarkStart w:id="568" w:name="_Toc183099252"/>
      <w:bookmarkStart w:id="569" w:name="_Toc183100543"/>
      <w:bookmarkStart w:id="570" w:name="_Toc183095016"/>
      <w:bookmarkStart w:id="571" w:name="_Toc183095122"/>
      <w:bookmarkStart w:id="572" w:name="_Toc183095467"/>
      <w:bookmarkStart w:id="573" w:name="_Toc183099253"/>
      <w:bookmarkStart w:id="574" w:name="_Toc183100544"/>
      <w:bookmarkStart w:id="575" w:name="_Toc183095017"/>
      <w:bookmarkStart w:id="576" w:name="_Toc183095123"/>
      <w:bookmarkStart w:id="577" w:name="_Toc183095468"/>
      <w:bookmarkStart w:id="578" w:name="_Toc183099254"/>
      <w:bookmarkStart w:id="579" w:name="_Toc183100545"/>
      <w:bookmarkStart w:id="580" w:name="_Toc183095018"/>
      <w:bookmarkStart w:id="581" w:name="_Toc183095124"/>
      <w:bookmarkStart w:id="582" w:name="_Toc183095469"/>
      <w:bookmarkStart w:id="583" w:name="_Toc183099255"/>
      <w:bookmarkStart w:id="584" w:name="_Toc183100546"/>
      <w:bookmarkStart w:id="585" w:name="_Toc183099256"/>
      <w:bookmarkStart w:id="586" w:name="_Toc185323542"/>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rsidRPr="00816362">
        <w:lastRenderedPageBreak/>
        <w:t>Data analysis plan – Data description</w:t>
      </w:r>
      <w:bookmarkEnd w:id="585"/>
      <w:bookmarkEnd w:id="586"/>
      <w:r w:rsidRPr="00816362">
        <w:fldChar w:fldCharType="begin"/>
      </w:r>
      <w:r w:rsidRPr="00816362">
        <w:instrText xml:space="preserve"> TC "</w:instrText>
      </w:r>
      <w:bookmarkStart w:id="587" w:name="_Toc183094431"/>
      <w:r w:rsidRPr="00816362">
        <w:instrText>2.</w:instrText>
      </w:r>
      <w:r w:rsidRPr="00816362">
        <w:tab/>
        <w:instrText>Data analysis plan – Data description</w:instrText>
      </w:r>
      <w:bookmarkEnd w:id="587"/>
      <w:r w:rsidRPr="00816362">
        <w:instrText xml:space="preserve">" \f C \l "1" </w:instrText>
      </w:r>
      <w:r w:rsidRPr="00816362">
        <w:fldChar w:fldCharType="end"/>
      </w:r>
    </w:p>
    <w:p w14:paraId="206B9458" w14:textId="6D5B8ECC" w:rsidR="001A29C3" w:rsidRPr="00524356" w:rsidRDefault="001A29C3" w:rsidP="00B57D1D">
      <w:pPr>
        <w:pStyle w:val="Heading2"/>
      </w:pPr>
      <w:del w:id="588" w:author="Dominic Stringer" w:date="2024-11-21T15:15:00Z" w16du:dateUtc="2024-11-21T15:15:00Z">
        <w:r w:rsidRPr="00524356" w:rsidDel="00191400">
          <w:delText>2.1</w:delText>
        </w:r>
        <w:r w:rsidRPr="00524356" w:rsidDel="00191400">
          <w:tab/>
        </w:r>
      </w:del>
      <w:bookmarkStart w:id="589" w:name="_Toc183099257"/>
      <w:bookmarkStart w:id="590" w:name="_Toc185323543"/>
      <w:r w:rsidRPr="00524356">
        <w:t>Recruitment and representativeness of recruited patients</w:t>
      </w:r>
      <w:bookmarkEnd w:id="589"/>
      <w:bookmarkEnd w:id="590"/>
      <w:r w:rsidRPr="00524356">
        <w:fldChar w:fldCharType="begin"/>
      </w:r>
      <w:r w:rsidRPr="00524356">
        <w:instrText xml:space="preserve"> TC "</w:instrText>
      </w:r>
      <w:bookmarkStart w:id="591" w:name="_Toc183094432"/>
      <w:r w:rsidRPr="00524356">
        <w:instrText>2.1</w:instrText>
      </w:r>
      <w:r w:rsidRPr="00524356">
        <w:tab/>
        <w:instrText>Recruitment and representativeness of recruited patients</w:instrText>
      </w:r>
      <w:bookmarkEnd w:id="591"/>
      <w:r w:rsidRPr="00524356">
        <w:instrText xml:space="preserve">" \f C \l "1" </w:instrText>
      </w:r>
      <w:r w:rsidRPr="00524356">
        <w:fldChar w:fldCharType="end"/>
      </w:r>
    </w:p>
    <w:p w14:paraId="5A26ABF0" w14:textId="77777777" w:rsidR="001A29C3" w:rsidRDefault="001A29C3" w:rsidP="000E21A1">
      <w:pPr>
        <w:rPr>
          <w:ins w:id="592" w:author="Gordon Forbes" w:date="2025-08-07T14:42:00Z" w16du:dateUtc="2025-08-07T13:42:00Z"/>
          <w:sz w:val="22"/>
          <w:szCs w:val="22"/>
        </w:rPr>
      </w:pPr>
      <w:r w:rsidRPr="007829A2">
        <w:rPr>
          <w:sz w:val="22"/>
          <w:szCs w:val="22"/>
        </w:rPr>
        <w:t xml:space="preserve">CONSORT flow chart will be constructed </w:t>
      </w:r>
      <w:r w:rsidRPr="00524356">
        <w:fldChar w:fldCharType="begin"/>
      </w:r>
      <w:r w:rsidRPr="00524356">
        <w:instrText xml:space="preserve"> ADDIN REFMGR.CITE &lt;Refman&gt;&lt;Cite&gt;&lt;Author&gt;Moher&lt;/Author&gt;&lt;Year&gt;2001&lt;/Year&gt;&lt;RecNum&gt;73&lt;/RecNum&gt;&lt;IDText&gt;The CONSORT statement: revised recommendations for improving the quality of reports of parallel-group randomised trials&lt;/IDText&gt;&lt;MDL Ref_Type="Journal"&gt;&lt;Ref_Type&gt;Journal&lt;/Ref_Type&gt;&lt;Ref_ID&gt;73&lt;/Ref_ID&gt;&lt;Title_Primary&gt;The CONSORT statement: revised recommendations for improving the quality of reports of parallel-group randomised trials&lt;/Title_Primary&gt;&lt;Authors_Primary&gt;Moher,D.&lt;/Authors_Primary&gt;&lt;Authors_Primary&gt;Schulz,K.F.&lt;/Authors_Primary&gt;&lt;Authors_Primary&gt;Altman,D.G.&lt;/Authors_Primary&gt;&lt;Date_Primary&gt;2001/4/14&lt;/Date_Primary&gt;&lt;Keywords&gt;Humans&lt;/Keywords&gt;&lt;Keywords&gt;methods&lt;/Keywords&gt;&lt;Keywords&gt;Publishing&lt;/Keywords&gt;&lt;Keywords&gt;Quality Control&lt;/Keywords&gt;&lt;Keywords&gt;Randomized Controlled Trials as Topic&lt;/Keywords&gt;&lt;Keywords&gt;Reproducibility of Results&lt;/Keywords&gt;&lt;Keywords&gt;Research Design&lt;/Keywords&gt;&lt;Keywords&gt;standards&lt;/Keywords&gt;&lt;Reprint&gt;Not in File&lt;/Reprint&gt;&lt;Start_Page&gt;1191&lt;/Start_Page&gt;&lt;End_Page&gt;1194&lt;/End_Page&gt;&lt;Periodical&gt;Lancet&lt;/Periodical&gt;&lt;Volume&gt;357&lt;/Volume&gt;&lt;Issue&gt;9263&lt;/Issue&gt;&lt;Address&gt;University of Ottawa, Thomas C Chalmers Centre for Systematic Reviews, Ottawa, Ontario, Canada&lt;/Address&gt;&lt;Web_URL&gt;PM:11323066&lt;/Web_URL&gt;&lt;ZZ_JournalStdAbbrev&gt;&lt;f name="System"&gt;Lancet&lt;/f&gt;&lt;/ZZ_JournalStdAbbrev&gt;&lt;ZZ_WorkformID&gt;1&lt;/ZZ_WorkformID&gt;&lt;/MDL&gt;&lt;/Cite&gt;&lt;/Refman&gt;</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w:t>
      </w:r>
      <w:proofErr w:type="spellStart"/>
      <w:r w:rsidRPr="007829A2">
        <w:rPr>
          <w:sz w:val="22"/>
          <w:szCs w:val="22"/>
        </w:rPr>
        <w:t>analysed</w:t>
      </w:r>
      <w:proofErr w:type="spellEnd"/>
      <w:r w:rsidRPr="007829A2">
        <w:rPr>
          <w:sz w:val="22"/>
          <w:szCs w:val="22"/>
        </w:rPr>
        <w:t>.</w:t>
      </w:r>
    </w:p>
    <w:p w14:paraId="6053ACF7" w14:textId="77777777" w:rsidR="008C78B0" w:rsidRDefault="008C78B0" w:rsidP="000E21A1">
      <w:pPr>
        <w:rPr>
          <w:ins w:id="593" w:author="Gordon Forbes" w:date="2025-08-07T14:42:00Z" w16du:dateUtc="2025-08-07T13:42:00Z"/>
          <w:sz w:val="22"/>
          <w:szCs w:val="22"/>
        </w:rPr>
      </w:pPr>
    </w:p>
    <w:p w14:paraId="5AE8E5DD" w14:textId="6704CDED" w:rsidR="008C78B0" w:rsidRPr="007829A2" w:rsidRDefault="008C78B0" w:rsidP="000E21A1">
      <w:pPr>
        <w:rPr>
          <w:sz w:val="22"/>
          <w:szCs w:val="22"/>
        </w:rPr>
      </w:pPr>
      <w:ins w:id="594" w:author="Gordon Forbes" w:date="2025-08-07T14:42:00Z" w16du:dateUtc="2025-08-07T13:42:00Z">
        <w:r>
          <w:rPr>
            <w:sz w:val="22"/>
            <w:szCs w:val="22"/>
          </w:rPr>
          <w:t>{{</w:t>
        </w:r>
        <w:proofErr w:type="spellStart"/>
        <w:r>
          <w:rPr>
            <w:sz w:val="22"/>
            <w:szCs w:val="22"/>
          </w:rPr>
          <w:t>treatment_compliance_definitition</w:t>
        </w:r>
        <w:proofErr w:type="spellEnd"/>
        <w:r>
          <w:rPr>
            <w:sz w:val="22"/>
            <w:szCs w:val="22"/>
          </w:rPr>
          <w:t>}}</w:t>
        </w:r>
      </w:ins>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ins w:id="595" w:author="Dominic Stringer" w:date="2024-11-28T13:35:00Z" w16du:dateUtc="2024-11-28T13:35:00Z">
        <w:r w:rsidR="004F7685">
          <w:rPr>
            <w:i/>
            <w:iCs/>
            <w:highlight w:val="yellow"/>
          </w:rPr>
          <w:t xml:space="preserve"> terms included in the CONSORT diagram such as</w:t>
        </w:r>
      </w:ins>
      <w:r w:rsidRPr="00FE7127">
        <w:rPr>
          <w:i/>
          <w:iCs/>
          <w:highlight w:val="yellow"/>
        </w:rPr>
        <w:t xml:space="preserve"> not treated, inadequately treated, adequately treated or compliant/non-compliant</w:t>
      </w:r>
      <w:ins w:id="596" w:author="Dominic Stringer" w:date="2024-11-22T13:23:00Z" w16du:dateUtc="2024-11-22T13:23:00Z">
        <w:r w:rsidR="00D02004" w:rsidRPr="00FE7127">
          <w:rPr>
            <w:i/>
            <w:iCs/>
            <w:highlight w:val="yellow"/>
          </w:rPr>
          <w:t xml:space="preserve"> as appropriate</w:t>
        </w:r>
      </w:ins>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10BFEB85" w14:textId="5D711BDF" w:rsidR="001A29C3" w:rsidRPr="00524356" w:rsidRDefault="001A29C3" w:rsidP="000E21A1">
      <w:r w:rsidRPr="00524356">
        <w:br w:type="page"/>
      </w:r>
      <w:r w:rsidRPr="00524356">
        <w:lastRenderedPageBreak/>
        <w:t>Figure 2</w:t>
      </w:r>
      <w:del w:id="597" w:author="Dominic Stringer" w:date="2024-12-17T10:48:00Z" w16du:dateUtc="2024-12-17T10:48:00Z">
        <w:r w:rsidRPr="00524356" w:rsidDel="008D6D5E">
          <w:delText xml:space="preserve">.  </w:delText>
        </w:r>
      </w:del>
      <w:ins w:id="598" w:author="Dominic Stringer" w:date="2024-12-17T10:48:00Z" w16du:dateUtc="2024-12-17T10:48:00Z">
        <w:r w:rsidR="008D6D5E" w:rsidRPr="00524356">
          <w:t xml:space="preserve">. </w:t>
        </w:r>
      </w:ins>
      <w:r w:rsidRPr="00524356">
        <w:t>Template CONSORT diagram for ACRONYM trial</w:t>
      </w:r>
      <w:r w:rsidRPr="00524356">
        <w:fldChar w:fldCharType="begin"/>
      </w:r>
      <w:r w:rsidRPr="00524356">
        <w:instrText xml:space="preserve"> TC "</w:instrText>
      </w:r>
      <w:bookmarkStart w:id="599" w:name="_Toc183094433"/>
      <w:r w:rsidRPr="00524356">
        <w:instrText>Figure 2.  Template CONSORT diagram for ACRONYM trial</w:instrText>
      </w:r>
      <w:bookmarkEnd w:id="599"/>
      <w:r w:rsidRPr="00524356">
        <w:instrText xml:space="preserve">" \f C \l "1" </w:instrText>
      </w:r>
      <w:r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68B59643" w:rsidR="001A29C3" w:rsidRPr="00524356" w:rsidRDefault="001A29C3" w:rsidP="00B57D1D">
      <w:pPr>
        <w:pStyle w:val="Heading2"/>
      </w:pPr>
      <w:r w:rsidRPr="00524356">
        <w:br w:type="page"/>
      </w:r>
      <w:del w:id="600" w:author="Dominic Stringer" w:date="2024-11-21T15:15:00Z" w16du:dateUtc="2024-11-21T15:15:00Z">
        <w:r w:rsidRPr="00524356" w:rsidDel="00191400">
          <w:lastRenderedPageBreak/>
          <w:delText>2.2</w:delText>
        </w:r>
        <w:r w:rsidRPr="00524356" w:rsidDel="00191400">
          <w:tab/>
        </w:r>
      </w:del>
      <w:bookmarkStart w:id="601" w:name="_Toc183099258"/>
      <w:bookmarkStart w:id="602" w:name="_Toc185323544"/>
      <w:r w:rsidRPr="00524356">
        <w:t>Baseline comparability of randomised groups</w:t>
      </w:r>
      <w:bookmarkEnd w:id="601"/>
      <w:bookmarkEnd w:id="602"/>
      <w:r w:rsidRPr="00524356">
        <w:fldChar w:fldCharType="begin"/>
      </w:r>
      <w:r w:rsidRPr="00524356">
        <w:instrText xml:space="preserve"> TC "</w:instrText>
      </w:r>
      <w:bookmarkStart w:id="603" w:name="_Toc183094434"/>
      <w:r w:rsidRPr="00524356">
        <w:instrText>2.2</w:instrText>
      </w:r>
      <w:r w:rsidRPr="00524356">
        <w:tab/>
        <w:instrText>Baseline comparability of randomised groups</w:instrText>
      </w:r>
      <w:bookmarkEnd w:id="603"/>
      <w:r w:rsidRPr="00524356">
        <w:instrText xml:space="preserve">" \f C \l "1" </w:instrText>
      </w:r>
      <w:r w:rsidRPr="00524356">
        <w:fldChar w:fldCharType="end"/>
      </w:r>
    </w:p>
    <w:p w14:paraId="380E745A" w14:textId="3C0AAB42" w:rsidR="001A29C3" w:rsidRPr="007829A2" w:rsidRDefault="001A29C3" w:rsidP="000E21A1">
      <w:r w:rsidRPr="007829A2">
        <w:t>Baseline descriptions of participants by treatment and overall: means and standard deviation or numbers and proportions as appropriate</w:t>
      </w:r>
      <w:del w:id="604" w:author="Dominic Stringer" w:date="2024-12-17T10:48:00Z" w16du:dateUtc="2024-12-17T10:48:00Z">
        <w:r w:rsidRPr="007829A2" w:rsidDel="00C1297B">
          <w:delText xml:space="preserve">.  </w:delText>
        </w:r>
      </w:del>
      <w:ins w:id="605" w:author="Dominic Stringer" w:date="2024-12-17T10:48:00Z" w16du:dateUtc="2024-12-17T10:48:00Z">
        <w:r w:rsidR="00C1297B" w:rsidRPr="007829A2">
          <w:t xml:space="preserve">. </w:t>
        </w:r>
      </w:ins>
      <w:r w:rsidRPr="007829A2">
        <w:t>No significance testing</w:t>
      </w:r>
      <w:ins w:id="606" w:author="Dominic Stringer" w:date="2024-12-17T10:23:00Z" w16du:dateUtc="2024-12-17T10:23:00Z">
        <w:r w:rsidR="00E07C3A">
          <w:t xml:space="preserve"> will be carried out</w:t>
        </w:r>
      </w:ins>
      <w:r w:rsidRPr="007829A2">
        <w:t>.</w:t>
      </w:r>
    </w:p>
    <w:p w14:paraId="1D926D93" w14:textId="77777777" w:rsidR="001A29C3" w:rsidRPr="00524356" w:rsidRDefault="001A29C3" w:rsidP="000E21A1"/>
    <w:p w14:paraId="344113EF" w14:textId="3AE06A25" w:rsidR="00191400" w:rsidRPr="00524356" w:rsidRDefault="001A29C3" w:rsidP="00B57D1D">
      <w:pPr>
        <w:pStyle w:val="Heading2"/>
        <w:rPr>
          <w:ins w:id="607" w:author="Dominic Stringer" w:date="2024-11-21T15:15:00Z" w16du:dateUtc="2024-11-21T15:15:00Z"/>
        </w:rPr>
      </w:pPr>
      <w:bookmarkStart w:id="608" w:name="_Toc185323545"/>
      <w:bookmarkStart w:id="609" w:name="_Toc183099259"/>
      <w:bookmarkStart w:id="610" w:name="_Toc185323546"/>
      <w:bookmarkEnd w:id="608"/>
      <w:r w:rsidRPr="00524356">
        <w:t>Adherence to allocated treatment and treatment fidelity</w:t>
      </w:r>
      <w:bookmarkEnd w:id="609"/>
      <w:bookmarkEnd w:id="610"/>
    </w:p>
    <w:p w14:paraId="08D582D1" w14:textId="77777777" w:rsidR="00417F06" w:rsidRDefault="00367767" w:rsidP="007829A2">
      <w:pPr>
        <w:rPr>
          <w:ins w:id="611" w:author="Gordon Forbes" w:date="2025-08-07T14:42:00Z" w16du:dateUtc="2025-08-07T13:42:00Z"/>
          <w:i/>
          <w:iCs/>
          <w:highlight w:val="yellow"/>
        </w:rPr>
      </w:pPr>
      <w:ins w:id="612" w:author="Dominic Stringer" w:date="2024-11-28T11:10:00Z" w16du:dateUtc="2024-11-28T11:10:00Z">
        <w:r w:rsidRPr="00B52609">
          <w:rPr>
            <w:i/>
            <w:iCs/>
            <w:highlight w:val="yellow"/>
          </w:rPr>
          <w:t>Adherence should be defined here if applicable</w:t>
        </w:r>
      </w:ins>
    </w:p>
    <w:p w14:paraId="45EF585B" w14:textId="08AD44FD" w:rsidR="001A29C3" w:rsidRPr="00417F06" w:rsidRDefault="00417F06" w:rsidP="007829A2">
      <w:pPr>
        <w:rPr>
          <w:rPrChange w:id="613" w:author="Gordon Forbes" w:date="2025-08-07T14:42:00Z" w16du:dateUtc="2025-08-07T13:42:00Z">
            <w:rPr>
              <w:i/>
              <w:iCs/>
            </w:rPr>
          </w:rPrChange>
        </w:rPr>
      </w:pPr>
      <w:ins w:id="614" w:author="Gordon Forbes" w:date="2025-08-07T14:42:00Z" w16du:dateUtc="2025-08-07T13:42:00Z">
        <w:r w:rsidRPr="00417F06">
          <w:rPr>
            <w:rPrChange w:id="615" w:author="Gordon Forbes" w:date="2025-08-07T14:42:00Z" w16du:dateUtc="2025-08-07T13:42:00Z">
              <w:rPr>
                <w:i/>
                <w:iCs/>
                <w:highlight w:val="yellow"/>
              </w:rPr>
            </w:rPrChange>
          </w:rPr>
          <w:t>{{</w:t>
        </w:r>
      </w:ins>
      <w:proofErr w:type="spellStart"/>
      <w:r w:rsidR="001A29C3" w:rsidRPr="00417F06">
        <w:rPr>
          <w:rPrChange w:id="616" w:author="Gordon Forbes" w:date="2025-08-07T14:42:00Z" w16du:dateUtc="2025-08-07T13:42:00Z">
            <w:rPr>
              <w:i/>
              <w:iCs/>
              <w:highlight w:val="yellow"/>
            </w:rPr>
          </w:rPrChange>
        </w:rPr>
        <w:fldChar w:fldCharType="begin"/>
      </w:r>
      <w:r w:rsidR="001A29C3" w:rsidRPr="00417F06">
        <w:rPr>
          <w:rPrChange w:id="617" w:author="Gordon Forbes" w:date="2025-08-07T14:42:00Z" w16du:dateUtc="2025-08-07T13:42:00Z">
            <w:rPr>
              <w:i/>
              <w:iCs/>
              <w:highlight w:val="yellow"/>
            </w:rPr>
          </w:rPrChange>
        </w:rPr>
        <w:instrText xml:space="preserve"> TC "</w:instrText>
      </w:r>
      <w:bookmarkStart w:id="618" w:name="_Toc183094435"/>
      <w:r w:rsidR="001A29C3" w:rsidRPr="00417F06">
        <w:rPr>
          <w:rPrChange w:id="619" w:author="Gordon Forbes" w:date="2025-08-07T14:42:00Z" w16du:dateUtc="2025-08-07T13:42:00Z">
            <w:rPr>
              <w:i/>
              <w:iCs/>
              <w:highlight w:val="yellow"/>
            </w:rPr>
          </w:rPrChange>
        </w:rPr>
        <w:instrText>2.3</w:instrText>
      </w:r>
      <w:r w:rsidR="001A29C3" w:rsidRPr="00417F06">
        <w:rPr>
          <w:rPrChange w:id="620" w:author="Gordon Forbes" w:date="2025-08-07T14:42:00Z" w16du:dateUtc="2025-08-07T13:42:00Z">
            <w:rPr>
              <w:i/>
              <w:iCs/>
              <w:highlight w:val="yellow"/>
            </w:rPr>
          </w:rPrChange>
        </w:rPr>
        <w:tab/>
        <w:instrText>Adherence to allocated treatment and treatment fidelity</w:instrText>
      </w:r>
      <w:bookmarkEnd w:id="618"/>
      <w:r w:rsidR="001A29C3" w:rsidRPr="00417F06">
        <w:rPr>
          <w:rPrChange w:id="621" w:author="Gordon Forbes" w:date="2025-08-07T14:42:00Z" w16du:dateUtc="2025-08-07T13:42:00Z">
            <w:rPr>
              <w:i/>
              <w:iCs/>
              <w:highlight w:val="yellow"/>
            </w:rPr>
          </w:rPrChange>
        </w:rPr>
        <w:instrText xml:space="preserve">" \f C \l "1" </w:instrText>
      </w:r>
      <w:r w:rsidR="001A29C3" w:rsidRPr="00417F06">
        <w:rPr>
          <w:rPrChange w:id="622" w:author="Gordon Forbes" w:date="2025-08-07T14:42:00Z" w16du:dateUtc="2025-08-07T13:42:00Z">
            <w:rPr>
              <w:i/>
              <w:iCs/>
              <w:highlight w:val="yellow"/>
            </w:rPr>
          </w:rPrChange>
        </w:rPr>
        <w:fldChar w:fldCharType="end"/>
      </w:r>
      <w:ins w:id="623" w:author="Gordon Forbes" w:date="2025-08-07T14:42:00Z" w16du:dateUtc="2025-08-07T13:42:00Z">
        <w:r>
          <w:t>adherence_to_treatment</w:t>
        </w:r>
        <w:proofErr w:type="spellEnd"/>
        <w:r>
          <w:t>}}</w:t>
        </w:r>
      </w:ins>
    </w:p>
    <w:p w14:paraId="54C8F435" w14:textId="77777777" w:rsidR="00367767" w:rsidRDefault="00367767" w:rsidP="007829A2">
      <w:pPr>
        <w:rPr>
          <w:ins w:id="624" w:author="Dominic Stringer" w:date="2024-11-28T11:10:00Z" w16du:dateUtc="2024-11-28T11:10:00Z"/>
        </w:rPr>
      </w:pPr>
    </w:p>
    <w:p w14:paraId="0A1D7533" w14:textId="72E4F647" w:rsidR="001A29C3" w:rsidRPr="00524356" w:rsidRDefault="001A29C3" w:rsidP="007829A2">
      <w:r w:rsidRPr="00524356">
        <w:t xml:space="preserve">Compliant versus non-compliant with the treatment will be described in terms of baseline variables. </w:t>
      </w:r>
    </w:p>
    <w:p w14:paraId="2725ECB6" w14:textId="77777777" w:rsidR="001A29C3" w:rsidRPr="00524356" w:rsidRDefault="001A29C3" w:rsidP="000E21A1"/>
    <w:p w14:paraId="74F6CB05" w14:textId="77777777" w:rsidR="001A29C3" w:rsidRPr="007829A2" w:rsidRDefault="001A29C3" w:rsidP="000E21A1">
      <w:r w:rsidRPr="007829A2">
        <w:t>The reasons for withdrawal from treatment will be summarised.</w:t>
      </w:r>
    </w:p>
    <w:p w14:paraId="3AD774E7" w14:textId="77777777" w:rsidR="001A29C3" w:rsidRPr="00524356" w:rsidRDefault="001A29C3" w:rsidP="000E21A1"/>
    <w:p w14:paraId="76ACA5F2" w14:textId="5EE6A934" w:rsidR="001A29C3" w:rsidRPr="00524356" w:rsidRDefault="001A29C3" w:rsidP="00B57D1D">
      <w:pPr>
        <w:pStyle w:val="Heading2"/>
      </w:pPr>
      <w:del w:id="625" w:author="Dominic Stringer" w:date="2024-11-21T15:15:00Z" w16du:dateUtc="2024-11-21T15:15:00Z">
        <w:r w:rsidRPr="00524356" w:rsidDel="00191400">
          <w:delText>2.4</w:delText>
        </w:r>
        <w:r w:rsidRPr="00524356" w:rsidDel="00191400">
          <w:tab/>
        </w:r>
      </w:del>
      <w:bookmarkStart w:id="626" w:name="_Toc183099260"/>
      <w:bookmarkStart w:id="627" w:name="_Toc185323547"/>
      <w:r w:rsidRPr="00524356">
        <w:t>Loss to follow-up and other missing data</w:t>
      </w:r>
      <w:bookmarkEnd w:id="626"/>
      <w:bookmarkEnd w:id="627"/>
      <w:r w:rsidRPr="00524356">
        <w:fldChar w:fldCharType="begin"/>
      </w:r>
      <w:r w:rsidRPr="00524356">
        <w:instrText xml:space="preserve"> TC "</w:instrText>
      </w:r>
      <w:bookmarkStart w:id="628" w:name="_Toc183094436"/>
      <w:r w:rsidRPr="00524356">
        <w:instrText>2.4</w:instrText>
      </w:r>
      <w:r w:rsidRPr="00524356">
        <w:tab/>
        <w:instrText>Loss to follow-up and other missing data</w:instrText>
      </w:r>
      <w:bookmarkEnd w:id="628"/>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summarised in each arm and at each time point.  </w:t>
      </w:r>
    </w:p>
    <w:p w14:paraId="077F537A" w14:textId="77777777" w:rsidR="001A29C3" w:rsidRPr="00524356" w:rsidRDefault="001A29C3" w:rsidP="000E21A1"/>
    <w:p w14:paraId="3AB231B5" w14:textId="77777777" w:rsidR="001A29C3" w:rsidRPr="007829A2" w:rsidRDefault="001A29C3" w:rsidP="007829A2">
      <w:r w:rsidRPr="007829A2">
        <w:t>The baseline characteristics of those missing follow up will be compared to those with complete follow up.</w:t>
      </w:r>
    </w:p>
    <w:p w14:paraId="6129C40B" w14:textId="77777777" w:rsidR="001A29C3" w:rsidRPr="007829A2" w:rsidRDefault="001A29C3" w:rsidP="000E21A1"/>
    <w:p w14:paraId="1A52CB4A" w14:textId="313A455F" w:rsidR="001A29C3" w:rsidRPr="007829A2" w:rsidRDefault="001A29C3" w:rsidP="000E21A1">
      <w:r w:rsidRPr="007829A2">
        <w:t xml:space="preserve">The reasons for withdrawal from </w:t>
      </w:r>
      <w:del w:id="629" w:author="Dominic Stringer" w:date="2024-11-22T13:41:00Z" w16du:dateUtc="2024-11-22T13:41:00Z">
        <w:r w:rsidRPr="007829A2" w:rsidDel="00F73CED">
          <w:delText>the trial</w:delText>
        </w:r>
      </w:del>
      <w:ins w:id="630" w:author="Dominic Stringer" w:date="2024-11-22T13:41:00Z" w16du:dateUtc="2024-11-22T13:41:00Z">
        <w:r w:rsidR="00F73CED">
          <w:t>data collection</w:t>
        </w:r>
      </w:ins>
      <w:r w:rsidRPr="007829A2">
        <w:t xml:space="preserve"> will be summarised.</w:t>
      </w:r>
    </w:p>
    <w:p w14:paraId="754DA1EF" w14:textId="77777777" w:rsidR="001A29C3" w:rsidRPr="00524356" w:rsidRDefault="001A29C3" w:rsidP="000E21A1"/>
    <w:p w14:paraId="3E4A35AD" w14:textId="175A046A" w:rsidR="001A29C3" w:rsidRDefault="001A29C3" w:rsidP="00B57D1D">
      <w:pPr>
        <w:pStyle w:val="Heading2"/>
        <w:rPr>
          <w:ins w:id="631" w:author="Dominic Stringer" w:date="2024-11-28T13:23:00Z" w16du:dateUtc="2024-11-28T13:23:00Z"/>
        </w:rPr>
      </w:pPr>
      <w:del w:id="632" w:author="Dominic Stringer" w:date="2024-11-21T15:16:00Z" w16du:dateUtc="2024-11-21T15:16:00Z">
        <w:r w:rsidRPr="00524356" w:rsidDel="00191400">
          <w:delText>2.5</w:delText>
        </w:r>
        <w:r w:rsidRPr="00524356" w:rsidDel="00191400">
          <w:tab/>
        </w:r>
      </w:del>
      <w:bookmarkStart w:id="633" w:name="_Toc183099261"/>
      <w:del w:id="634" w:author="Dominic Stringer" w:date="2024-11-28T13:23:00Z" w16du:dateUtc="2024-11-28T13:23:00Z">
        <w:r w:rsidRPr="00524356" w:rsidDel="00716C48">
          <w:delText>Adverse event reporting</w:delText>
        </w:r>
        <w:bookmarkEnd w:id="633"/>
        <w:r w:rsidRPr="00524356" w:rsidDel="00716C48">
          <w:fldChar w:fldCharType="begin"/>
        </w:r>
        <w:r w:rsidRPr="00524356" w:rsidDel="00716C48">
          <w:delInstrText xml:space="preserve"> TC "</w:delInstrText>
        </w:r>
        <w:bookmarkStart w:id="635" w:name="_Toc183094437"/>
        <w:r w:rsidRPr="00524356" w:rsidDel="00716C48">
          <w:delInstrText>2.5</w:delInstrText>
        </w:r>
        <w:r w:rsidRPr="00524356" w:rsidDel="00716C48">
          <w:tab/>
          <w:delInstrText>Adverse event reporting</w:delInstrText>
        </w:r>
        <w:bookmarkEnd w:id="635"/>
        <w:r w:rsidRPr="00524356" w:rsidDel="00716C48">
          <w:delInstrText xml:space="preserve">" \f C \l "1" </w:delInstrText>
        </w:r>
        <w:r w:rsidRPr="00524356" w:rsidDel="00716C48">
          <w:fldChar w:fldCharType="end"/>
        </w:r>
      </w:del>
      <w:bookmarkStart w:id="636" w:name="_Toc185323548"/>
      <w:ins w:id="637" w:author="Dominic Stringer" w:date="2024-11-28T13:23:00Z" w16du:dateUtc="2024-11-28T13:23:00Z">
        <w:r w:rsidR="00716C48">
          <w:t>Harms</w:t>
        </w:r>
        <w:bookmarkEnd w:id="636"/>
      </w:ins>
    </w:p>
    <w:p w14:paraId="45F03EFF" w14:textId="756EB6BF" w:rsidR="00716C48" w:rsidRDefault="00716C48" w:rsidP="00716C48">
      <w:pPr>
        <w:rPr>
          <w:ins w:id="638" w:author="Gordon Forbes" w:date="2025-08-07T14:43:00Z" w16du:dateUtc="2025-08-07T13:43:00Z"/>
          <w:i/>
          <w:iCs/>
          <w:highlight w:val="yellow"/>
        </w:rPr>
      </w:pPr>
      <w:ins w:id="639" w:author="Dominic Stringer" w:date="2024-11-28T13:23:00Z" w16du:dateUtc="2024-11-28T13:23:00Z">
        <w:r w:rsidRPr="00FE7127">
          <w:rPr>
            <w:i/>
            <w:iCs/>
            <w:highlight w:val="yellow"/>
          </w:rPr>
          <w:t>Adverse event terms should be defined</w:t>
        </w:r>
      </w:ins>
      <w:ins w:id="640" w:author="Dominic Stringer" w:date="2024-11-28T13:28:00Z" w16du:dateUtc="2024-11-28T13:28:00Z">
        <w:r w:rsidR="001426E9">
          <w:rPr>
            <w:i/>
            <w:iCs/>
            <w:highlight w:val="yellow"/>
          </w:rPr>
          <w:t xml:space="preserve"> and what will be reported outlined. </w:t>
        </w:r>
      </w:ins>
      <w:ins w:id="641" w:author="Dominic Stringer" w:date="2024-11-28T13:23:00Z" w16du:dateUtc="2024-11-28T13:23:00Z">
        <w:r w:rsidRPr="00AC426E">
          <w:rPr>
            <w:i/>
            <w:iCs/>
            <w:highlight w:val="yellow"/>
          </w:rPr>
          <w:t>Specify to what extent events will be grouped and whether, and if so how, p-values will be presented. If p-values are to be used state clear</w:t>
        </w:r>
      </w:ins>
      <w:ins w:id="642" w:author="Dominic Stringer" w:date="2024-11-28T13:36:00Z" w16du:dateUtc="2024-11-28T13:36:00Z">
        <w:r w:rsidR="000431B9">
          <w:rPr>
            <w:i/>
            <w:iCs/>
            <w:highlight w:val="yellow"/>
          </w:rPr>
          <w:t>ly</w:t>
        </w:r>
      </w:ins>
      <w:ins w:id="643" w:author="Dominic Stringer" w:date="2024-11-28T13:23:00Z" w16du:dateUtc="2024-11-28T13:23:00Z">
        <w:r w:rsidRPr="00AC426E">
          <w:rPr>
            <w:i/>
            <w:iCs/>
            <w:highlight w:val="yellow"/>
          </w:rPr>
          <w:t xml:space="preserve"> which population will be used (</w:t>
        </w:r>
      </w:ins>
      <w:ins w:id="644" w:author="Dominic Stringer" w:date="2024-12-17T10:48:00Z" w16du:dateUtc="2024-12-17T10:48:00Z">
        <w:r w:rsidR="00C1297B" w:rsidRPr="00AC426E">
          <w:rPr>
            <w:i/>
            <w:iCs/>
            <w:highlight w:val="yellow"/>
          </w:rPr>
          <w:t>e.g.,</w:t>
        </w:r>
      </w:ins>
      <w:ins w:id="645" w:author="Dominic Stringer" w:date="2024-11-28T13:23:00Z" w16du:dateUtc="2024-11-28T13:23:00Z">
        <w:r w:rsidRPr="00AC426E">
          <w:rPr>
            <w:i/>
            <w:iCs/>
            <w:highlight w:val="yellow"/>
          </w:rPr>
          <w:t xml:space="preserve"> ITT). Sufficient detail should be included as to how adverse events are coded or categorized. If any </w:t>
        </w:r>
      </w:ins>
      <w:ins w:id="646" w:author="Dominic Stringer" w:date="2024-11-28T13:24:00Z" w16du:dateUtc="2024-11-28T13:24:00Z">
        <w:r w:rsidR="00AC426E" w:rsidRPr="00AC426E">
          <w:rPr>
            <w:i/>
            <w:iCs/>
            <w:highlight w:val="yellow"/>
          </w:rPr>
          <w:t xml:space="preserve">inferential </w:t>
        </w:r>
      </w:ins>
      <w:ins w:id="647" w:author="Dominic Stringer" w:date="2024-11-28T13:23:00Z" w16du:dateUtc="2024-11-28T13:23:00Z">
        <w:r w:rsidR="00F00D0A" w:rsidRPr="00AC426E">
          <w:rPr>
            <w:i/>
            <w:iCs/>
            <w:highlight w:val="yellow"/>
          </w:rPr>
          <w:t>analysis</w:t>
        </w:r>
      </w:ins>
      <w:ins w:id="648" w:author="Dominic Stringer" w:date="2024-11-28T13:24:00Z" w16du:dateUtc="2024-11-28T13:24:00Z">
        <w:r w:rsidR="00AC426E" w:rsidRPr="00AC426E">
          <w:rPr>
            <w:i/>
            <w:iCs/>
            <w:highlight w:val="yellow"/>
          </w:rPr>
          <w:t xml:space="preserve"> is to be used for analysis of </w:t>
        </w:r>
        <w:proofErr w:type="gramStart"/>
        <w:r w:rsidR="00AC426E" w:rsidRPr="00AC426E">
          <w:rPr>
            <w:i/>
            <w:iCs/>
            <w:highlight w:val="yellow"/>
          </w:rPr>
          <w:t>harms</w:t>
        </w:r>
      </w:ins>
      <w:ins w:id="649" w:author="Dominic Stringer" w:date="2024-11-28T13:25:00Z" w16du:dateUtc="2024-11-28T13:25:00Z">
        <w:r w:rsidR="00AC426E">
          <w:rPr>
            <w:i/>
            <w:iCs/>
            <w:highlight w:val="yellow"/>
          </w:rPr>
          <w:t>,</w:t>
        </w:r>
      </w:ins>
      <w:ins w:id="650" w:author="Dominic Stringer" w:date="2024-11-28T13:24:00Z" w16du:dateUtc="2024-11-28T13:24:00Z">
        <w:r w:rsidR="00F00D0A" w:rsidRPr="00AC426E">
          <w:rPr>
            <w:i/>
            <w:iCs/>
            <w:highlight w:val="yellow"/>
          </w:rPr>
          <w:t xml:space="preserve"> </w:t>
        </w:r>
      </w:ins>
      <w:ins w:id="651" w:author="Dominic Stringer" w:date="2024-11-28T13:23:00Z" w16du:dateUtc="2024-11-28T13:23:00Z">
        <w:r w:rsidR="00F00D0A" w:rsidRPr="00AC426E">
          <w:rPr>
            <w:i/>
            <w:iCs/>
            <w:highlight w:val="yellow"/>
          </w:rPr>
          <w:t xml:space="preserve"> </w:t>
        </w:r>
      </w:ins>
      <w:ins w:id="652" w:author="Dominic Stringer" w:date="2024-11-28T13:24:00Z" w16du:dateUtc="2024-11-28T13:24:00Z">
        <w:r w:rsidR="00F00D0A" w:rsidRPr="00B52609">
          <w:rPr>
            <w:i/>
            <w:iCs/>
            <w:highlight w:val="yellow"/>
          </w:rPr>
          <w:t>consider</w:t>
        </w:r>
        <w:proofErr w:type="gramEnd"/>
        <w:r w:rsidR="00F00D0A" w:rsidRPr="00B52609">
          <w:rPr>
            <w:i/>
            <w:iCs/>
            <w:highlight w:val="yellow"/>
          </w:rPr>
          <w:t xml:space="preserve"> moving to Section 3</w:t>
        </w:r>
        <w:r w:rsidR="00AC426E" w:rsidRPr="00B52609">
          <w:rPr>
            <w:i/>
            <w:iCs/>
            <w:highlight w:val="yellow"/>
          </w:rPr>
          <w:t>.</w:t>
        </w:r>
      </w:ins>
    </w:p>
    <w:p w14:paraId="34B44E77" w14:textId="64FC5EFF" w:rsidR="00417F06" w:rsidRPr="00417F06" w:rsidRDefault="00417F06" w:rsidP="00716C48">
      <w:pPr>
        <w:rPr>
          <w:ins w:id="653" w:author="Dominic Stringer" w:date="2024-11-28T13:23:00Z" w16du:dateUtc="2024-11-28T13:23:00Z"/>
          <w:highlight w:val="yellow"/>
          <w:rPrChange w:id="654" w:author="Gordon Forbes" w:date="2025-08-07T14:43:00Z" w16du:dateUtc="2025-08-07T13:43:00Z">
            <w:rPr>
              <w:ins w:id="655" w:author="Dominic Stringer" w:date="2024-11-28T13:23:00Z" w16du:dateUtc="2024-11-28T13:23:00Z"/>
              <w:i/>
              <w:iCs/>
              <w:highlight w:val="yellow"/>
            </w:rPr>
          </w:rPrChange>
        </w:rPr>
      </w:pPr>
    </w:p>
    <w:p w14:paraId="19A4BF71" w14:textId="36DCA0CE" w:rsidR="00716C48" w:rsidRDefault="00417F06" w:rsidP="00716C48">
      <w:pPr>
        <w:rPr>
          <w:ins w:id="656" w:author="Gordon Forbes" w:date="2025-08-07T14:43:00Z" w16du:dateUtc="2025-08-07T13:43:00Z"/>
          <w:lang w:val="en-GB"/>
        </w:rPr>
      </w:pPr>
      <w:ins w:id="657" w:author="Gordon Forbes" w:date="2025-08-07T14:43:00Z" w16du:dateUtc="2025-08-07T13:43:00Z">
        <w:r>
          <w:rPr>
            <w:lang w:val="en-GB"/>
          </w:rPr>
          <w:t>{{</w:t>
        </w:r>
        <w:proofErr w:type="spellStart"/>
        <w:r>
          <w:rPr>
            <w:lang w:val="en-GB"/>
          </w:rPr>
          <w:t>adverse_events</w:t>
        </w:r>
        <w:proofErr w:type="spellEnd"/>
        <w:r w:rsidR="00A43E59">
          <w:rPr>
            <w:lang w:val="en-GB"/>
          </w:rPr>
          <w:t>}}</w:t>
        </w:r>
      </w:ins>
    </w:p>
    <w:p w14:paraId="5419687D" w14:textId="77777777" w:rsidR="00417F06" w:rsidRDefault="00417F06" w:rsidP="00716C48">
      <w:pPr>
        <w:rPr>
          <w:ins w:id="658" w:author="Dominic Stringer" w:date="2024-11-28T13:23:00Z" w16du:dateUtc="2024-11-28T13:23:00Z"/>
          <w:lang w:val="en-GB"/>
        </w:rPr>
      </w:pPr>
    </w:p>
    <w:p w14:paraId="731D8899" w14:textId="5087513F" w:rsidR="00716C48" w:rsidRPr="00C53D91" w:rsidDel="008E330A" w:rsidRDefault="00716C48" w:rsidP="00B52609">
      <w:pPr>
        <w:rPr>
          <w:del w:id="659" w:author="Dominic Stringer" w:date="2024-12-17T10:21:00Z" w16du:dateUtc="2024-12-17T10:21:00Z"/>
        </w:rPr>
      </w:pPr>
    </w:p>
    <w:p w14:paraId="6AB3F796" w14:textId="77777777" w:rsidR="00F14CF3" w:rsidRDefault="001A29C3" w:rsidP="004A016C">
      <w:pPr>
        <w:rPr>
          <w:ins w:id="660" w:author="Dominic Stringer" w:date="2024-11-22T13:20:00Z" w16du:dateUtc="2024-11-22T13:20:00Z"/>
        </w:rPr>
      </w:pPr>
      <w:r w:rsidRPr="007829A2">
        <w:t>Adverse events (AE), adverse reactions (AR), serious adverse events (SAE) and serious adverse reactions (SAR) will be summarised.</w:t>
      </w:r>
      <w:ins w:id="661" w:author="Dominic Stringer" w:date="2024-11-21T14:23:00Z" w16du:dateUtc="2024-11-21T14:23:00Z">
        <w:r w:rsidR="00CA2CE2" w:rsidRPr="007829A2">
          <w:t xml:space="preserve"> </w:t>
        </w:r>
      </w:ins>
    </w:p>
    <w:p w14:paraId="763F6AE8" w14:textId="77777777" w:rsidR="00F14CF3" w:rsidRDefault="00F14CF3" w:rsidP="004A016C">
      <w:pPr>
        <w:rPr>
          <w:ins w:id="662" w:author="Dominic Stringer" w:date="2024-11-22T13:20:00Z" w16du:dateUtc="2024-11-22T13:20:00Z"/>
        </w:rPr>
      </w:pPr>
    </w:p>
    <w:p w14:paraId="692A08F8" w14:textId="0191BEED" w:rsidR="001A29C3" w:rsidRPr="00524356" w:rsidRDefault="001A29C3" w:rsidP="00B57D1D">
      <w:pPr>
        <w:pStyle w:val="Heading2"/>
      </w:pPr>
      <w:bookmarkStart w:id="663" w:name="_Toc185323549"/>
      <w:bookmarkStart w:id="664" w:name="_Toc185323550"/>
      <w:bookmarkStart w:id="665" w:name="_Toc185323551"/>
      <w:bookmarkStart w:id="666" w:name="_Toc183099262"/>
      <w:bookmarkStart w:id="667" w:name="_Toc185323552"/>
      <w:bookmarkEnd w:id="663"/>
      <w:bookmarkEnd w:id="664"/>
      <w:bookmarkEnd w:id="665"/>
      <w:r w:rsidRPr="00524356">
        <w:t>Assessment of outcome measures (unblinding)</w:t>
      </w:r>
      <w:bookmarkEnd w:id="666"/>
      <w:bookmarkEnd w:id="667"/>
      <w:r w:rsidRPr="00524356">
        <w:fldChar w:fldCharType="begin"/>
      </w:r>
      <w:r w:rsidRPr="00524356">
        <w:instrText xml:space="preserve"> TC "</w:instrText>
      </w:r>
      <w:bookmarkStart w:id="668" w:name="_Toc183094438"/>
      <w:r w:rsidRPr="00524356">
        <w:instrText>2.6</w:instrText>
      </w:r>
      <w:r w:rsidRPr="00524356">
        <w:tab/>
        <w:instrText>Assessment of outcome measures (unblinding)</w:instrText>
      </w:r>
      <w:bookmarkEnd w:id="668"/>
      <w:r w:rsidRPr="00524356">
        <w:instrText xml:space="preserve">" \f C \l "1" </w:instrText>
      </w:r>
      <w:r w:rsidRPr="00524356">
        <w:fldChar w:fldCharType="end"/>
      </w:r>
    </w:p>
    <w:p w14:paraId="0CA6F394" w14:textId="77777777" w:rsidR="001A29C3" w:rsidRPr="007829A2" w:rsidRDefault="001A29C3" w:rsidP="000E21A1">
      <w:r w:rsidRPr="007829A2">
        <w:t xml:space="preserve">Evidence for unblinding of treatment to interviewers will be studied. </w:t>
      </w:r>
    </w:p>
    <w:p w14:paraId="7BDB344D" w14:textId="1FE2AC99" w:rsidR="001A29C3" w:rsidRPr="00524356" w:rsidDel="00376F69" w:rsidRDefault="001A29C3" w:rsidP="000E21A1">
      <w:pPr>
        <w:rPr>
          <w:del w:id="669" w:author="Dominic Stringer" w:date="2024-11-21T16:56:00Z" w16du:dateUtc="2024-11-21T16:56:00Z"/>
        </w:rPr>
      </w:pPr>
    </w:p>
    <w:p w14:paraId="23726F60" w14:textId="77777777" w:rsidR="001A29C3" w:rsidRPr="00524356" w:rsidRDefault="001A29C3" w:rsidP="000E21A1"/>
    <w:p w14:paraId="78278406" w14:textId="40314052" w:rsidR="001A29C3" w:rsidRPr="00524356" w:rsidRDefault="001A29C3" w:rsidP="00B57D1D">
      <w:pPr>
        <w:pStyle w:val="Heading2"/>
      </w:pPr>
      <w:del w:id="670" w:author="Dominic Stringer" w:date="2024-11-21T15:16:00Z" w16du:dateUtc="2024-11-21T15:16:00Z">
        <w:r w:rsidRPr="00524356" w:rsidDel="00191400">
          <w:delText>2.7</w:delText>
        </w:r>
        <w:r w:rsidRPr="00524356" w:rsidDel="00191400">
          <w:tab/>
        </w:r>
      </w:del>
      <w:bookmarkStart w:id="671" w:name="_Toc183099263"/>
      <w:bookmarkStart w:id="672" w:name="_Toc185323553"/>
      <w:r w:rsidRPr="00524356">
        <w:t>Descriptive statistics for outcome measures</w:t>
      </w:r>
      <w:bookmarkEnd w:id="671"/>
      <w:bookmarkEnd w:id="672"/>
      <w:r w:rsidRPr="00524356">
        <w:fldChar w:fldCharType="begin"/>
      </w:r>
      <w:r w:rsidRPr="00524356">
        <w:instrText xml:space="preserve"> TC "</w:instrText>
      </w:r>
      <w:bookmarkStart w:id="673" w:name="_Toc183094439"/>
      <w:r w:rsidRPr="00524356">
        <w:instrText>2.7</w:instrText>
      </w:r>
      <w:r w:rsidRPr="00524356">
        <w:tab/>
        <w:instrText>Descriptive statistics for outcome measures</w:instrText>
      </w:r>
      <w:bookmarkEnd w:id="673"/>
      <w:r w:rsidRPr="00524356">
        <w:instrText xml:space="preserve">" \f C \l "1" </w:instrText>
      </w:r>
      <w:r w:rsidRPr="00524356">
        <w:fldChar w:fldCharType="end"/>
      </w:r>
    </w:p>
    <w:p w14:paraId="1F00C554" w14:textId="184069DF" w:rsidR="001A29C3" w:rsidRDefault="00B65787" w:rsidP="000E21A1">
      <w:pPr>
        <w:rPr>
          <w:ins w:id="674" w:author="Gordon Forbes" w:date="2025-08-07T14:43:00Z" w16du:dateUtc="2025-08-07T13:43:00Z"/>
          <w:i/>
          <w:iCs/>
        </w:rPr>
      </w:pPr>
      <w:ins w:id="675" w:author="Dominic Stringer" w:date="2024-12-17T10:36:00Z" w16du:dateUtc="2024-12-17T10:36:00Z">
        <w:r w:rsidRPr="00203A27">
          <w:rPr>
            <w:i/>
            <w:iCs/>
            <w:highlight w:val="yellow"/>
          </w:rPr>
          <w:t>Outline descriptive statistics that will be presented for the outcome measures</w:t>
        </w:r>
      </w:ins>
    </w:p>
    <w:p w14:paraId="7C1610B8" w14:textId="77777777" w:rsidR="00A43E59" w:rsidRDefault="00A43E59" w:rsidP="000E21A1">
      <w:pPr>
        <w:rPr>
          <w:ins w:id="676" w:author="Gordon Forbes" w:date="2025-08-07T14:43:00Z" w16du:dateUtc="2025-08-07T13:43:00Z"/>
        </w:rPr>
      </w:pPr>
    </w:p>
    <w:p w14:paraId="77D7CA68" w14:textId="06BB94A7" w:rsidR="00A43E59" w:rsidRPr="00A43E59" w:rsidRDefault="00A43E59" w:rsidP="000E21A1">
      <w:pPr>
        <w:rPr>
          <w:rPrChange w:id="677" w:author="Gordon Forbes" w:date="2025-08-07T14:43:00Z" w16du:dateUtc="2025-08-07T13:43:00Z">
            <w:rPr>
              <w:i/>
              <w:iCs/>
            </w:rPr>
          </w:rPrChange>
        </w:rPr>
      </w:pPr>
      <w:ins w:id="678" w:author="Gordon Forbes" w:date="2025-08-07T14:43:00Z" w16du:dateUtc="2025-08-07T13:43:00Z">
        <w:r>
          <w:lastRenderedPageBreak/>
          <w:t>{{</w:t>
        </w:r>
        <w:proofErr w:type="spellStart"/>
        <w:r>
          <w:t>descriptive_statistics</w:t>
        </w:r>
        <w:proofErr w:type="spellEnd"/>
        <w:r>
          <w:t>}}</w:t>
        </w:r>
      </w:ins>
    </w:p>
    <w:p w14:paraId="7B9EF7C3" w14:textId="691F7E7D" w:rsidR="001A29C3" w:rsidRPr="00524356" w:rsidDel="00376F69" w:rsidRDefault="001A29C3">
      <w:pPr>
        <w:pStyle w:val="Heading2"/>
        <w:rPr>
          <w:del w:id="679" w:author="Dominic Stringer" w:date="2024-11-21T16:56:00Z" w16du:dateUtc="2024-11-21T16:56:00Z"/>
        </w:rPr>
        <w:pPrChange w:id="680" w:author="Dominic Stringer" w:date="2024-12-17T10:19:00Z" w16du:dateUtc="2024-12-17T10:19:00Z">
          <w:pPr/>
        </w:pPrChange>
      </w:pPr>
      <w:bookmarkStart w:id="681" w:name="_Toc185323554"/>
      <w:bookmarkEnd w:id="681"/>
    </w:p>
    <w:p w14:paraId="4023D7EA" w14:textId="2C7464EB" w:rsidR="00026764" w:rsidRPr="00524356" w:rsidRDefault="001A29C3" w:rsidP="00B57D1D">
      <w:pPr>
        <w:pStyle w:val="Heading2"/>
        <w:rPr>
          <w:ins w:id="682" w:author="Dominic Stringer" w:date="2024-11-21T14:55:00Z" w16du:dateUtc="2024-11-21T14:55:00Z"/>
        </w:rPr>
      </w:pPr>
      <w:del w:id="683" w:author="Dominic Stringer" w:date="2024-11-21T15:16:00Z" w16du:dateUtc="2024-11-21T15:16:00Z">
        <w:r w:rsidRPr="00524356" w:rsidDel="00191400">
          <w:delText>2.8</w:delText>
        </w:r>
        <w:r w:rsidRPr="00524356" w:rsidDel="00191400">
          <w:tab/>
        </w:r>
      </w:del>
      <w:bookmarkStart w:id="684" w:name="_Toc183099264"/>
      <w:bookmarkStart w:id="685" w:name="_Toc185323555"/>
      <w:r w:rsidRPr="00524356">
        <w:t>Descripti</w:t>
      </w:r>
      <w:ins w:id="686" w:author="Dominic Stringer" w:date="2024-12-17T10:40:00Z" w16du:dateUtc="2024-12-17T10:40:00Z">
        <w:r w:rsidR="00EC1263">
          <w:t>ves</w:t>
        </w:r>
      </w:ins>
      <w:del w:id="687" w:author="Dominic Stringer" w:date="2024-12-17T10:40:00Z" w16du:dateUtc="2024-12-17T10:40:00Z">
        <w:r w:rsidRPr="00524356" w:rsidDel="00EC1263">
          <w:delText xml:space="preserve">on of </w:delText>
        </w:r>
      </w:del>
      <w:del w:id="688" w:author="Dominic Stringer" w:date="2024-12-17T10:37:00Z" w16du:dateUtc="2024-12-17T10:37:00Z">
        <w:r w:rsidRPr="00524356" w:rsidDel="00954849">
          <w:delText>therapists</w:delText>
        </w:r>
        <w:r w:rsidRPr="00524356" w:rsidDel="00B65787">
          <w:delText>/therapies</w:delText>
        </w:r>
      </w:del>
      <w:bookmarkEnd w:id="684"/>
      <w:bookmarkEnd w:id="685"/>
      <w:ins w:id="689" w:author="Dominic Stringer" w:date="2024-12-17T10:40:00Z" w16du:dateUtc="2024-12-17T10:40:00Z">
        <w:r w:rsidR="00EC1263">
          <w:t xml:space="preserve"> of </w:t>
        </w:r>
      </w:ins>
      <w:ins w:id="690" w:author="Dominic Stringer" w:date="2024-12-17T10:37:00Z" w16du:dateUtc="2024-12-17T10:37:00Z">
        <w:r w:rsidR="00954849">
          <w:t>intervention</w:t>
        </w:r>
      </w:ins>
      <w:ins w:id="691" w:author="Dominic Stringer" w:date="2024-12-17T11:06:00Z" w16du:dateUtc="2024-12-17T11:06:00Z">
        <w:r w:rsidR="005B2213">
          <w:t>(s)</w:t>
        </w:r>
      </w:ins>
      <w:ins w:id="692" w:author="Dominic Stringer" w:date="2024-12-17T10:39:00Z" w16du:dateUtc="2024-12-17T10:39:00Z">
        <w:r w:rsidR="00EC1263">
          <w:t xml:space="preserve"> </w:t>
        </w:r>
      </w:ins>
      <w:ins w:id="693" w:author="Dominic Stringer" w:date="2024-12-17T10:37:00Z" w16du:dateUtc="2024-12-17T10:37:00Z">
        <w:r w:rsidR="00954849">
          <w:t xml:space="preserve">and </w:t>
        </w:r>
        <w:r w:rsidR="0023790D">
          <w:t xml:space="preserve">people </w:t>
        </w:r>
      </w:ins>
      <w:ins w:id="694" w:author="Dominic Stringer" w:date="2024-12-17T10:38:00Z" w16du:dateUtc="2024-12-17T10:38:00Z">
        <w:r w:rsidR="007D7342">
          <w:t>that administered</w:t>
        </w:r>
      </w:ins>
      <w:ins w:id="695" w:author="Dominic Stringer" w:date="2024-12-17T10:37:00Z" w16du:dateUtc="2024-12-17T10:37:00Z">
        <w:r w:rsidR="0023790D">
          <w:t xml:space="preserve"> the intervention</w:t>
        </w:r>
      </w:ins>
      <w:ins w:id="696" w:author="Dominic Stringer" w:date="2024-12-17T11:06:00Z" w16du:dateUtc="2024-12-17T11:06:00Z">
        <w:r w:rsidR="005B2213">
          <w:t>(s)</w:t>
        </w:r>
      </w:ins>
      <w:ins w:id="697" w:author="Dominic Stringer" w:date="2024-12-17T10:37:00Z" w16du:dateUtc="2024-12-17T10:37:00Z">
        <w:r w:rsidR="00B65787">
          <w:t xml:space="preserve"> </w:t>
        </w:r>
      </w:ins>
    </w:p>
    <w:p w14:paraId="0FB374F2" w14:textId="479464A0" w:rsidR="00B65787" w:rsidRPr="00DA109C" w:rsidRDefault="00844E01" w:rsidP="00B65787">
      <w:pPr>
        <w:rPr>
          <w:ins w:id="698" w:author="Dominic Stringer" w:date="2024-12-17T10:36:00Z" w16du:dateUtc="2024-12-17T10:36:00Z"/>
          <w:i/>
          <w:iCs/>
        </w:rPr>
      </w:pPr>
      <w:ins w:id="699" w:author="Dominic Stringer" w:date="2024-12-17T10:39:00Z" w16du:dateUtc="2024-12-17T10:39:00Z">
        <w:r>
          <w:rPr>
            <w:i/>
            <w:iCs/>
            <w:highlight w:val="yellow"/>
          </w:rPr>
          <w:t>If applicable, o</w:t>
        </w:r>
      </w:ins>
      <w:ins w:id="700" w:author="Dominic Stringer" w:date="2024-12-17T10:36:00Z" w16du:dateUtc="2024-12-17T10:36:00Z">
        <w:r w:rsidR="00B65787" w:rsidRPr="00844E01">
          <w:rPr>
            <w:i/>
            <w:iCs/>
            <w:highlight w:val="yellow"/>
          </w:rPr>
          <w:t>utline descriptive statistics</w:t>
        </w:r>
      </w:ins>
      <w:ins w:id="701" w:author="Dominic Stringer" w:date="2024-12-17T10:39:00Z" w16du:dateUtc="2024-12-17T10:39:00Z">
        <w:r>
          <w:rPr>
            <w:i/>
            <w:iCs/>
            <w:highlight w:val="yellow"/>
          </w:rPr>
          <w:t xml:space="preserve"> </w:t>
        </w:r>
      </w:ins>
      <w:ins w:id="702" w:author="Dominic Stringer" w:date="2024-12-17T10:38:00Z" w16du:dateUtc="2024-12-17T10:38:00Z">
        <w:r w:rsidR="0023790D" w:rsidRPr="00203A27">
          <w:rPr>
            <w:i/>
            <w:iCs/>
            <w:highlight w:val="yellow"/>
          </w:rPr>
          <w:t>that will be presented</w:t>
        </w:r>
        <w:r w:rsidR="007D7342" w:rsidRPr="00203A27">
          <w:rPr>
            <w:i/>
            <w:iCs/>
            <w:highlight w:val="yellow"/>
          </w:rPr>
          <w:t xml:space="preserve"> about the </w:t>
        </w:r>
      </w:ins>
      <w:ins w:id="703" w:author="Dominic Stringer" w:date="2024-12-17T10:39:00Z" w16du:dateUtc="2024-12-17T10:39:00Z">
        <w:r w:rsidR="00EC1263">
          <w:rPr>
            <w:i/>
            <w:iCs/>
            <w:highlight w:val="yellow"/>
          </w:rPr>
          <w:t xml:space="preserve">delivery of the </w:t>
        </w:r>
      </w:ins>
      <w:ins w:id="704" w:author="Dominic Stringer" w:date="2024-12-17T10:38:00Z" w16du:dateUtc="2024-12-17T10:38:00Z">
        <w:r w:rsidR="007D7342" w:rsidRPr="00203A27">
          <w:rPr>
            <w:i/>
            <w:iCs/>
            <w:highlight w:val="yellow"/>
          </w:rPr>
          <w:t>intervention</w:t>
        </w:r>
      </w:ins>
      <w:ins w:id="705" w:author="Dominic Stringer" w:date="2024-12-17T11:06:00Z" w16du:dateUtc="2024-12-17T11:06:00Z">
        <w:r w:rsidR="005B2213">
          <w:rPr>
            <w:i/>
            <w:iCs/>
            <w:highlight w:val="yellow"/>
          </w:rPr>
          <w:t xml:space="preserve"> (or control arms)</w:t>
        </w:r>
      </w:ins>
      <w:ins w:id="706" w:author="Dominic Stringer" w:date="2024-12-17T10:38:00Z" w16du:dateUtc="2024-12-17T10:38:00Z">
        <w:r w:rsidR="007D7342" w:rsidRPr="00203A27">
          <w:rPr>
            <w:i/>
            <w:iCs/>
            <w:highlight w:val="yellow"/>
          </w:rPr>
          <w:t xml:space="preserve"> and the people that administered the intervention (</w:t>
        </w:r>
      </w:ins>
      <w:ins w:id="707" w:author="Dominic Stringer" w:date="2024-12-17T10:48:00Z" w16du:dateUtc="2024-12-17T10:48:00Z">
        <w:r w:rsidR="00C1297B" w:rsidRPr="00203A27">
          <w:rPr>
            <w:i/>
            <w:iCs/>
            <w:highlight w:val="yellow"/>
          </w:rPr>
          <w:t>e.g.,</w:t>
        </w:r>
      </w:ins>
      <w:ins w:id="708" w:author="Dominic Stringer" w:date="2024-12-17T10:38:00Z" w16du:dateUtc="2024-12-17T10:38:00Z">
        <w:r w:rsidR="007D7342" w:rsidRPr="00203A27">
          <w:rPr>
            <w:i/>
            <w:iCs/>
            <w:highlight w:val="yellow"/>
          </w:rPr>
          <w:t xml:space="preserve"> therapists)</w:t>
        </w:r>
      </w:ins>
    </w:p>
    <w:p w14:paraId="41D4F5BC" w14:textId="77777777" w:rsidR="00026764" w:rsidRDefault="00026764" w:rsidP="007829A2">
      <w:pPr>
        <w:rPr>
          <w:ins w:id="709" w:author="Gordon Forbes" w:date="2025-08-07T14:43:00Z" w16du:dateUtc="2025-08-07T13:43:00Z"/>
        </w:rPr>
      </w:pPr>
    </w:p>
    <w:p w14:paraId="63554511" w14:textId="309AD1AF" w:rsidR="00A43E59" w:rsidRDefault="00A43E59" w:rsidP="007829A2">
      <w:pPr>
        <w:rPr>
          <w:ins w:id="710" w:author="Dominic Stringer" w:date="2024-12-17T11:08:00Z" w16du:dateUtc="2024-12-17T11:08:00Z"/>
        </w:rPr>
      </w:pPr>
      <w:ins w:id="711" w:author="Gordon Forbes" w:date="2025-08-07T14:43:00Z" w16du:dateUtc="2025-08-07T13:43:00Z">
        <w:r>
          <w:t>{{</w:t>
        </w:r>
        <w:proofErr w:type="spellStart"/>
        <w:r>
          <w:t>descriptive</w:t>
        </w:r>
      </w:ins>
      <w:ins w:id="712" w:author="Gordon Forbes" w:date="2025-08-07T14:44:00Z" w16du:dateUtc="2025-08-07T13:44:00Z">
        <w:r>
          <w:t>_of_intervention</w:t>
        </w:r>
        <w:proofErr w:type="spellEnd"/>
        <w:r>
          <w:t>}}</w:t>
        </w:r>
      </w:ins>
    </w:p>
    <w:p w14:paraId="273E6C09" w14:textId="77777777" w:rsidR="003549E8" w:rsidRDefault="003549E8" w:rsidP="007829A2">
      <w:pPr>
        <w:rPr>
          <w:ins w:id="713" w:author="Dominic Stringer" w:date="2024-12-17T11:08:00Z" w16du:dateUtc="2024-12-17T11:08:00Z"/>
        </w:rPr>
      </w:pPr>
    </w:p>
    <w:p w14:paraId="063E639B" w14:textId="307AA4C3" w:rsidR="003549E8" w:rsidRDefault="003F1CC2" w:rsidP="00FB6FBF">
      <w:pPr>
        <w:pStyle w:val="Heading2"/>
        <w:rPr>
          <w:ins w:id="714" w:author="Dominic Stringer" w:date="2024-12-17T11:08:00Z" w16du:dateUtc="2024-12-17T11:08:00Z"/>
        </w:rPr>
      </w:pPr>
      <w:ins w:id="715" w:author="Dominic Stringer" w:date="2024-12-17T11:08:00Z" w16du:dateUtc="2024-12-17T11:08:00Z">
        <w:r>
          <w:t>C</w:t>
        </w:r>
        <w:r w:rsidR="003549E8" w:rsidRPr="00FB6FBF">
          <w:t xml:space="preserve">oncomitant </w:t>
        </w:r>
        <w:r>
          <w:t>M</w:t>
        </w:r>
        <w:r w:rsidR="003549E8" w:rsidRPr="00FB6FBF">
          <w:t>edications</w:t>
        </w:r>
      </w:ins>
    </w:p>
    <w:p w14:paraId="6D6E099E" w14:textId="5A08C152" w:rsidR="003F1CC2" w:rsidRDefault="0044043A" w:rsidP="003F1CC2">
      <w:pPr>
        <w:rPr>
          <w:ins w:id="716" w:author="Gordon Forbes" w:date="2025-08-07T14:44:00Z" w16du:dateUtc="2025-08-07T13:44:00Z"/>
          <w:i/>
          <w:iCs/>
        </w:rPr>
      </w:pPr>
      <w:ins w:id="717" w:author="Dominic Stringer" w:date="2024-12-17T11:09:00Z" w16du:dateUtc="2024-12-17T11:09:00Z">
        <w:r w:rsidRPr="0044043A">
          <w:rPr>
            <w:i/>
            <w:iCs/>
            <w:highlight w:val="yellow"/>
          </w:rPr>
          <w:t>If applicable, outline descriptive statistics</w:t>
        </w:r>
        <w:r w:rsidRPr="00FB6FBF">
          <w:rPr>
            <w:i/>
            <w:iCs/>
            <w:highlight w:val="yellow"/>
          </w:rPr>
          <w:t xml:space="preserve"> that will be prese</w:t>
        </w:r>
      </w:ins>
      <w:ins w:id="718" w:author="Dominic Stringer" w:date="2024-12-17T11:10:00Z" w16du:dateUtc="2024-12-17T11:10:00Z">
        <w:r w:rsidRPr="00FB6FBF">
          <w:rPr>
            <w:i/>
            <w:iCs/>
            <w:highlight w:val="yellow"/>
          </w:rPr>
          <w:t>nted on concomitant medications participants are taking</w:t>
        </w:r>
      </w:ins>
    </w:p>
    <w:p w14:paraId="5F0B1D1E" w14:textId="77777777" w:rsidR="00A43E59" w:rsidRDefault="00A43E59" w:rsidP="003F1CC2">
      <w:pPr>
        <w:rPr>
          <w:ins w:id="719" w:author="Gordon Forbes" w:date="2025-08-07T14:44:00Z" w16du:dateUtc="2025-08-07T13:44:00Z"/>
          <w:i/>
          <w:iCs/>
        </w:rPr>
      </w:pPr>
    </w:p>
    <w:p w14:paraId="227B4D65" w14:textId="3520441D" w:rsidR="00A43E59" w:rsidRPr="00A43E59" w:rsidRDefault="00A43E59" w:rsidP="003F1CC2">
      <w:pPr>
        <w:rPr>
          <w:ins w:id="720" w:author="Dominic Stringer" w:date="2024-12-17T11:10:00Z" w16du:dateUtc="2024-12-17T11:10:00Z"/>
          <w:rPrChange w:id="721" w:author="Gordon Forbes" w:date="2025-08-07T14:44:00Z" w16du:dateUtc="2025-08-07T13:44:00Z">
            <w:rPr>
              <w:ins w:id="722" w:author="Dominic Stringer" w:date="2024-12-17T11:10:00Z" w16du:dateUtc="2024-12-17T11:10:00Z"/>
              <w:i/>
              <w:iCs/>
            </w:rPr>
          </w:rPrChange>
        </w:rPr>
      </w:pPr>
      <w:ins w:id="723" w:author="Gordon Forbes" w:date="2025-08-07T14:44:00Z" w16du:dateUtc="2025-08-07T13:44:00Z">
        <w:r>
          <w:t>{{</w:t>
        </w:r>
        <w:proofErr w:type="spellStart"/>
        <w:r>
          <w:t>descriptive_concomitant_medications</w:t>
        </w:r>
        <w:proofErr w:type="spellEnd"/>
        <w:r>
          <w:t>}}</w:t>
        </w:r>
      </w:ins>
    </w:p>
    <w:p w14:paraId="68E1136B" w14:textId="77777777" w:rsidR="0044043A" w:rsidRPr="00FB6FBF" w:rsidRDefault="0044043A" w:rsidP="003F1CC2">
      <w:pPr>
        <w:rPr>
          <w:ins w:id="724" w:author="Dominic Stringer" w:date="2024-11-21T14:55:00Z" w16du:dateUtc="2024-11-21T14:55:00Z"/>
          <w:lang w:val="en-GB"/>
        </w:rPr>
      </w:pPr>
    </w:p>
    <w:p w14:paraId="702EE2F6" w14:textId="74F4A48C" w:rsidR="00A52BC8" w:rsidRPr="00524356" w:rsidRDefault="00026764" w:rsidP="00B57D1D">
      <w:pPr>
        <w:pStyle w:val="Heading2"/>
        <w:rPr>
          <w:ins w:id="725" w:author="Dominic Stringer" w:date="2024-11-21T14:55:00Z" w16du:dateUtc="2024-11-21T14:55:00Z"/>
        </w:rPr>
      </w:pPr>
      <w:bookmarkStart w:id="726" w:name="_Toc183099265"/>
      <w:bookmarkStart w:id="727" w:name="_Toc185323556"/>
      <w:ins w:id="728" w:author="Dominic Stringer" w:date="2024-11-21T14:55:00Z" w16du:dateUtc="2024-11-21T14:55:00Z">
        <w:r w:rsidRPr="00524356">
          <w:t>Protocol deviations/violations</w:t>
        </w:r>
        <w:bookmarkEnd w:id="726"/>
        <w:bookmarkEnd w:id="727"/>
      </w:ins>
    </w:p>
    <w:p w14:paraId="690AD34A" w14:textId="77777777" w:rsidR="00A52BC8" w:rsidRPr="00F72B76" w:rsidRDefault="00A52BC8" w:rsidP="00A52BC8">
      <w:pPr>
        <w:pStyle w:val="Default"/>
        <w:rPr>
          <w:ins w:id="729" w:author="Dominic Stringer" w:date="2024-11-22T13:24:00Z" w16du:dateUtc="2024-11-22T13:24:00Z"/>
          <w:rFonts w:asciiTheme="minorHAnsi" w:hAnsiTheme="minorHAnsi" w:cstheme="minorHAnsi"/>
          <w:color w:val="auto"/>
          <w:lang w:val="en-US" w:eastAsia="en-US"/>
        </w:rPr>
      </w:pPr>
      <w:ins w:id="730" w:author="Dominic Stringer" w:date="2024-11-21T14:55:00Z" w16du:dateUtc="2024-11-21T14:55:00Z">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randomised in error and participant assessments occurring outside the specified visit windows. </w:t>
        </w:r>
      </w:ins>
    </w:p>
    <w:p w14:paraId="64B19D92" w14:textId="77777777" w:rsidR="00D02004" w:rsidRPr="00F72B76" w:rsidRDefault="00D02004" w:rsidP="00A52BC8">
      <w:pPr>
        <w:pStyle w:val="Default"/>
        <w:rPr>
          <w:ins w:id="731" w:author="Dominic Stringer" w:date="2024-11-21T14:55:00Z" w16du:dateUtc="2024-11-21T14:55:00Z"/>
          <w:rFonts w:asciiTheme="minorHAnsi" w:hAnsiTheme="minorHAnsi" w:cstheme="minorHAnsi"/>
          <w:color w:val="auto"/>
          <w:lang w:val="en-US" w:eastAsia="en-US"/>
        </w:rPr>
      </w:pPr>
    </w:p>
    <w:p w14:paraId="187E2D3F" w14:textId="56444EBD" w:rsidR="007A044A" w:rsidRPr="00F72B76" w:rsidRDefault="00A52BC8" w:rsidP="00A52BC8">
      <w:pPr>
        <w:pStyle w:val="Default"/>
        <w:rPr>
          <w:ins w:id="732" w:author="Dominic Stringer" w:date="2024-11-26T11:03:00Z" w16du:dateUtc="2024-11-26T11:03:00Z"/>
          <w:rFonts w:asciiTheme="minorHAnsi" w:hAnsiTheme="minorHAnsi" w:cstheme="minorHAnsi"/>
          <w:color w:val="auto"/>
          <w:lang w:val="en-US" w:eastAsia="en-US"/>
        </w:rPr>
      </w:pPr>
      <w:ins w:id="733" w:author="Dominic Stringer" w:date="2024-11-21T14:55:00Z" w16du:dateUtc="2024-11-21T14:55:00Z">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ins>
      <w:ins w:id="734" w:author="Dominic Stringer" w:date="2024-12-17T10:15:00Z" w16du:dateUtc="2024-12-17T10:15:00Z">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ins>
    </w:p>
    <w:p w14:paraId="6972B779" w14:textId="77777777" w:rsidR="007A044A" w:rsidRPr="00F72B76" w:rsidRDefault="007A044A" w:rsidP="00A52BC8">
      <w:pPr>
        <w:pStyle w:val="Default"/>
        <w:rPr>
          <w:ins w:id="735" w:author="Dominic Stringer" w:date="2024-11-26T11:03:00Z" w16du:dateUtc="2024-11-26T11:03:00Z"/>
          <w:rFonts w:asciiTheme="minorHAnsi" w:hAnsiTheme="minorHAnsi" w:cstheme="minorHAnsi"/>
          <w:color w:val="auto"/>
          <w:lang w:val="en-US" w:eastAsia="en-US"/>
        </w:rPr>
      </w:pPr>
    </w:p>
    <w:p w14:paraId="5F589DA4" w14:textId="20D31EE4" w:rsidR="00A52BC8" w:rsidRPr="00F72B76" w:rsidRDefault="00A52BC8" w:rsidP="00A52BC8">
      <w:pPr>
        <w:pStyle w:val="Default"/>
        <w:rPr>
          <w:ins w:id="736" w:author="Dominic Stringer" w:date="2024-11-21T15:16:00Z" w16du:dateUtc="2024-11-21T15:16:00Z"/>
          <w:rFonts w:asciiTheme="minorHAnsi" w:hAnsiTheme="minorHAnsi" w:cstheme="minorHAnsi"/>
          <w:color w:val="auto"/>
          <w:lang w:val="en-US" w:eastAsia="en-US"/>
        </w:rPr>
      </w:pPr>
      <w:ins w:id="737" w:author="Dominic Stringer" w:date="2024-11-21T14:55:00Z" w16du:dateUtc="2024-11-21T14:55:00Z">
        <w:r w:rsidRPr="00F72B76">
          <w:rPr>
            <w:rFonts w:asciiTheme="minorHAnsi" w:hAnsiTheme="minorHAnsi" w:cstheme="minorHAnsi"/>
            <w:color w:val="auto"/>
            <w:lang w:val="en-US" w:eastAsia="en-US"/>
          </w:rPr>
          <w:t>Protocol deviation</w:t>
        </w:r>
      </w:ins>
      <w:ins w:id="738" w:author="Dominic Stringer" w:date="2024-12-17T11:11:00Z" w16du:dateUtc="2024-12-17T11:11:00Z">
        <w:r w:rsidR="00AB4389">
          <w:rPr>
            <w:rFonts w:asciiTheme="minorHAnsi" w:hAnsiTheme="minorHAnsi" w:cstheme="minorHAnsi"/>
            <w:color w:val="auto"/>
            <w:lang w:val="en-US" w:eastAsia="en-US"/>
          </w:rPr>
          <w:t>s</w:t>
        </w:r>
      </w:ins>
      <w:ins w:id="739" w:author="Dominic Stringer" w:date="2024-11-21T14:55:00Z" w16du:dateUtc="2024-11-21T14:55:00Z">
        <w:r w:rsidRPr="00F72B76">
          <w:rPr>
            <w:rFonts w:asciiTheme="minorHAnsi" w:hAnsiTheme="minorHAnsi" w:cstheme="minorHAnsi"/>
            <w:color w:val="auto"/>
            <w:lang w:val="en-US" w:eastAsia="en-US"/>
          </w:rPr>
          <w:t xml:space="preserve"> and violations will be reported (and tabulated by arm). </w:t>
        </w:r>
      </w:ins>
    </w:p>
    <w:p w14:paraId="1ED4AA4E" w14:textId="77777777" w:rsidR="00191400" w:rsidRPr="00F72B76" w:rsidRDefault="00191400" w:rsidP="00A52BC8">
      <w:pPr>
        <w:pStyle w:val="Default"/>
        <w:rPr>
          <w:ins w:id="740" w:author="Dominic Stringer" w:date="2024-11-21T14:55:00Z" w16du:dateUtc="2024-11-21T14:55:00Z"/>
          <w:rFonts w:asciiTheme="minorHAnsi" w:hAnsiTheme="minorHAnsi" w:cstheme="minorHAnsi"/>
          <w:color w:val="auto"/>
          <w:lang w:val="en-US" w:eastAsia="en-US"/>
        </w:rPr>
      </w:pPr>
    </w:p>
    <w:p w14:paraId="3C2201B3" w14:textId="29449216" w:rsidR="00280277" w:rsidRDefault="00A52BC8" w:rsidP="007829A2">
      <w:pPr>
        <w:rPr>
          <w:ins w:id="741" w:author="Dominic Stringer" w:date="2024-11-22T13:34:00Z" w16du:dateUtc="2024-11-22T13:34:00Z"/>
        </w:rPr>
      </w:pPr>
      <w:ins w:id="742" w:author="Dominic Stringer" w:date="2024-11-21T14:55:00Z" w16du:dateUtc="2024-11-21T14:55:00Z">
        <w:r w:rsidRPr="007829A2">
          <w:t>All visit window deviations will be classified as protocol deviation</w:t>
        </w:r>
      </w:ins>
      <w:ins w:id="743" w:author="Dominic Stringer" w:date="2024-12-17T10:15:00Z" w16du:dateUtc="2024-12-17T10:15:00Z">
        <w:r w:rsidR="00633C73">
          <w:t xml:space="preserve"> </w:t>
        </w:r>
        <w:r w:rsidR="00633C73" w:rsidRPr="00633C73">
          <w:t xml:space="preserve">as </w:t>
        </w:r>
      </w:ins>
      <w:ins w:id="744" w:author="Dominic Stringer" w:date="2024-12-17T10:16:00Z" w16du:dateUtc="2024-12-17T10:16:00Z">
        <w:r w:rsidR="00633C73" w:rsidRPr="00F72B76">
          <w:rPr>
            <w:i/>
            <w:iCs/>
            <w:highlight w:val="yellow"/>
          </w:rPr>
          <w:t>[describe way will handle visit window deviations here as appropriate]</w:t>
        </w:r>
      </w:ins>
      <w:ins w:id="745" w:author="Gordon Forbes" w:date="2025-08-07T14:44:00Z" w16du:dateUtc="2025-08-07T13:44:00Z">
        <w:r w:rsidR="00AA64B6">
          <w:rPr>
            <w:i/>
            <w:iCs/>
          </w:rPr>
          <w:t xml:space="preserve"> </w:t>
        </w:r>
        <w:r w:rsidR="00AA64B6" w:rsidRPr="00AA64B6">
          <w:rPr>
            <w:rPrChange w:id="746" w:author="Gordon Forbes" w:date="2025-08-07T14:44:00Z" w16du:dateUtc="2025-08-07T13:44:00Z">
              <w:rPr>
                <w:i/>
                <w:iCs/>
              </w:rPr>
            </w:rPrChange>
          </w:rPr>
          <w:t>{{</w:t>
        </w:r>
        <w:proofErr w:type="spellStart"/>
        <w:r w:rsidR="00AA64B6" w:rsidRPr="00AA64B6">
          <w:rPr>
            <w:rPrChange w:id="747" w:author="Gordon Forbes" w:date="2025-08-07T14:44:00Z" w16du:dateUtc="2025-08-07T13:44:00Z">
              <w:rPr>
                <w:i/>
                <w:iCs/>
              </w:rPr>
            </w:rPrChange>
          </w:rPr>
          <w:t>visit_window_deviation</w:t>
        </w:r>
        <w:proofErr w:type="spellEnd"/>
        <w:r w:rsidR="00AA64B6" w:rsidRPr="00AA64B6">
          <w:rPr>
            <w:rPrChange w:id="748" w:author="Gordon Forbes" w:date="2025-08-07T14:44:00Z" w16du:dateUtc="2025-08-07T13:44:00Z">
              <w:rPr>
                <w:i/>
                <w:iCs/>
              </w:rPr>
            </w:rPrChange>
          </w:rPr>
          <w:t>}}</w:t>
        </w:r>
      </w:ins>
      <w:ins w:id="749" w:author="Dominic Stringer" w:date="2024-11-21T14:55:00Z" w16du:dateUtc="2024-11-21T14:55:00Z">
        <w:r w:rsidRPr="00F72B76">
          <w:rPr>
            <w:i/>
            <w:iCs/>
          </w:rPr>
          <w:t>.</w:t>
        </w:r>
        <w:r w:rsidRPr="007829A2">
          <w:t xml:space="preserve"> An assessment of the impact of other excursions from the protocol on the primary outcome will be made by the Chief investigator and Senior statistician. </w:t>
        </w:r>
      </w:ins>
    </w:p>
    <w:p w14:paraId="78190C1E" w14:textId="77777777" w:rsidR="00280277" w:rsidRDefault="00280277" w:rsidP="007829A2">
      <w:pPr>
        <w:rPr>
          <w:ins w:id="750" w:author="Dominic Stringer" w:date="2024-11-22T13:34:00Z" w16du:dateUtc="2024-11-22T13:34:00Z"/>
        </w:rPr>
      </w:pPr>
    </w:p>
    <w:p w14:paraId="0780642A" w14:textId="77777777" w:rsidR="005B2213" w:rsidRDefault="00A52BC8" w:rsidP="007829A2">
      <w:pPr>
        <w:rPr>
          <w:ins w:id="751" w:author="Dominic Stringer" w:date="2024-12-17T11:06:00Z" w16du:dateUtc="2024-12-17T11:06:00Z"/>
        </w:rPr>
      </w:pPr>
      <w:ins w:id="752" w:author="Dominic Stringer" w:date="2024-11-21T14:55:00Z" w16du:dateUtc="2024-11-21T14:55:00Z">
        <w:r w:rsidRPr="007829A2">
          <w:t xml:space="preserve">All protocol violations will be reported to the DMEC as well as any excursions for which the trial team are unsure if should be considered deviations or violations (for which the DMEC will have the final decision on). </w:t>
        </w:r>
      </w:ins>
    </w:p>
    <w:p w14:paraId="47650878" w14:textId="77777777" w:rsidR="005B2213" w:rsidRDefault="005B2213" w:rsidP="007829A2">
      <w:pPr>
        <w:rPr>
          <w:ins w:id="753" w:author="Dominic Stringer" w:date="2024-12-17T11:06:00Z" w16du:dateUtc="2024-12-17T11:06:00Z"/>
        </w:rPr>
      </w:pPr>
    </w:p>
    <w:p w14:paraId="6237D781" w14:textId="77777777" w:rsidR="005B2213" w:rsidRDefault="005B2213" w:rsidP="007829A2">
      <w:pPr>
        <w:rPr>
          <w:ins w:id="754" w:author="Dominic Stringer" w:date="2024-12-17T11:06:00Z" w16du:dateUtc="2024-12-17T11:06:00Z"/>
        </w:rPr>
      </w:pPr>
    </w:p>
    <w:p w14:paraId="1C93E249" w14:textId="73ED038E" w:rsidR="001A29C3" w:rsidRPr="005B2213" w:rsidDel="0044043A" w:rsidRDefault="001A29C3" w:rsidP="007829A2">
      <w:pPr>
        <w:rPr>
          <w:del w:id="755" w:author="Dominic Stringer" w:date="2024-12-17T11:10:00Z" w16du:dateUtc="2024-12-17T11:10:00Z"/>
          <w:i/>
          <w:iCs/>
        </w:rPr>
      </w:pPr>
      <w:del w:id="756" w:author="Dominic Stringer" w:date="2024-12-17T11:10:00Z" w16du:dateUtc="2024-12-17T11:10:00Z">
        <w:r w:rsidRPr="005B2213" w:rsidDel="0044043A">
          <w:rPr>
            <w:i/>
            <w:iCs/>
            <w:highlight w:val="yellow"/>
          </w:rPr>
          <w:fldChar w:fldCharType="begin"/>
        </w:r>
        <w:r w:rsidRPr="005B2213" w:rsidDel="0044043A">
          <w:rPr>
            <w:i/>
            <w:iCs/>
            <w:highlight w:val="yellow"/>
          </w:rPr>
          <w:delInstrText xml:space="preserve"> TC "</w:delInstrText>
        </w:r>
        <w:bookmarkStart w:id="757" w:name="_Toc183094440"/>
        <w:r w:rsidRPr="005B2213" w:rsidDel="0044043A">
          <w:rPr>
            <w:i/>
            <w:iCs/>
            <w:highlight w:val="yellow"/>
          </w:rPr>
          <w:delInstrText>2.8</w:delInstrText>
        </w:r>
        <w:r w:rsidRPr="005B2213" w:rsidDel="0044043A">
          <w:rPr>
            <w:i/>
            <w:iCs/>
            <w:highlight w:val="yellow"/>
          </w:rPr>
          <w:tab/>
          <w:delInstrText>Description of therapists/therapies</w:delInstrText>
        </w:r>
        <w:bookmarkEnd w:id="757"/>
        <w:r w:rsidRPr="005B2213" w:rsidDel="0044043A">
          <w:rPr>
            <w:i/>
            <w:iCs/>
            <w:highlight w:val="yellow"/>
          </w:rPr>
          <w:delInstrText xml:space="preserve">" \f C \l "1" </w:delInstrText>
        </w:r>
        <w:r w:rsidRPr="005B2213" w:rsidDel="0044043A">
          <w:rPr>
            <w:i/>
            <w:iCs/>
            <w:highlight w:val="yellow"/>
          </w:rPr>
          <w:fldChar w:fldCharType="end"/>
        </w:r>
      </w:del>
    </w:p>
    <w:p w14:paraId="4D46CB0A" w14:textId="6CB6B765" w:rsidR="0044043A" w:rsidRDefault="0044043A">
      <w:pPr>
        <w:rPr>
          <w:ins w:id="758" w:author="Dominic Stringer" w:date="2024-12-17T11:10:00Z" w16du:dateUtc="2024-12-17T11:10:00Z"/>
        </w:rPr>
      </w:pPr>
      <w:ins w:id="759" w:author="Dominic Stringer" w:date="2024-12-17T11:10:00Z" w16du:dateUtc="2024-12-17T11:10:00Z">
        <w:r>
          <w:br w:type="page"/>
        </w:r>
      </w:ins>
    </w:p>
    <w:p w14:paraId="743BBDDE" w14:textId="16D65652" w:rsidR="001A29C3" w:rsidRPr="00816362" w:rsidRDefault="001A29C3" w:rsidP="000E21A1">
      <w:pPr>
        <w:pStyle w:val="Heading1"/>
      </w:pPr>
      <w:bookmarkStart w:id="760" w:name="_Toc183095029"/>
      <w:bookmarkStart w:id="761" w:name="_Toc183095135"/>
      <w:bookmarkStart w:id="762" w:name="_Toc183095480"/>
      <w:bookmarkStart w:id="763" w:name="_Toc183099266"/>
      <w:bookmarkStart w:id="764" w:name="_Toc183100557"/>
      <w:bookmarkStart w:id="765" w:name="_Toc183095030"/>
      <w:bookmarkStart w:id="766" w:name="_Toc183095136"/>
      <w:bookmarkStart w:id="767" w:name="_Toc183095481"/>
      <w:bookmarkStart w:id="768" w:name="_Toc183099267"/>
      <w:bookmarkStart w:id="769" w:name="_Toc183100558"/>
      <w:bookmarkStart w:id="770" w:name="_Toc183095031"/>
      <w:bookmarkStart w:id="771" w:name="_Toc183095137"/>
      <w:bookmarkStart w:id="772" w:name="_Toc183095482"/>
      <w:bookmarkStart w:id="773" w:name="_Toc183099268"/>
      <w:bookmarkStart w:id="774" w:name="_Toc183100559"/>
      <w:bookmarkStart w:id="775" w:name="_Toc183095032"/>
      <w:bookmarkStart w:id="776" w:name="_Toc183095138"/>
      <w:bookmarkStart w:id="777" w:name="_Toc183095483"/>
      <w:bookmarkStart w:id="778" w:name="_Toc183099269"/>
      <w:bookmarkStart w:id="779" w:name="_Toc183100560"/>
      <w:bookmarkStart w:id="780" w:name="_Toc183095033"/>
      <w:bookmarkStart w:id="781" w:name="_Toc183095139"/>
      <w:bookmarkStart w:id="782" w:name="_Toc183095484"/>
      <w:bookmarkStart w:id="783" w:name="_Toc183099270"/>
      <w:bookmarkStart w:id="784" w:name="_Toc183100561"/>
      <w:bookmarkStart w:id="785" w:name="_Toc183095034"/>
      <w:bookmarkStart w:id="786" w:name="_Toc183095140"/>
      <w:bookmarkStart w:id="787" w:name="_Toc183095485"/>
      <w:bookmarkStart w:id="788" w:name="_Toc183099271"/>
      <w:bookmarkStart w:id="789" w:name="_Toc183100562"/>
      <w:bookmarkStart w:id="790" w:name="_Toc183095035"/>
      <w:bookmarkStart w:id="791" w:name="_Toc183095141"/>
      <w:bookmarkStart w:id="792" w:name="_Toc183095486"/>
      <w:bookmarkStart w:id="793" w:name="_Toc183099272"/>
      <w:bookmarkStart w:id="794" w:name="_Toc183100563"/>
      <w:bookmarkStart w:id="795" w:name="_Toc183099273"/>
      <w:bookmarkStart w:id="796" w:name="_Toc185323557"/>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r w:rsidRPr="00816362">
        <w:lastRenderedPageBreak/>
        <w:t>Data analysis plan – Inferential analysis</w:t>
      </w:r>
      <w:bookmarkEnd w:id="795"/>
      <w:bookmarkEnd w:id="796"/>
      <w:r w:rsidRPr="00816362">
        <w:fldChar w:fldCharType="begin"/>
      </w:r>
      <w:r w:rsidRPr="00816362">
        <w:instrText xml:space="preserve"> TC "</w:instrText>
      </w:r>
      <w:bookmarkStart w:id="797" w:name="_Toc183094441"/>
      <w:r w:rsidRPr="00816362">
        <w:instrText>3.</w:instrText>
      </w:r>
      <w:r w:rsidRPr="00816362">
        <w:tab/>
        <w:instrText>Data analysis plan – Inferential analysis</w:instrText>
      </w:r>
      <w:bookmarkEnd w:id="797"/>
      <w:r w:rsidRPr="00816362">
        <w:instrText xml:space="preserve">" \f C \l "1" </w:instrText>
      </w:r>
      <w:r w:rsidRPr="00816362">
        <w:fldChar w:fldCharType="end"/>
      </w:r>
    </w:p>
    <w:p w14:paraId="34BE2E96" w14:textId="77777777" w:rsidR="002304DA" w:rsidRPr="00524356" w:rsidRDefault="001A29C3" w:rsidP="00B57D1D">
      <w:pPr>
        <w:pStyle w:val="Heading2"/>
        <w:rPr>
          <w:ins w:id="798" w:author="Dominic Stringer" w:date="2024-11-21T16:15:00Z" w16du:dateUtc="2024-11-21T16:15:00Z"/>
        </w:rPr>
      </w:pPr>
      <w:del w:id="799" w:author="Dominic Stringer" w:date="2024-11-21T15:16:00Z" w16du:dateUtc="2024-11-21T15:16:00Z">
        <w:r w:rsidRPr="00524356" w:rsidDel="00191400">
          <w:delText>3.1</w:delText>
        </w:r>
        <w:r w:rsidRPr="00524356" w:rsidDel="00191400">
          <w:tab/>
        </w:r>
      </w:del>
      <w:del w:id="800" w:author="Dominic Stringer" w:date="2024-11-21T15:10:00Z" w16du:dateUtc="2024-11-21T15:10:00Z">
        <w:r w:rsidRPr="00524356" w:rsidDel="00773FDB">
          <w:delText>Main analysis of treatment differences</w:delText>
        </w:r>
      </w:del>
      <w:bookmarkStart w:id="801" w:name="_Toc183099274"/>
      <w:bookmarkStart w:id="802" w:name="_Toc185323558"/>
      <w:ins w:id="803" w:author="Dominic Stringer" w:date="2024-11-21T15:10:00Z" w16du:dateUtc="2024-11-21T15:10:00Z">
        <w:r w:rsidR="00773FDB" w:rsidRPr="00524356">
          <w:t>Description of primary estimand</w:t>
        </w:r>
      </w:ins>
      <w:bookmarkEnd w:id="801"/>
      <w:bookmarkEnd w:id="802"/>
    </w:p>
    <w:p w14:paraId="606A5255" w14:textId="3CD32417" w:rsidR="008401DE" w:rsidRDefault="006677FB" w:rsidP="000E21A1">
      <w:pPr>
        <w:rPr>
          <w:ins w:id="804" w:author="Gordon Forbes" w:date="2025-08-07T14:45:00Z" w16du:dateUtc="2025-08-07T13:45:00Z"/>
          <w:i/>
          <w:iCs/>
          <w:sz w:val="22"/>
          <w:szCs w:val="22"/>
          <w:lang w:val="en-GB"/>
        </w:rPr>
      </w:pPr>
      <w:ins w:id="805" w:author="Dominic Stringer" w:date="2024-11-22T13:18:00Z" w16du:dateUtc="2024-11-22T13:18:00Z">
        <w:r w:rsidRPr="00FE7127">
          <w:rPr>
            <w:i/>
            <w:iCs/>
            <w:sz w:val="22"/>
            <w:szCs w:val="22"/>
            <w:highlight w:val="yellow"/>
            <w:lang w:val="en-GB"/>
          </w:rPr>
          <w:t>Describe p</w:t>
        </w:r>
      </w:ins>
      <w:ins w:id="806" w:author="Dominic Stringer" w:date="2024-11-21T16:16:00Z" w16du:dateUtc="2024-11-21T16:16:00Z">
        <w:r w:rsidR="008401DE" w:rsidRPr="00FE7127">
          <w:rPr>
            <w:i/>
            <w:iCs/>
            <w:sz w:val="22"/>
            <w:szCs w:val="22"/>
            <w:highlight w:val="yellow"/>
            <w:lang w:val="en-GB"/>
          </w:rPr>
          <w:t xml:space="preserve">rimary </w:t>
        </w:r>
      </w:ins>
      <w:ins w:id="807" w:author="Dominic Stringer" w:date="2024-11-21T16:48:00Z" w16du:dateUtc="2024-11-21T16:48:00Z">
        <w:r w:rsidR="00E04642" w:rsidRPr="00FE7127">
          <w:rPr>
            <w:i/>
            <w:iCs/>
            <w:sz w:val="22"/>
            <w:szCs w:val="22"/>
            <w:highlight w:val="yellow"/>
            <w:lang w:val="en-GB"/>
          </w:rPr>
          <w:t>estimand</w:t>
        </w:r>
      </w:ins>
      <w:ins w:id="808" w:author="Dominic Stringer" w:date="2024-11-22T13:29:00Z" w16du:dateUtc="2024-11-22T13:29:00Z">
        <w:r w:rsidR="00A82E93">
          <w:rPr>
            <w:i/>
            <w:iCs/>
            <w:sz w:val="22"/>
            <w:szCs w:val="22"/>
            <w:highlight w:val="yellow"/>
            <w:lang w:val="en-GB"/>
          </w:rPr>
          <w:t>(s)</w:t>
        </w:r>
      </w:ins>
      <w:ins w:id="809" w:author="Dominic Stringer" w:date="2024-11-21T16:48:00Z" w16du:dateUtc="2024-11-21T16:48:00Z">
        <w:r w:rsidR="00E04642" w:rsidRPr="00FE7127">
          <w:rPr>
            <w:i/>
            <w:iCs/>
            <w:sz w:val="22"/>
            <w:szCs w:val="22"/>
            <w:highlight w:val="yellow"/>
            <w:lang w:val="en-GB"/>
          </w:rPr>
          <w:t xml:space="preserve"> </w:t>
        </w:r>
      </w:ins>
      <w:ins w:id="810" w:author="Dominic Stringer" w:date="2024-11-21T16:16:00Z" w16du:dateUtc="2024-11-21T16:16:00Z">
        <w:r w:rsidR="008401DE" w:rsidRPr="00FE7127">
          <w:rPr>
            <w:i/>
            <w:iCs/>
            <w:sz w:val="22"/>
            <w:szCs w:val="22"/>
            <w:highlight w:val="yellow"/>
            <w:lang w:val="en-GB"/>
          </w:rPr>
          <w:t>in words</w:t>
        </w:r>
      </w:ins>
      <w:ins w:id="811" w:author="Dominic Stringer" w:date="2024-11-22T13:29:00Z" w16du:dateUtc="2024-11-22T13:29:00Z">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ins>
      <w:ins w:id="812" w:author="Dominic Stringer" w:date="2024-12-17T10:28:00Z" w16du:dateUtc="2024-12-17T10:28:00Z">
        <w:r w:rsidR="00FC73BF" w:rsidRPr="00FC73BF">
          <w:rPr>
            <w:i/>
            <w:iCs/>
            <w:sz w:val="22"/>
            <w:szCs w:val="22"/>
            <w:highlight w:val="yellow"/>
            <w:lang w:val="en-GB"/>
          </w:rPr>
          <w:t>:</w:t>
        </w:r>
      </w:ins>
    </w:p>
    <w:p w14:paraId="759D0EF9" w14:textId="77777777" w:rsidR="00292783" w:rsidRDefault="00292783" w:rsidP="000E21A1">
      <w:pPr>
        <w:rPr>
          <w:ins w:id="813" w:author="Gordon Forbes" w:date="2025-08-07T14:45:00Z" w16du:dateUtc="2025-08-07T13:45:00Z"/>
          <w:i/>
          <w:iCs/>
          <w:sz w:val="22"/>
          <w:szCs w:val="22"/>
          <w:lang w:val="en-GB"/>
        </w:rPr>
      </w:pPr>
    </w:p>
    <w:p w14:paraId="19110CEF" w14:textId="6CE91A81" w:rsidR="00292783" w:rsidRPr="00292783" w:rsidRDefault="00292783" w:rsidP="000E21A1">
      <w:pPr>
        <w:rPr>
          <w:ins w:id="814" w:author="Dominic Stringer" w:date="2024-11-22T13:29:00Z" w16du:dateUtc="2024-11-22T13:29:00Z"/>
          <w:sz w:val="22"/>
          <w:szCs w:val="22"/>
          <w:lang w:val="en-GB"/>
          <w:rPrChange w:id="815" w:author="Gordon Forbes" w:date="2025-08-07T14:45:00Z" w16du:dateUtc="2025-08-07T13:45:00Z">
            <w:rPr>
              <w:ins w:id="816" w:author="Dominic Stringer" w:date="2024-11-22T13:29:00Z" w16du:dateUtc="2024-11-22T13:29:00Z"/>
              <w:i/>
              <w:iCs/>
              <w:sz w:val="22"/>
              <w:szCs w:val="22"/>
              <w:lang w:val="en-GB"/>
            </w:rPr>
          </w:rPrChange>
        </w:rPr>
      </w:pPr>
      <w:ins w:id="817" w:author="Gordon Forbes" w:date="2025-08-07T14:45:00Z" w16du:dateUtc="2025-08-07T13:45:00Z">
        <w:r>
          <w:rPr>
            <w:sz w:val="22"/>
            <w:szCs w:val="22"/>
            <w:lang w:val="en-GB"/>
          </w:rPr>
          <w:t>{{</w:t>
        </w:r>
        <w:proofErr w:type="spellStart"/>
        <w:r>
          <w:rPr>
            <w:sz w:val="22"/>
            <w:szCs w:val="22"/>
            <w:lang w:val="en-GB"/>
          </w:rPr>
          <w:t>primary_estimand</w:t>
        </w:r>
        <w:proofErr w:type="spellEnd"/>
        <w:r>
          <w:rPr>
            <w:sz w:val="22"/>
            <w:szCs w:val="22"/>
            <w:lang w:val="en-GB"/>
          </w:rPr>
          <w:t>}}</w:t>
        </w:r>
      </w:ins>
    </w:p>
    <w:p w14:paraId="2A3E87E3" w14:textId="77777777" w:rsidR="00A82E93" w:rsidRPr="00FE7127" w:rsidRDefault="00A82E93" w:rsidP="000E21A1">
      <w:pPr>
        <w:rPr>
          <w:ins w:id="818" w:author="Dominic Stringer" w:date="2024-11-21T16:16:00Z" w16du:dateUtc="2024-11-21T16:16:00Z"/>
          <w:i/>
          <w:iCs/>
          <w:sz w:val="22"/>
          <w:szCs w:val="22"/>
          <w:lang w:val="en-GB"/>
        </w:rPr>
      </w:pPr>
    </w:p>
    <w:p w14:paraId="06C98AA5" w14:textId="5C7925D7" w:rsidR="008401DE" w:rsidRPr="00376F69" w:rsidRDefault="008401DE" w:rsidP="000E21A1">
      <w:pPr>
        <w:pStyle w:val="ListParagraph"/>
        <w:numPr>
          <w:ilvl w:val="0"/>
          <w:numId w:val="38"/>
        </w:numPr>
        <w:rPr>
          <w:ins w:id="819" w:author="Dominic Stringer" w:date="2024-11-21T16:16:00Z" w16du:dateUtc="2024-11-21T16:16:00Z"/>
          <w:rFonts w:asciiTheme="minorHAnsi" w:hAnsiTheme="minorHAnsi"/>
          <w:sz w:val="22"/>
          <w:szCs w:val="22"/>
        </w:rPr>
      </w:pPr>
      <w:ins w:id="820" w:author="Dominic Stringer" w:date="2024-11-21T16:16:00Z" w16du:dateUtc="2024-11-21T16:16:00Z">
        <w:r w:rsidRPr="00376F69">
          <w:rPr>
            <w:rFonts w:asciiTheme="minorHAnsi" w:hAnsiTheme="minorHAnsi"/>
            <w:sz w:val="22"/>
            <w:szCs w:val="22"/>
          </w:rPr>
          <w:t xml:space="preserve">Population: </w:t>
        </w:r>
      </w:ins>
    </w:p>
    <w:p w14:paraId="7CD89050" w14:textId="6D9C5552" w:rsidR="008401DE" w:rsidRPr="00376F69" w:rsidRDefault="008401DE" w:rsidP="000E21A1">
      <w:pPr>
        <w:pStyle w:val="ListParagraph"/>
        <w:numPr>
          <w:ilvl w:val="0"/>
          <w:numId w:val="38"/>
        </w:numPr>
        <w:rPr>
          <w:ins w:id="821" w:author="Dominic Stringer" w:date="2024-11-21T16:16:00Z" w16du:dateUtc="2024-11-21T16:16:00Z"/>
          <w:rFonts w:asciiTheme="minorHAnsi" w:hAnsiTheme="minorHAnsi"/>
          <w:sz w:val="22"/>
          <w:szCs w:val="22"/>
        </w:rPr>
      </w:pPr>
      <w:ins w:id="822" w:author="Dominic Stringer" w:date="2024-11-21T16:16:00Z" w16du:dateUtc="2024-11-21T16:16:00Z">
        <w:r w:rsidRPr="00376F69">
          <w:rPr>
            <w:rFonts w:asciiTheme="minorHAnsi" w:hAnsiTheme="minorHAnsi"/>
            <w:sz w:val="22"/>
            <w:szCs w:val="22"/>
          </w:rPr>
          <w:t xml:space="preserve">Endpoint: </w:t>
        </w:r>
      </w:ins>
    </w:p>
    <w:p w14:paraId="1B254BFE" w14:textId="558D76F1" w:rsidR="008401DE" w:rsidRPr="00376F69" w:rsidRDefault="008401DE" w:rsidP="000E21A1">
      <w:pPr>
        <w:pStyle w:val="ListParagraph"/>
        <w:numPr>
          <w:ilvl w:val="0"/>
          <w:numId w:val="38"/>
        </w:numPr>
        <w:rPr>
          <w:ins w:id="823" w:author="Dominic Stringer" w:date="2024-11-21T16:16:00Z" w16du:dateUtc="2024-11-21T16:16:00Z"/>
          <w:rFonts w:asciiTheme="minorHAnsi" w:hAnsiTheme="minorHAnsi"/>
          <w:sz w:val="22"/>
          <w:szCs w:val="22"/>
        </w:rPr>
      </w:pPr>
      <w:ins w:id="824" w:author="Dominic Stringer" w:date="2024-11-21T16:16:00Z" w16du:dateUtc="2024-11-21T16:16:00Z">
        <w:r w:rsidRPr="00376F69">
          <w:rPr>
            <w:rFonts w:asciiTheme="minorHAnsi" w:hAnsiTheme="minorHAnsi"/>
            <w:sz w:val="22"/>
            <w:szCs w:val="22"/>
          </w:rPr>
          <w:t xml:space="preserve">Treatment condition: </w:t>
        </w:r>
      </w:ins>
    </w:p>
    <w:p w14:paraId="00E11DBA" w14:textId="15F0D48E" w:rsidR="008401DE" w:rsidRPr="00376F69" w:rsidRDefault="008401DE" w:rsidP="000E21A1">
      <w:pPr>
        <w:pStyle w:val="ListParagraph"/>
        <w:numPr>
          <w:ilvl w:val="0"/>
          <w:numId w:val="38"/>
        </w:numPr>
        <w:rPr>
          <w:ins w:id="825" w:author="Dominic Stringer" w:date="2024-11-21T16:16:00Z" w16du:dateUtc="2024-11-21T16:16:00Z"/>
          <w:rFonts w:asciiTheme="minorHAnsi" w:hAnsiTheme="minorHAnsi"/>
          <w:sz w:val="22"/>
          <w:szCs w:val="22"/>
        </w:rPr>
      </w:pPr>
      <w:ins w:id="826" w:author="Dominic Stringer" w:date="2024-11-21T16:17:00Z" w16du:dateUtc="2024-11-21T16:17:00Z">
        <w:r w:rsidRPr="00376F69">
          <w:rPr>
            <w:rFonts w:asciiTheme="minorHAnsi" w:hAnsiTheme="minorHAnsi"/>
            <w:sz w:val="22"/>
            <w:szCs w:val="22"/>
          </w:rPr>
          <w:t>I</w:t>
        </w:r>
      </w:ins>
      <w:ins w:id="827" w:author="Dominic Stringer" w:date="2024-11-21T16:16:00Z" w16du:dateUtc="2024-11-21T16:16:00Z">
        <w:r w:rsidRPr="00376F69">
          <w:rPr>
            <w:rFonts w:asciiTheme="minorHAnsi" w:hAnsiTheme="minorHAnsi"/>
            <w:sz w:val="22"/>
            <w:szCs w:val="22"/>
          </w:rPr>
          <w:t xml:space="preserve">ntercurrent events: </w:t>
        </w:r>
      </w:ins>
    </w:p>
    <w:p w14:paraId="5162FA19" w14:textId="4BE9F3BE" w:rsidR="008401DE" w:rsidRPr="00376F69" w:rsidRDefault="008401DE" w:rsidP="007829A2">
      <w:pPr>
        <w:pStyle w:val="ListParagraph"/>
        <w:numPr>
          <w:ilvl w:val="0"/>
          <w:numId w:val="38"/>
        </w:numPr>
        <w:rPr>
          <w:ins w:id="828" w:author="Dominic Stringer" w:date="2024-11-21T16:16:00Z" w16du:dateUtc="2024-11-21T16:16:00Z"/>
          <w:rFonts w:asciiTheme="minorHAnsi" w:hAnsiTheme="minorHAnsi"/>
          <w:i/>
          <w:iCs/>
          <w:sz w:val="22"/>
          <w:szCs w:val="22"/>
        </w:rPr>
      </w:pPr>
      <w:ins w:id="829" w:author="Dominic Stringer" w:date="2024-11-21T16:16:00Z" w16du:dateUtc="2024-11-21T16:16:00Z">
        <w:r w:rsidRPr="00376F69">
          <w:rPr>
            <w:rFonts w:asciiTheme="minorHAnsi" w:hAnsiTheme="minorHAnsi"/>
            <w:sz w:val="22"/>
            <w:szCs w:val="22"/>
          </w:rPr>
          <w:t xml:space="preserve">Population-level summary:  </w:t>
        </w:r>
      </w:ins>
    </w:p>
    <w:p w14:paraId="68666E36" w14:textId="77777777" w:rsidR="0093697D" w:rsidRDefault="0093697D" w:rsidP="0093697D">
      <w:pPr>
        <w:rPr>
          <w:ins w:id="830" w:author="Dominic Stringer" w:date="2024-11-22T13:30:00Z" w16du:dateUtc="2024-11-22T13:30:00Z"/>
          <w:sz w:val="22"/>
          <w:szCs w:val="22"/>
        </w:rPr>
      </w:pPr>
    </w:p>
    <w:p w14:paraId="00791CE2" w14:textId="77777777" w:rsidR="00CC6E4C" w:rsidRDefault="00A82E93" w:rsidP="000E21A1">
      <w:pPr>
        <w:rPr>
          <w:ins w:id="831" w:author="Dominic Stringer" w:date="2024-11-28T11:09:00Z" w16du:dateUtc="2024-11-28T11:09:00Z"/>
          <w:i/>
          <w:iCs/>
          <w:sz w:val="22"/>
          <w:szCs w:val="22"/>
        </w:rPr>
      </w:pPr>
      <w:ins w:id="832" w:author="Dominic Stringer" w:date="2024-11-22T13:29:00Z" w16du:dateUtc="2024-11-22T13:29:00Z">
        <w:r w:rsidRPr="00FE7127">
          <w:rPr>
            <w:i/>
            <w:iCs/>
            <w:sz w:val="22"/>
            <w:szCs w:val="22"/>
            <w:highlight w:val="yellow"/>
          </w:rPr>
          <w:t>Describe additi</w:t>
        </w:r>
      </w:ins>
      <w:ins w:id="833" w:author="Dominic Stringer" w:date="2024-11-22T13:30:00Z" w16du:dateUtc="2024-11-22T13:30:00Z">
        <w:r w:rsidRPr="00FE7127">
          <w:rPr>
            <w:i/>
            <w:iCs/>
            <w:sz w:val="22"/>
            <w:szCs w:val="22"/>
            <w:highlight w:val="yellow"/>
          </w:rPr>
          <w:t>o</w:t>
        </w:r>
        <w:r w:rsidR="0093697D" w:rsidRPr="00FE7127">
          <w:rPr>
            <w:i/>
            <w:iCs/>
            <w:sz w:val="22"/>
            <w:szCs w:val="22"/>
            <w:highlight w:val="yellow"/>
          </w:rPr>
          <w:t>n</w:t>
        </w:r>
        <w:r w:rsidRPr="00FE7127">
          <w:rPr>
            <w:i/>
            <w:iCs/>
            <w:sz w:val="22"/>
            <w:szCs w:val="22"/>
            <w:highlight w:val="yellow"/>
          </w:rPr>
          <w:t xml:space="preserve">al </w:t>
        </w:r>
      </w:ins>
      <w:ins w:id="834" w:author="Dominic Stringer" w:date="2024-11-22T13:29:00Z" w16du:dateUtc="2024-11-22T13:29:00Z">
        <w:r w:rsidRPr="00FE7127">
          <w:rPr>
            <w:i/>
            <w:iCs/>
            <w:sz w:val="22"/>
            <w:szCs w:val="22"/>
            <w:highlight w:val="yellow"/>
          </w:rPr>
          <w:t>effect size</w:t>
        </w:r>
      </w:ins>
      <w:ins w:id="835" w:author="Dominic Stringer" w:date="2024-11-22T13:30:00Z" w16du:dateUtc="2024-11-22T13:30:00Z">
        <w:r w:rsidR="0093697D" w:rsidRPr="00FE7127">
          <w:rPr>
            <w:i/>
            <w:iCs/>
            <w:sz w:val="22"/>
            <w:szCs w:val="22"/>
            <w:highlight w:val="yellow"/>
          </w:rPr>
          <w:t>s that will be reported</w:t>
        </w:r>
      </w:ins>
      <w:ins w:id="836" w:author="Dominic Stringer" w:date="2024-11-22T13:29:00Z" w16du:dateUtc="2024-11-22T13:29:00Z">
        <w:r w:rsidRPr="00FE7127">
          <w:rPr>
            <w:i/>
            <w:iCs/>
            <w:sz w:val="22"/>
            <w:szCs w:val="22"/>
            <w:highlight w:val="yellow"/>
          </w:rPr>
          <w:t xml:space="preserve"> </w:t>
        </w:r>
      </w:ins>
      <w:ins w:id="837" w:author="Dominic Stringer" w:date="2024-11-22T13:30:00Z" w16du:dateUtc="2024-11-22T13:30:00Z">
        <w:r w:rsidR="0093697D" w:rsidRPr="00FE7127">
          <w:rPr>
            <w:i/>
            <w:iCs/>
            <w:sz w:val="22"/>
            <w:szCs w:val="22"/>
            <w:highlight w:val="yellow"/>
          </w:rPr>
          <w:t>and how they will be calculated if relevant</w:t>
        </w:r>
      </w:ins>
      <w:ins w:id="838" w:author="Dominic Stringer" w:date="2024-11-28T11:08:00Z" w16du:dateUtc="2024-11-28T11:08:00Z">
        <w:r w:rsidR="00CC6E4C">
          <w:rPr>
            <w:i/>
            <w:iCs/>
            <w:sz w:val="22"/>
            <w:szCs w:val="22"/>
          </w:rPr>
          <w:t xml:space="preserve">. </w:t>
        </w:r>
      </w:ins>
    </w:p>
    <w:p w14:paraId="735F0009" w14:textId="77777777" w:rsidR="006A7D26" w:rsidRDefault="006A7D26" w:rsidP="000E21A1">
      <w:pPr>
        <w:rPr>
          <w:ins w:id="839" w:author="Dominic Stringer" w:date="2024-11-28T11:08:00Z" w16du:dateUtc="2024-11-28T11:08:00Z"/>
          <w:i/>
          <w:iCs/>
          <w:sz w:val="22"/>
          <w:szCs w:val="22"/>
        </w:rPr>
      </w:pPr>
    </w:p>
    <w:p w14:paraId="7CD77391" w14:textId="77777777" w:rsidR="00292783" w:rsidRDefault="00CC6E4C" w:rsidP="000E21A1">
      <w:pPr>
        <w:rPr>
          <w:ins w:id="840" w:author="Gordon Forbes" w:date="2025-08-07T14:45:00Z" w16du:dateUtc="2025-08-07T13:45:00Z"/>
          <w:i/>
          <w:iCs/>
          <w:sz w:val="22"/>
          <w:szCs w:val="22"/>
          <w:highlight w:val="yellow"/>
        </w:rPr>
      </w:pPr>
      <w:ins w:id="841" w:author="Dominic Stringer" w:date="2024-11-28T11:08:00Z" w16du:dateUtc="2024-11-28T11:08:00Z">
        <w:r w:rsidRPr="00F72B76">
          <w:rPr>
            <w:i/>
            <w:iCs/>
            <w:sz w:val="22"/>
            <w:szCs w:val="22"/>
            <w:highlight w:val="yellow"/>
          </w:rPr>
          <w:t xml:space="preserve">Where cut-off values are to be used for statistical </w:t>
        </w:r>
      </w:ins>
      <w:ins w:id="842" w:author="Dominic Stringer" w:date="2024-12-17T10:29:00Z" w16du:dateUtc="2024-12-17T10:29:00Z">
        <w:r w:rsidR="00FC73BF" w:rsidRPr="00F72B76">
          <w:rPr>
            <w:i/>
            <w:iCs/>
            <w:sz w:val="22"/>
            <w:szCs w:val="22"/>
            <w:highlight w:val="yellow"/>
          </w:rPr>
          <w:t>significance,</w:t>
        </w:r>
      </w:ins>
      <w:ins w:id="843" w:author="Dominic Stringer" w:date="2024-11-28T11:08:00Z" w16du:dateUtc="2024-11-28T11:08:00Z">
        <w:r w:rsidRPr="00F72B76">
          <w:rPr>
            <w:i/>
            <w:iCs/>
            <w:sz w:val="22"/>
            <w:szCs w:val="22"/>
            <w:highlight w:val="yellow"/>
          </w:rPr>
          <w:t xml:space="preserve"> these should be described here, as well as reporting of c</w:t>
        </w:r>
      </w:ins>
      <w:ins w:id="844" w:author="Dominic Stringer" w:date="2024-11-28T11:09:00Z" w16du:dateUtc="2024-11-28T11:09:00Z">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ins>
    </w:p>
    <w:p w14:paraId="01B49843" w14:textId="77777777" w:rsidR="00292783" w:rsidRDefault="00292783" w:rsidP="000E21A1">
      <w:pPr>
        <w:rPr>
          <w:ins w:id="845" w:author="Gordon Forbes" w:date="2025-08-07T14:45:00Z" w16du:dateUtc="2025-08-07T13:45:00Z"/>
          <w:i/>
          <w:iCs/>
          <w:sz w:val="22"/>
          <w:szCs w:val="22"/>
          <w:highlight w:val="yellow"/>
        </w:rPr>
      </w:pPr>
    </w:p>
    <w:p w14:paraId="165C1AD2" w14:textId="2A1EE458" w:rsidR="00292783" w:rsidRPr="00CB604C" w:rsidRDefault="00292783" w:rsidP="00292783">
      <w:pPr>
        <w:rPr>
          <w:ins w:id="846" w:author="Gordon Forbes" w:date="2025-08-07T14:45:00Z" w16du:dateUtc="2025-08-07T13:45:00Z"/>
          <w:sz w:val="22"/>
          <w:szCs w:val="22"/>
          <w:lang w:val="en-GB"/>
        </w:rPr>
      </w:pPr>
      <w:ins w:id="847" w:author="Gordon Forbes" w:date="2025-08-07T14:45:00Z" w16du:dateUtc="2025-08-07T13:45:00Z">
        <w:r>
          <w:rPr>
            <w:sz w:val="22"/>
            <w:szCs w:val="22"/>
            <w:lang w:val="en-GB"/>
          </w:rPr>
          <w:t>{{</w:t>
        </w:r>
        <w:proofErr w:type="spellStart"/>
        <w:r>
          <w:rPr>
            <w:sz w:val="22"/>
            <w:szCs w:val="22"/>
            <w:lang w:val="en-GB"/>
          </w:rPr>
          <w:t>confidence_interval_p_value</w:t>
        </w:r>
        <w:proofErr w:type="spellEnd"/>
        <w:r>
          <w:rPr>
            <w:sz w:val="22"/>
            <w:szCs w:val="22"/>
            <w:lang w:val="en-GB"/>
          </w:rPr>
          <w:t>}}</w:t>
        </w:r>
      </w:ins>
    </w:p>
    <w:p w14:paraId="32EFF2A6" w14:textId="0F2B9768" w:rsidR="001A29C3" w:rsidRPr="00FE7127" w:rsidDel="00292783" w:rsidRDefault="001A29C3" w:rsidP="00FC73BF">
      <w:pPr>
        <w:rPr>
          <w:del w:id="848" w:author="Gordon Forbes" w:date="2025-08-07T14:45:00Z" w16du:dateUtc="2025-08-07T13:45:00Z"/>
          <w:bCs/>
          <w:sz w:val="22"/>
          <w:szCs w:val="22"/>
        </w:rPr>
      </w:pPr>
      <w:del w:id="849" w:author="Gordon Forbes" w:date="2025-08-07T14:45:00Z" w16du:dateUtc="2025-08-07T13:45:00Z">
        <w:r w:rsidRPr="00FC73BF" w:rsidDel="00292783">
          <w:rPr>
            <w:sz w:val="22"/>
            <w:szCs w:val="22"/>
            <w:highlight w:val="yellow"/>
          </w:rPr>
          <w:fldChar w:fldCharType="begin"/>
        </w:r>
        <w:r w:rsidRPr="00F72B76" w:rsidDel="00292783">
          <w:rPr>
            <w:sz w:val="22"/>
            <w:szCs w:val="22"/>
            <w:highlight w:val="yellow"/>
          </w:rPr>
          <w:delInstrText xml:space="preserve"> TC "</w:delInstrText>
        </w:r>
        <w:bookmarkStart w:id="850" w:name="_Toc183094442"/>
        <w:r w:rsidRPr="00F72B76" w:rsidDel="00292783">
          <w:rPr>
            <w:sz w:val="22"/>
            <w:szCs w:val="22"/>
            <w:highlight w:val="yellow"/>
          </w:rPr>
          <w:delInstrText>3.1</w:delInstrText>
        </w:r>
        <w:r w:rsidRPr="00F72B76" w:rsidDel="00292783">
          <w:rPr>
            <w:sz w:val="22"/>
            <w:szCs w:val="22"/>
            <w:highlight w:val="yellow"/>
          </w:rPr>
          <w:tab/>
          <w:delInstrText>Main analysis of treatment differences</w:delInstrText>
        </w:r>
        <w:bookmarkEnd w:id="850"/>
        <w:r w:rsidRPr="00F72B76" w:rsidDel="00292783">
          <w:rPr>
            <w:sz w:val="22"/>
            <w:szCs w:val="22"/>
            <w:highlight w:val="yellow"/>
          </w:rPr>
          <w:delInstrText xml:space="preserve">" \f C \l "1" </w:delInstrText>
        </w:r>
        <w:r w:rsidRPr="00FC73BF" w:rsidDel="00292783">
          <w:rPr>
            <w:sz w:val="22"/>
            <w:szCs w:val="22"/>
            <w:highlight w:val="yellow"/>
          </w:rPr>
          <w:fldChar w:fldCharType="end"/>
        </w:r>
        <w:bookmarkStart w:id="851" w:name="_Toc183099275"/>
        <w:bookmarkEnd w:id="851"/>
      </w:del>
    </w:p>
    <w:p w14:paraId="3A3C8DAA" w14:textId="0F4891F6" w:rsidR="001A29C3" w:rsidRPr="007829A2" w:rsidDel="0006583D" w:rsidRDefault="001A29C3" w:rsidP="004A016C">
      <w:pPr>
        <w:rPr>
          <w:del w:id="852" w:author="Dominic Stringer" w:date="2024-11-21T16:48:00Z" w16du:dateUtc="2024-11-21T16:48:00Z"/>
        </w:rPr>
      </w:pPr>
      <w:del w:id="853" w:author="Dominic Stringer" w:date="2024-11-21T16:48:00Z" w16du:dateUtc="2024-11-21T16:48:00Z">
        <w:r w:rsidRPr="007829A2" w:rsidDel="0006583D">
          <w:delText xml:space="preserve">The main statistical analyses will estimate the difference in mean outcomes between patients randomised to XXX and XXX by intention to treat at the various post-treatment observation time points. Group difference estimates and associated confidence intervals will be reported.  </w:delText>
        </w:r>
      </w:del>
    </w:p>
    <w:p w14:paraId="401397E9" w14:textId="77777777" w:rsidR="001A29C3" w:rsidRPr="00524356" w:rsidRDefault="001A29C3" w:rsidP="000E21A1">
      <w:pPr>
        <w:rPr>
          <w:ins w:id="854" w:author="Dominic Stringer" w:date="2024-11-21T16:15:00Z" w16du:dateUtc="2024-11-21T16:15:00Z"/>
        </w:rPr>
      </w:pPr>
    </w:p>
    <w:p w14:paraId="1ABD683A" w14:textId="77777777" w:rsidR="002304DA" w:rsidRPr="00524356" w:rsidRDefault="002304DA" w:rsidP="000E21A1"/>
    <w:p w14:paraId="0C49CA30" w14:textId="27711816" w:rsidR="00751AC9" w:rsidRPr="00524356" w:rsidRDefault="001A29C3" w:rsidP="00B57D1D">
      <w:pPr>
        <w:pStyle w:val="Heading2"/>
        <w:rPr>
          <w:ins w:id="855" w:author="Dominic Stringer" w:date="2024-11-21T16:17:00Z" w16du:dateUtc="2024-11-21T16:17:00Z"/>
        </w:rPr>
      </w:pPr>
      <w:del w:id="856" w:author="Dominic Stringer" w:date="2024-11-21T15:10:00Z" w16du:dateUtc="2024-11-21T15:10:00Z">
        <w:r w:rsidRPr="00524356" w:rsidDel="00773FDB">
          <w:delText>3.1.1</w:delText>
        </w:r>
      </w:del>
      <w:del w:id="857" w:author="Dominic Stringer" w:date="2024-11-21T15:16:00Z" w16du:dateUtc="2024-11-21T15:16:00Z">
        <w:r w:rsidRPr="00524356" w:rsidDel="00191400">
          <w:tab/>
        </w:r>
      </w:del>
      <w:bookmarkStart w:id="858" w:name="_Toc183099276"/>
      <w:bookmarkStart w:id="859" w:name="_Toc185323559"/>
      <w:r w:rsidRPr="00524356">
        <w:t xml:space="preserve">Analysis </w:t>
      </w:r>
      <w:ins w:id="860" w:author="Dominic Stringer" w:date="2024-11-21T16:17:00Z" w16du:dateUtc="2024-11-21T16:17:00Z">
        <w:r w:rsidR="004972EE" w:rsidRPr="00524356">
          <w:t xml:space="preserve">model for </w:t>
        </w:r>
      </w:ins>
      <w:del w:id="861" w:author="Dominic Stringer" w:date="2024-11-21T16:17:00Z" w16du:dateUtc="2024-11-21T16:17:00Z">
        <w:r w:rsidRPr="00524356" w:rsidDel="004972EE">
          <w:delText xml:space="preserve">of </w:delText>
        </w:r>
      </w:del>
      <w:r w:rsidRPr="00524356">
        <w:t>primary outcome</w:t>
      </w:r>
      <w:ins w:id="862" w:author="Dominic Stringer" w:date="2024-11-21T16:21:00Z" w16du:dateUtc="2024-11-21T16:21:00Z">
        <w:r w:rsidR="005207EA" w:rsidRPr="00524356">
          <w:t>(s)</w:t>
        </w:r>
      </w:ins>
      <w:bookmarkEnd w:id="858"/>
      <w:bookmarkEnd w:id="859"/>
    </w:p>
    <w:p w14:paraId="4588403B" w14:textId="2C0C3180" w:rsidR="00971712" w:rsidRDefault="00971712" w:rsidP="00971712">
      <w:pPr>
        <w:rPr>
          <w:ins w:id="863" w:author="Gordon Forbes" w:date="2025-08-07T14:45:00Z" w16du:dateUtc="2025-08-07T13:45:00Z"/>
          <w:i/>
          <w:iCs/>
          <w:sz w:val="22"/>
          <w:szCs w:val="22"/>
        </w:rPr>
      </w:pPr>
      <w:ins w:id="864" w:author="Dominic Stringer" w:date="2024-12-17T10:40:00Z" w16du:dateUtc="2024-12-17T10:40:00Z">
        <w:r w:rsidRPr="00966A44">
          <w:rPr>
            <w:i/>
            <w:iCs/>
            <w:sz w:val="22"/>
            <w:szCs w:val="22"/>
            <w:highlight w:val="yellow"/>
          </w:rPr>
          <w:t>Describe analysis model(s) for primary outcome</w:t>
        </w:r>
      </w:ins>
      <w:ins w:id="865" w:author="Dominic Stringer" w:date="2024-12-17T10:54:00Z" w16du:dateUtc="2024-12-17T10:54:00Z">
        <w:r w:rsidR="006123DA">
          <w:rPr>
            <w:i/>
            <w:iCs/>
            <w:sz w:val="22"/>
            <w:szCs w:val="22"/>
            <w:highlight w:val="yellow"/>
          </w:rPr>
          <w:t>(</w:t>
        </w:r>
      </w:ins>
      <w:ins w:id="866" w:author="Dominic Stringer" w:date="2024-12-17T10:40:00Z" w16du:dateUtc="2024-12-17T10:40:00Z">
        <w:r w:rsidRPr="00966A44">
          <w:rPr>
            <w:i/>
            <w:iCs/>
            <w:sz w:val="22"/>
            <w:szCs w:val="22"/>
            <w:highlight w:val="yellow"/>
          </w:rPr>
          <w:t>s</w:t>
        </w:r>
      </w:ins>
      <w:ins w:id="867" w:author="Dominic Stringer" w:date="2024-12-17T10:54:00Z" w16du:dateUtc="2024-12-17T10:54:00Z">
        <w:r w:rsidR="006123DA">
          <w:rPr>
            <w:i/>
            <w:iCs/>
            <w:sz w:val="22"/>
            <w:szCs w:val="22"/>
            <w:highlight w:val="yellow"/>
          </w:rPr>
          <w:t>)</w:t>
        </w:r>
      </w:ins>
      <w:ins w:id="868" w:author="Dominic Stringer" w:date="2024-12-17T10:40:00Z" w16du:dateUtc="2024-12-17T10:40:00Z">
        <w:r w:rsidRPr="00203A27">
          <w:rPr>
            <w:i/>
            <w:iCs/>
            <w:sz w:val="22"/>
            <w:szCs w:val="22"/>
            <w:highlight w:val="yellow"/>
          </w:rPr>
          <w:t xml:space="preserve"> that will be used to estim</w:t>
        </w:r>
      </w:ins>
      <w:ins w:id="869" w:author="Dominic Stringer" w:date="2024-12-17T10:41:00Z" w16du:dateUtc="2024-12-17T10:41:00Z">
        <w:r w:rsidRPr="00203A27">
          <w:rPr>
            <w:i/>
            <w:iCs/>
            <w:sz w:val="22"/>
            <w:szCs w:val="22"/>
            <w:highlight w:val="yellow"/>
          </w:rPr>
          <w:t>ate estimands described in Section 3.1</w:t>
        </w:r>
      </w:ins>
    </w:p>
    <w:p w14:paraId="23762C39" w14:textId="77777777" w:rsidR="00292783" w:rsidRDefault="00292783" w:rsidP="00971712">
      <w:pPr>
        <w:rPr>
          <w:ins w:id="870" w:author="Gordon Forbes" w:date="2025-08-07T14:45:00Z" w16du:dateUtc="2025-08-07T13:45:00Z"/>
          <w:i/>
          <w:iCs/>
          <w:sz w:val="22"/>
          <w:szCs w:val="22"/>
        </w:rPr>
      </w:pPr>
    </w:p>
    <w:p w14:paraId="47311B9D" w14:textId="00EC4D63" w:rsidR="00292783" w:rsidRPr="00292783" w:rsidRDefault="00292783" w:rsidP="00971712">
      <w:pPr>
        <w:rPr>
          <w:ins w:id="871" w:author="Dominic Stringer" w:date="2024-12-17T10:40:00Z" w16du:dateUtc="2024-12-17T10:40:00Z"/>
          <w:sz w:val="22"/>
          <w:szCs w:val="22"/>
          <w:rPrChange w:id="872" w:author="Gordon Forbes" w:date="2025-08-07T14:45:00Z" w16du:dateUtc="2025-08-07T13:45:00Z">
            <w:rPr>
              <w:ins w:id="873" w:author="Dominic Stringer" w:date="2024-12-17T10:40:00Z" w16du:dateUtc="2024-12-17T10:40:00Z"/>
              <w:i/>
              <w:iCs/>
              <w:sz w:val="22"/>
              <w:szCs w:val="22"/>
            </w:rPr>
          </w:rPrChange>
        </w:rPr>
      </w:pPr>
      <w:ins w:id="874" w:author="Gordon Forbes" w:date="2025-08-07T14:45:00Z" w16du:dateUtc="2025-08-07T13:45:00Z">
        <w:r>
          <w:rPr>
            <w:sz w:val="22"/>
            <w:szCs w:val="22"/>
          </w:rPr>
          <w:t>{{</w:t>
        </w:r>
        <w:proofErr w:type="spellStart"/>
        <w:r>
          <w:rPr>
            <w:sz w:val="22"/>
            <w:szCs w:val="22"/>
          </w:rPr>
          <w:t>primary_analysis_model</w:t>
        </w:r>
      </w:ins>
      <w:proofErr w:type="spellEnd"/>
      <w:ins w:id="875" w:author="Gordon Forbes" w:date="2025-08-07T14:46:00Z" w16du:dateUtc="2025-08-07T13:46:00Z">
        <w:r w:rsidR="004D799E">
          <w:rPr>
            <w:sz w:val="22"/>
            <w:szCs w:val="22"/>
          </w:rPr>
          <w:t>}}</w:t>
        </w:r>
      </w:ins>
    </w:p>
    <w:p w14:paraId="5A1CC6FC" w14:textId="77777777" w:rsidR="00751AC9" w:rsidRPr="00FE7127" w:rsidRDefault="00751AC9" w:rsidP="007829A2">
      <w:pPr>
        <w:rPr>
          <w:ins w:id="876" w:author="Dominic Stringer" w:date="2024-11-21T16:17:00Z" w16du:dateUtc="2024-11-21T16:17:00Z"/>
          <w:lang w:val="en-GB"/>
        </w:rPr>
      </w:pPr>
    </w:p>
    <w:p w14:paraId="3AF44DEB" w14:textId="41552CA7" w:rsidR="00751AC9" w:rsidRDefault="000F327A" w:rsidP="00B57D1D">
      <w:pPr>
        <w:pStyle w:val="Heading2"/>
        <w:rPr>
          <w:ins w:id="877" w:author="Gordon Forbes" w:date="2025-08-07T14:46:00Z" w16du:dateUtc="2025-08-07T13:46:00Z"/>
        </w:rPr>
      </w:pPr>
      <w:bookmarkStart w:id="878" w:name="_Ref105410120"/>
      <w:bookmarkStart w:id="879" w:name="_Toc105411787"/>
      <w:bookmarkStart w:id="880" w:name="_Toc148432493"/>
      <w:bookmarkStart w:id="881" w:name="_Toc183099277"/>
      <w:bookmarkStart w:id="882" w:name="_Toc185323560"/>
      <w:ins w:id="883" w:author="Dominic Stringer" w:date="2024-11-21T16:19:00Z" w16du:dateUtc="2024-11-21T16:19:00Z">
        <w:r w:rsidRPr="00524356">
          <w:t>List of anticipated</w:t>
        </w:r>
      </w:ins>
      <w:ins w:id="884" w:author="Dominic Stringer" w:date="2024-11-21T16:17:00Z" w16du:dateUtc="2024-11-21T16:17:00Z">
        <w:r w:rsidR="00751AC9" w:rsidRPr="00524356">
          <w:t xml:space="preserve"> intercurrent events</w:t>
        </w:r>
        <w:bookmarkEnd w:id="878"/>
        <w:bookmarkEnd w:id="879"/>
        <w:r w:rsidR="00751AC9" w:rsidRPr="00524356">
          <w:t xml:space="preserve"> and </w:t>
        </w:r>
      </w:ins>
      <w:ins w:id="885" w:author="Dominic Stringer" w:date="2024-11-21T16:19:00Z" w16du:dateUtc="2024-11-21T16:19:00Z">
        <w:r w:rsidRPr="00524356">
          <w:t xml:space="preserve">any </w:t>
        </w:r>
      </w:ins>
      <w:ins w:id="886" w:author="Dominic Stringer" w:date="2024-11-21T16:17:00Z" w16du:dateUtc="2024-11-21T16:17:00Z">
        <w:r w:rsidR="00751AC9" w:rsidRPr="00524356">
          <w:t>supplementary analyses</w:t>
        </w:r>
      </w:ins>
      <w:bookmarkEnd w:id="880"/>
      <w:ins w:id="887" w:author="Dominic Stringer" w:date="2024-11-21T16:19:00Z" w16du:dateUtc="2024-11-21T16:19:00Z">
        <w:r w:rsidRPr="00524356">
          <w:t xml:space="preserve"> using different strategies</w:t>
        </w:r>
      </w:ins>
      <w:bookmarkEnd w:id="881"/>
      <w:bookmarkEnd w:id="882"/>
    </w:p>
    <w:p w14:paraId="1F935C25" w14:textId="77777777" w:rsidR="004D799E" w:rsidRDefault="004D799E" w:rsidP="004D799E">
      <w:pPr>
        <w:rPr>
          <w:ins w:id="888" w:author="Gordon Forbes" w:date="2025-08-07T14:46:00Z" w16du:dateUtc="2025-08-07T13:46:00Z"/>
          <w:lang w:val="en-GB"/>
        </w:rPr>
      </w:pPr>
    </w:p>
    <w:p w14:paraId="4A0B0877" w14:textId="36FF17C9" w:rsidR="004D799E" w:rsidRDefault="004D799E" w:rsidP="004D799E">
      <w:pPr>
        <w:rPr>
          <w:ins w:id="889" w:author="Gordon Forbes" w:date="2025-08-07T14:46:00Z" w16du:dateUtc="2025-08-07T13:46:00Z"/>
          <w:lang w:val="en-GB"/>
        </w:rPr>
      </w:pPr>
      <w:ins w:id="890" w:author="Gordon Forbes" w:date="2025-08-07T14:46:00Z" w16du:dateUtc="2025-08-07T13:46:00Z">
        <w:r>
          <w:rPr>
            <w:lang w:val="en-GB"/>
          </w:rPr>
          <w:t>{{</w:t>
        </w:r>
        <w:proofErr w:type="spellStart"/>
        <w:r>
          <w:rPr>
            <w:lang w:val="en-GB"/>
          </w:rPr>
          <w:t>intercurrent_events_and_analysis</w:t>
        </w:r>
        <w:proofErr w:type="spellEnd"/>
        <w:r>
          <w:rPr>
            <w:lang w:val="en-GB"/>
          </w:rPr>
          <w:t>}}</w:t>
        </w:r>
      </w:ins>
    </w:p>
    <w:p w14:paraId="5F7BE11A" w14:textId="77777777" w:rsidR="004D799E" w:rsidRPr="00141151" w:rsidRDefault="004D799E">
      <w:pPr>
        <w:rPr>
          <w:ins w:id="891" w:author="Dominic Stringer" w:date="2024-11-21T16:17:00Z" w16du:dateUtc="2024-11-21T16:17:00Z"/>
        </w:rPr>
        <w:pPrChange w:id="892" w:author="Gordon Forbes" w:date="2025-08-07T14:46:00Z" w16du:dateUtc="2025-08-07T13:46:00Z">
          <w:pPr>
            <w:pStyle w:val="Heading2"/>
          </w:pPr>
        </w:pPrChange>
      </w:pPr>
    </w:p>
    <w:p w14:paraId="46D55FB5" w14:textId="0D99A347" w:rsidR="00751AC9" w:rsidRPr="00FB6FBF" w:rsidRDefault="00661526" w:rsidP="007829A2">
      <w:pPr>
        <w:rPr>
          <w:ins w:id="893" w:author="Dominic Stringer" w:date="2024-11-21T16:18:00Z" w16du:dateUtc="2024-11-21T16:18:00Z"/>
          <w:i/>
          <w:iCs/>
          <w:sz w:val="22"/>
          <w:szCs w:val="22"/>
        </w:rPr>
      </w:pPr>
      <w:ins w:id="894" w:author="Dominic Stringer" w:date="2024-11-22T13:31:00Z" w16du:dateUtc="2024-11-22T13:31:00Z">
        <w:r w:rsidRPr="00FB6FBF">
          <w:rPr>
            <w:i/>
            <w:iCs/>
            <w:sz w:val="22"/>
            <w:szCs w:val="22"/>
            <w:highlight w:val="yellow"/>
          </w:rPr>
          <w:t xml:space="preserve">List all anticipated intercurrent events with </w:t>
        </w:r>
        <w:r w:rsidR="00B64975" w:rsidRPr="00FB6FBF">
          <w:rPr>
            <w:i/>
            <w:iCs/>
            <w:sz w:val="22"/>
            <w:szCs w:val="22"/>
            <w:highlight w:val="yellow"/>
          </w:rPr>
          <w:t>perceived or estimated rates of occurrence.</w:t>
        </w:r>
      </w:ins>
      <w:ins w:id="895" w:author="Dominic Stringer" w:date="2024-12-17T10:09:00Z" w16du:dateUtc="2024-12-17T10:09:00Z">
        <w:r w:rsidR="00A114BA" w:rsidRPr="00FB6FBF">
          <w:rPr>
            <w:i/>
            <w:iCs/>
            <w:sz w:val="22"/>
            <w:szCs w:val="22"/>
            <w:highlight w:val="yellow"/>
          </w:rPr>
          <w:t xml:space="preserve"> If </w:t>
        </w:r>
      </w:ins>
      <w:ins w:id="896" w:author="Dominic Stringer" w:date="2024-12-17T10:48:00Z" w16du:dateUtc="2024-12-17T10:48:00Z">
        <w:r w:rsidR="00CE0BC3" w:rsidRPr="00FB6FBF">
          <w:rPr>
            <w:i/>
            <w:iCs/>
            <w:sz w:val="22"/>
            <w:szCs w:val="22"/>
            <w:highlight w:val="yellow"/>
          </w:rPr>
          <w:t>necessary,</w:t>
        </w:r>
      </w:ins>
      <w:ins w:id="897" w:author="Dominic Stringer" w:date="2024-12-17T10:09:00Z" w16du:dateUtc="2024-12-17T10:09:00Z">
        <w:r w:rsidR="00A114BA" w:rsidRPr="00FB6FBF">
          <w:rPr>
            <w:i/>
            <w:iCs/>
            <w:sz w:val="22"/>
            <w:szCs w:val="22"/>
            <w:highlight w:val="yellow"/>
          </w:rPr>
          <w:t xml:space="preserve"> include explanations of why they are anticipated intercur</w:t>
        </w:r>
      </w:ins>
      <w:ins w:id="898" w:author="Dominic Stringer" w:date="2024-12-17T10:10:00Z" w16du:dateUtc="2024-12-17T10:10:00Z">
        <w:r w:rsidR="00A114BA" w:rsidRPr="00FB6FBF">
          <w:rPr>
            <w:i/>
            <w:iCs/>
            <w:sz w:val="22"/>
            <w:szCs w:val="22"/>
            <w:highlight w:val="yellow"/>
          </w:rPr>
          <w:t xml:space="preserve">rent events and why rates may differ by arm. </w:t>
        </w:r>
      </w:ins>
      <w:ins w:id="899" w:author="Dominic Stringer" w:date="2024-11-22T13:31:00Z" w16du:dateUtc="2024-11-22T13:31:00Z">
        <w:r w:rsidR="00B64975" w:rsidRPr="00FB6FBF">
          <w:rPr>
            <w:i/>
            <w:iCs/>
            <w:sz w:val="22"/>
            <w:szCs w:val="22"/>
            <w:highlight w:val="yellow"/>
          </w:rPr>
          <w:t xml:space="preserve"> Any supplementary analyses looking a</w:t>
        </w:r>
      </w:ins>
      <w:ins w:id="900" w:author="Dominic Stringer" w:date="2024-11-22T13:32:00Z" w16du:dateUtc="2024-11-22T13:32:00Z">
        <w:r w:rsidR="00B64975" w:rsidRPr="00FB6FBF">
          <w:rPr>
            <w:i/>
            <w:iCs/>
            <w:sz w:val="22"/>
            <w:szCs w:val="22"/>
            <w:highlight w:val="yellow"/>
          </w:rPr>
          <w:t>t different strategies</w:t>
        </w:r>
        <w:r w:rsidR="00870703" w:rsidRPr="00FB6FBF">
          <w:rPr>
            <w:i/>
            <w:iCs/>
            <w:sz w:val="22"/>
            <w:szCs w:val="22"/>
            <w:highlight w:val="yellow"/>
          </w:rPr>
          <w:t xml:space="preserve"> for handling these ICEs or different </w:t>
        </w:r>
        <w:r w:rsidR="00B64975" w:rsidRPr="00FB6FBF">
          <w:rPr>
            <w:i/>
            <w:iCs/>
            <w:sz w:val="22"/>
            <w:szCs w:val="22"/>
            <w:highlight w:val="yellow"/>
          </w:rPr>
          <w:t xml:space="preserve">estimands </w:t>
        </w:r>
        <w:r w:rsidR="00870703" w:rsidRPr="00FB6FBF">
          <w:rPr>
            <w:i/>
            <w:iCs/>
            <w:sz w:val="22"/>
            <w:szCs w:val="22"/>
            <w:highlight w:val="yellow"/>
          </w:rPr>
          <w:t>should be outlined here unless stated elsewhere in SAP.</w:t>
        </w:r>
      </w:ins>
    </w:p>
    <w:p w14:paraId="4AB7A7BA" w14:textId="01EC8883" w:rsidR="001A29C3" w:rsidRPr="00524356" w:rsidRDefault="001A29C3" w:rsidP="007829A2">
      <w:del w:id="901" w:author="Dominic Stringer" w:date="2024-11-21T16:17:00Z" w16du:dateUtc="2024-11-21T16:17:00Z">
        <w:r w:rsidRPr="00524356" w:rsidDel="004972EE">
          <w:delText>s</w:delText>
        </w:r>
      </w:del>
      <w:r w:rsidRPr="00524356">
        <w:fldChar w:fldCharType="begin"/>
      </w:r>
      <w:r w:rsidRPr="00524356">
        <w:instrText xml:space="preserve"> TC "</w:instrText>
      </w:r>
      <w:bookmarkStart w:id="902" w:name="_Toc183094443"/>
      <w:r w:rsidRPr="00524356">
        <w:instrText>3.1.1</w:instrText>
      </w:r>
      <w:r w:rsidRPr="00524356">
        <w:tab/>
        <w:instrText>Analysis of primary outcomes</w:instrText>
      </w:r>
      <w:bookmarkEnd w:id="902"/>
      <w:r w:rsidRPr="00524356">
        <w:instrText xml:space="preserve">" \f C \l "1" </w:instrText>
      </w:r>
      <w:r w:rsidRPr="00524356">
        <w:fldChar w:fldCharType="end"/>
      </w:r>
    </w:p>
    <w:p w14:paraId="5C84D134" w14:textId="22F8A955" w:rsidR="001A29C3" w:rsidRPr="00524356" w:rsidRDefault="005207EA" w:rsidP="00B57D1D">
      <w:pPr>
        <w:pStyle w:val="Heading2"/>
      </w:pPr>
      <w:bookmarkStart w:id="903" w:name="_Toc185323561"/>
      <w:bookmarkStart w:id="904" w:name="_Toc183099278"/>
      <w:bookmarkStart w:id="905" w:name="_Toc185323562"/>
      <w:bookmarkEnd w:id="903"/>
      <w:ins w:id="906" w:author="Dominic Stringer" w:date="2024-11-21T16:21:00Z" w16du:dateUtc="2024-11-21T16:21:00Z">
        <w:r w:rsidRPr="00524356">
          <w:t>Analysis of</w:t>
        </w:r>
      </w:ins>
      <w:del w:id="907" w:author="Dominic Stringer" w:date="2024-11-21T15:09:00Z" w16du:dateUtc="2024-11-21T15:09:00Z">
        <w:r w:rsidR="001A29C3" w:rsidRPr="00524356" w:rsidDel="00773FDB">
          <w:delText>3.1.2</w:delText>
        </w:r>
      </w:del>
      <w:del w:id="908" w:author="Dominic Stringer" w:date="2024-11-21T15:16:00Z" w16du:dateUtc="2024-11-21T15:16:00Z">
        <w:r w:rsidR="001A29C3" w:rsidRPr="00524356" w:rsidDel="00191400">
          <w:tab/>
        </w:r>
      </w:del>
      <w:del w:id="909" w:author="Dominic Stringer" w:date="2024-11-21T16:20:00Z" w16du:dateUtc="2024-11-21T16:20:00Z">
        <w:r w:rsidR="001A29C3" w:rsidRPr="00524356" w:rsidDel="005207EA">
          <w:delText>A</w:delText>
        </w:r>
      </w:del>
      <w:del w:id="910" w:author="Dominic Stringer" w:date="2024-11-21T16:21:00Z" w16du:dateUtc="2024-11-21T16:21:00Z">
        <w:r w:rsidR="001A29C3" w:rsidRPr="00524356" w:rsidDel="005207EA">
          <w:delText xml:space="preserve">nalysis </w:delText>
        </w:r>
      </w:del>
      <w:del w:id="911" w:author="Dominic Stringer" w:date="2024-11-21T16:19:00Z" w16du:dateUtc="2024-11-21T16:19:00Z">
        <w:r w:rsidR="001A29C3" w:rsidRPr="00524356" w:rsidDel="005207EA">
          <w:delText>of</w:delText>
        </w:r>
      </w:del>
      <w:r w:rsidR="001A29C3" w:rsidRPr="00524356">
        <w:t xml:space="preserve"> secondary outcomes</w:t>
      </w:r>
      <w:bookmarkEnd w:id="904"/>
      <w:bookmarkEnd w:id="905"/>
      <w:ins w:id="912" w:author="Dominic Stringer" w:date="2024-11-21T16:19:00Z" w16du:dateUtc="2024-11-21T16:19:00Z">
        <w:r w:rsidRPr="00524356">
          <w:t xml:space="preserve"> </w:t>
        </w:r>
      </w:ins>
      <w:r w:rsidR="001A29C3" w:rsidRPr="00524356">
        <w:fldChar w:fldCharType="begin"/>
      </w:r>
      <w:r w:rsidR="001A29C3" w:rsidRPr="00524356">
        <w:instrText xml:space="preserve"> TC "</w:instrText>
      </w:r>
      <w:bookmarkStart w:id="913" w:name="_Toc183094444"/>
      <w:r w:rsidR="001A29C3" w:rsidRPr="00524356">
        <w:instrText>3.1.2</w:instrText>
      </w:r>
      <w:r w:rsidR="001A29C3" w:rsidRPr="00524356">
        <w:tab/>
        <w:instrText>Analysis of secondary outcomes</w:instrText>
      </w:r>
      <w:bookmarkEnd w:id="913"/>
      <w:r w:rsidR="001A29C3" w:rsidRPr="00524356">
        <w:instrText xml:space="preserve">" \f C \l "1" </w:instrText>
      </w:r>
      <w:r w:rsidR="001A29C3" w:rsidRPr="00524356">
        <w:fldChar w:fldCharType="end"/>
      </w:r>
    </w:p>
    <w:p w14:paraId="1D66110E" w14:textId="70E6FDD3" w:rsidR="005207EA" w:rsidRPr="00FE7127" w:rsidRDefault="005207EA" w:rsidP="000E21A1">
      <w:pPr>
        <w:rPr>
          <w:ins w:id="914" w:author="Dominic Stringer" w:date="2024-11-21T16:20:00Z" w16du:dateUtc="2024-11-21T16:20:00Z"/>
          <w:i/>
          <w:iCs/>
          <w:sz w:val="22"/>
          <w:szCs w:val="22"/>
        </w:rPr>
      </w:pPr>
      <w:ins w:id="915" w:author="Dominic Stringer" w:date="2024-11-21T16:20:00Z" w16du:dateUtc="2024-11-21T16:20:00Z">
        <w:r w:rsidRPr="00FE7127">
          <w:rPr>
            <w:i/>
            <w:iCs/>
            <w:sz w:val="22"/>
            <w:szCs w:val="22"/>
            <w:highlight w:val="yellow"/>
          </w:rPr>
          <w:t>Estimands for secondary outcomes where differ from primary estimand</w:t>
        </w:r>
      </w:ins>
      <w:ins w:id="916" w:author="Dominic Stringer" w:date="2024-11-21T16:21:00Z" w16du:dateUtc="2024-11-21T16:21:00Z">
        <w:r w:rsidRPr="00FE7127">
          <w:rPr>
            <w:i/>
            <w:iCs/>
            <w:sz w:val="22"/>
            <w:szCs w:val="22"/>
            <w:highlight w:val="yellow"/>
          </w:rPr>
          <w:t>, and analysis models for secondary outcomes</w:t>
        </w:r>
      </w:ins>
    </w:p>
    <w:p w14:paraId="2FEF716E" w14:textId="77777777" w:rsidR="005207EA" w:rsidRDefault="005207EA" w:rsidP="000E21A1">
      <w:pPr>
        <w:rPr>
          <w:ins w:id="917" w:author="Gordon Forbes" w:date="2025-08-07T14:46:00Z" w16du:dateUtc="2025-08-07T13:46:00Z"/>
        </w:rPr>
      </w:pPr>
    </w:p>
    <w:p w14:paraId="288F72BC" w14:textId="45865DF3" w:rsidR="004D799E" w:rsidRDefault="004D799E" w:rsidP="000E21A1">
      <w:pPr>
        <w:rPr>
          <w:ins w:id="918" w:author="Gordon Forbes" w:date="2025-08-07T14:46:00Z" w16du:dateUtc="2025-08-07T13:46:00Z"/>
        </w:rPr>
      </w:pPr>
      <w:ins w:id="919" w:author="Gordon Forbes" w:date="2025-08-07T14:46:00Z" w16du:dateUtc="2025-08-07T13:46:00Z">
        <w:r>
          <w:t>{{</w:t>
        </w:r>
        <w:proofErr w:type="spellStart"/>
        <w:r>
          <w:t>secondary_estiman</w:t>
        </w:r>
      </w:ins>
      <w:ins w:id="920" w:author="Gordon Forbes" w:date="2025-08-07T14:47:00Z" w16du:dateUtc="2025-08-07T13:47:00Z">
        <w:r w:rsidR="00D67896">
          <w:t>d</w:t>
        </w:r>
      </w:ins>
      <w:ins w:id="921" w:author="Gordon Forbes" w:date="2025-08-07T14:46:00Z" w16du:dateUtc="2025-08-07T13:46:00Z">
        <w:r>
          <w:t>s</w:t>
        </w:r>
        <w:proofErr w:type="spellEnd"/>
        <w:r>
          <w:t>}}</w:t>
        </w:r>
      </w:ins>
    </w:p>
    <w:p w14:paraId="0E7E05D7" w14:textId="77777777" w:rsidR="004D799E" w:rsidRDefault="004D799E" w:rsidP="000E21A1">
      <w:pPr>
        <w:rPr>
          <w:ins w:id="922" w:author="Gordon Forbes" w:date="2025-08-07T14:46:00Z" w16du:dateUtc="2025-08-07T13:46:00Z"/>
        </w:rPr>
      </w:pPr>
    </w:p>
    <w:p w14:paraId="09559492" w14:textId="370FC90E" w:rsidR="004D799E" w:rsidRPr="00524356" w:rsidRDefault="004D799E" w:rsidP="000E21A1">
      <w:ins w:id="923" w:author="Gordon Forbes" w:date="2025-08-07T14:46:00Z" w16du:dateUtc="2025-08-07T13:46:00Z">
        <w:r>
          <w:lastRenderedPageBreak/>
          <w:t>{{</w:t>
        </w:r>
        <w:proofErr w:type="spellStart"/>
        <w:r>
          <w:t>secondary_analysis</w:t>
        </w:r>
        <w:proofErr w:type="spellEnd"/>
        <w:r>
          <w:t>}}</w:t>
        </w:r>
      </w:ins>
    </w:p>
    <w:p w14:paraId="28050887" w14:textId="3D6BDE5F" w:rsidR="001A29C3" w:rsidRPr="00524356" w:rsidDel="00130040" w:rsidRDefault="001A29C3">
      <w:pPr>
        <w:pStyle w:val="Heading2"/>
        <w:rPr>
          <w:del w:id="924" w:author="Dominic Stringer" w:date="2024-11-21T15:19:00Z" w16du:dateUtc="2024-11-21T15:19:00Z"/>
        </w:rPr>
        <w:pPrChange w:id="925" w:author="Dominic Stringer" w:date="2024-12-17T10:19:00Z" w16du:dateUtc="2024-12-17T10:19:00Z">
          <w:pPr>
            <w:pStyle w:val="Heading3"/>
          </w:pPr>
        </w:pPrChange>
      </w:pPr>
      <w:del w:id="926" w:author="Dominic Stringer" w:date="2024-11-21T15:09:00Z" w16du:dateUtc="2024-11-21T15:09:00Z">
        <w:r w:rsidRPr="00524356" w:rsidDel="00773FDB">
          <w:delText>3.1.3</w:delText>
        </w:r>
      </w:del>
      <w:del w:id="927" w:author="Dominic Stringer" w:date="2024-11-21T15:16:00Z" w16du:dateUtc="2024-11-21T15:16:00Z">
        <w:r w:rsidRPr="00524356" w:rsidDel="00191400">
          <w:tab/>
        </w:r>
      </w:del>
      <w:del w:id="928" w:author="Dominic Stringer" w:date="2024-11-21T15:19:00Z" w16du:dateUtc="2024-11-21T15:19:00Z">
        <w:r w:rsidRPr="00524356" w:rsidDel="00130040">
          <w:delText>Statistical considerations</w:delText>
        </w:r>
        <w:r w:rsidRPr="00524356" w:rsidDel="00130040">
          <w:rPr>
            <w:b w:val="0"/>
            <w:iCs w:val="0"/>
          </w:rPr>
          <w:fldChar w:fldCharType="begin"/>
        </w:r>
        <w:r w:rsidRPr="00524356" w:rsidDel="00130040">
          <w:delInstrText xml:space="preserve"> TC "</w:delInstrText>
        </w:r>
        <w:bookmarkStart w:id="929" w:name="_Toc183094445"/>
        <w:r w:rsidRPr="00524356" w:rsidDel="00130040">
          <w:delInstrText>3.1.3</w:delInstrText>
        </w:r>
        <w:r w:rsidRPr="00524356" w:rsidDel="00130040">
          <w:tab/>
          <w:delInstrText>Statistical considerations</w:delInstrText>
        </w:r>
        <w:bookmarkEnd w:id="929"/>
        <w:r w:rsidRPr="00524356" w:rsidDel="00130040">
          <w:delInstrText xml:space="preserve">" \f C \l "1" </w:delInstrText>
        </w:r>
        <w:r w:rsidRPr="00524356" w:rsidDel="00130040">
          <w:rPr>
            <w:b w:val="0"/>
            <w:iCs w:val="0"/>
          </w:rPr>
          <w:fldChar w:fldCharType="end"/>
        </w:r>
        <w:bookmarkStart w:id="930" w:name="_Toc183099279"/>
        <w:bookmarkStart w:id="931" w:name="_Toc183100570"/>
        <w:bookmarkStart w:id="932" w:name="_Toc185323563"/>
        <w:bookmarkEnd w:id="930"/>
        <w:bookmarkEnd w:id="931"/>
        <w:bookmarkEnd w:id="932"/>
      </w:del>
    </w:p>
    <w:p w14:paraId="6424E2CE" w14:textId="7EA586BA" w:rsidR="001A29C3" w:rsidRPr="00524356" w:rsidDel="00D90CF3" w:rsidRDefault="001A29C3" w:rsidP="00F72B76">
      <w:pPr>
        <w:pStyle w:val="Heading2"/>
        <w:rPr>
          <w:del w:id="933" w:author="Dominic Stringer" w:date="2024-11-21T15:58:00Z" w16du:dateUtc="2024-11-21T15:58:00Z"/>
        </w:rPr>
      </w:pPr>
      <w:bookmarkStart w:id="934" w:name="_Toc183099280"/>
      <w:bookmarkStart w:id="935" w:name="_Toc183100571"/>
      <w:bookmarkStart w:id="936" w:name="_Toc185323564"/>
      <w:bookmarkEnd w:id="934"/>
      <w:bookmarkEnd w:id="935"/>
      <w:bookmarkEnd w:id="936"/>
    </w:p>
    <w:p w14:paraId="761DE8C7" w14:textId="77777777" w:rsidR="001A29C3" w:rsidRPr="00524356" w:rsidRDefault="001A29C3" w:rsidP="00B57D1D">
      <w:pPr>
        <w:pStyle w:val="Heading2"/>
      </w:pPr>
      <w:bookmarkStart w:id="937" w:name="_Toc183099281"/>
      <w:bookmarkStart w:id="938" w:name="_Toc185323565"/>
      <w:r w:rsidRPr="00524356">
        <w:t>Time points</w:t>
      </w:r>
      <w:bookmarkEnd w:id="937"/>
      <w:bookmarkEnd w:id="938"/>
      <w:r w:rsidRPr="00524356">
        <w:fldChar w:fldCharType="begin"/>
      </w:r>
      <w:r w:rsidRPr="00524356">
        <w:instrText xml:space="preserve"> TC "</w:instrText>
      </w:r>
      <w:bookmarkStart w:id="939" w:name="_Toc183094446"/>
      <w:r w:rsidRPr="00524356">
        <w:instrText>Time points</w:instrText>
      </w:r>
      <w:bookmarkEnd w:id="939"/>
      <w:r w:rsidRPr="00524356">
        <w:instrText xml:space="preserve">" \f C \l "1" </w:instrText>
      </w:r>
      <w:r w:rsidRPr="00524356">
        <w:fldChar w:fldCharType="end"/>
      </w:r>
    </w:p>
    <w:p w14:paraId="7478025E" w14:textId="7E132392" w:rsidR="001A29C3" w:rsidRPr="000E21A1" w:rsidRDefault="00966A44" w:rsidP="000E21A1">
      <w:ins w:id="940" w:author="Dominic Stringer" w:date="2024-12-17T10:41:00Z" w16du:dateUtc="2024-12-17T10:41:00Z">
        <w:r w:rsidRPr="00966A44">
          <w:rPr>
            <w:i/>
            <w:iCs/>
            <w:sz w:val="22"/>
            <w:szCs w:val="22"/>
            <w:highlight w:val="yellow"/>
          </w:rPr>
          <w:t xml:space="preserve">Describe </w:t>
        </w:r>
        <w:r w:rsidRPr="00203A27">
          <w:rPr>
            <w:i/>
            <w:iCs/>
            <w:sz w:val="22"/>
            <w:szCs w:val="22"/>
            <w:highlight w:val="yellow"/>
          </w:rPr>
          <w:t>how timepoints</w:t>
        </w:r>
      </w:ins>
      <w:ins w:id="941" w:author="Dominic Stringer" w:date="2024-12-17T10:55:00Z" w16du:dateUtc="2024-12-17T10:55:00Z">
        <w:r w:rsidR="00426E90">
          <w:rPr>
            <w:i/>
            <w:iCs/>
            <w:sz w:val="22"/>
            <w:szCs w:val="22"/>
            <w:highlight w:val="yellow"/>
          </w:rPr>
          <w:t>/</w:t>
        </w:r>
      </w:ins>
      <w:ins w:id="942" w:author="Dominic Stringer" w:date="2024-12-17T10:41:00Z" w16du:dateUtc="2024-12-17T10:41:00Z">
        <w:r w:rsidRPr="00203A27">
          <w:rPr>
            <w:i/>
            <w:iCs/>
            <w:sz w:val="22"/>
            <w:szCs w:val="22"/>
            <w:highlight w:val="yellow"/>
          </w:rPr>
          <w:t xml:space="preserve"> time will be used in the analysis (if not </w:t>
        </w:r>
      </w:ins>
      <w:ins w:id="943" w:author="Dominic Stringer" w:date="2024-12-17T10:42:00Z" w16du:dateUtc="2024-12-17T10:42:00Z">
        <w:r w:rsidRPr="00203A27">
          <w:rPr>
            <w:i/>
            <w:iCs/>
            <w:sz w:val="22"/>
            <w:szCs w:val="22"/>
            <w:highlight w:val="yellow"/>
          </w:rPr>
          <w:t>described elsewhere)</w:t>
        </w:r>
      </w:ins>
      <w:ins w:id="944" w:author="Dominic Stringer" w:date="2024-12-17T10:55:00Z" w16du:dateUtc="2024-12-17T10:55:00Z">
        <w:r w:rsidR="003A39B7">
          <w:rPr>
            <w:i/>
            <w:iCs/>
            <w:sz w:val="22"/>
            <w:szCs w:val="22"/>
          </w:rPr>
          <w:t xml:space="preserve"> </w:t>
        </w:r>
        <w:r w:rsidR="003A39B7" w:rsidRPr="00FB6FBF">
          <w:rPr>
            <w:i/>
            <w:iCs/>
            <w:sz w:val="22"/>
            <w:szCs w:val="22"/>
            <w:highlight w:val="yellow"/>
          </w:rPr>
          <w:t xml:space="preserve">and what data will be used if visit </w:t>
        </w:r>
      </w:ins>
      <w:ins w:id="945" w:author="Dominic Stringer" w:date="2024-12-17T10:56:00Z" w16du:dateUtc="2024-12-17T10:56:00Z">
        <w:r w:rsidR="003A39B7" w:rsidRPr="00FB6FBF">
          <w:rPr>
            <w:i/>
            <w:iCs/>
            <w:sz w:val="22"/>
            <w:szCs w:val="22"/>
            <w:highlight w:val="yellow"/>
          </w:rPr>
          <w:t>windows exist</w:t>
        </w:r>
      </w:ins>
    </w:p>
    <w:p w14:paraId="3AFFB587" w14:textId="77777777" w:rsidR="001A29C3" w:rsidRPr="00524356" w:rsidRDefault="001A29C3" w:rsidP="00B57D1D">
      <w:pPr>
        <w:pStyle w:val="Heading2"/>
      </w:pPr>
      <w:bookmarkStart w:id="946" w:name="_Toc183099282"/>
      <w:bookmarkStart w:id="947" w:name="_Toc185323566"/>
      <w:r w:rsidRPr="00524356">
        <w:t>Stratification and clustering</w:t>
      </w:r>
      <w:bookmarkEnd w:id="946"/>
      <w:bookmarkEnd w:id="947"/>
      <w:r w:rsidRPr="00524356">
        <w:fldChar w:fldCharType="begin"/>
      </w:r>
      <w:r w:rsidRPr="00524356">
        <w:instrText xml:space="preserve"> TC "</w:instrText>
      </w:r>
      <w:bookmarkStart w:id="948" w:name="_Toc183094447"/>
      <w:r w:rsidRPr="00524356">
        <w:instrText>Stratification and clustering</w:instrText>
      </w:r>
      <w:bookmarkEnd w:id="948"/>
      <w:r w:rsidRPr="00524356">
        <w:instrText xml:space="preserve">" \f C \l "1" </w:instrText>
      </w:r>
      <w:r w:rsidRPr="00524356">
        <w:fldChar w:fldCharType="end"/>
      </w:r>
    </w:p>
    <w:p w14:paraId="4EE0F265" w14:textId="4155508C" w:rsidR="00966A44" w:rsidRPr="000E21A1" w:rsidRDefault="00966A44" w:rsidP="00966A44">
      <w:pPr>
        <w:rPr>
          <w:ins w:id="949" w:author="Dominic Stringer" w:date="2024-12-17T10:42:00Z" w16du:dateUtc="2024-12-17T10:42:00Z"/>
        </w:rPr>
      </w:pPr>
      <w:ins w:id="950" w:author="Dominic Stringer" w:date="2024-12-17T10:42:00Z" w16du:dateUtc="2024-12-17T10:42:00Z">
        <w:r w:rsidRPr="002C5A8F">
          <w:rPr>
            <w:i/>
            <w:iCs/>
            <w:sz w:val="22"/>
            <w:szCs w:val="22"/>
            <w:highlight w:val="yellow"/>
          </w:rPr>
          <w:t xml:space="preserve">Describe how </w:t>
        </w:r>
        <w:r w:rsidR="002C5A8F" w:rsidRPr="00203A27">
          <w:rPr>
            <w:i/>
            <w:iCs/>
            <w:sz w:val="22"/>
            <w:szCs w:val="22"/>
            <w:highlight w:val="yellow"/>
          </w:rPr>
          <w:t>stratifiers and/or potential clustering effects will be accounted for in the analysis (if not described elsewhere)</w:t>
        </w:r>
      </w:ins>
    </w:p>
    <w:p w14:paraId="7EE3CCBD" w14:textId="77777777" w:rsidR="001A29C3" w:rsidRPr="000E21A1" w:rsidRDefault="001A29C3" w:rsidP="000E21A1"/>
    <w:p w14:paraId="0432608E" w14:textId="77777777" w:rsidR="001A29C3" w:rsidRPr="00524356" w:rsidRDefault="001A29C3" w:rsidP="00B57D1D">
      <w:pPr>
        <w:pStyle w:val="Heading2"/>
      </w:pPr>
      <w:bookmarkStart w:id="951" w:name="_Toc183099283"/>
      <w:bookmarkStart w:id="952" w:name="_Toc185323567"/>
      <w:r w:rsidRPr="00524356">
        <w:t>Missing items in scales and subscales</w:t>
      </w:r>
      <w:bookmarkEnd w:id="951"/>
      <w:bookmarkEnd w:id="952"/>
      <w:r w:rsidRPr="00524356">
        <w:fldChar w:fldCharType="begin"/>
      </w:r>
      <w:r w:rsidRPr="00524356">
        <w:instrText xml:space="preserve"> TC "</w:instrText>
      </w:r>
      <w:bookmarkStart w:id="953" w:name="_Toc183094448"/>
      <w:r w:rsidRPr="00524356">
        <w:instrText>Missing items in scales and subscales</w:instrText>
      </w:r>
      <w:bookmarkEnd w:id="953"/>
      <w:r w:rsidRPr="00524356">
        <w:instrText xml:space="preserve">" \f C \l "1" </w:instrText>
      </w:r>
      <w:r w:rsidRPr="00524356">
        <w:fldChar w:fldCharType="end"/>
      </w:r>
    </w:p>
    <w:p w14:paraId="1BAEDEA9" w14:textId="2DF739B2" w:rsidR="001A29C3" w:rsidRPr="007829A2" w:rsidDel="00B57D1D" w:rsidRDefault="001A29C3" w:rsidP="000E21A1">
      <w:pPr>
        <w:rPr>
          <w:del w:id="954" w:author="Dominic Stringer" w:date="2024-12-17T10:19:00Z" w16du:dateUtc="2024-12-17T10:19:00Z"/>
        </w:rPr>
      </w:pPr>
    </w:p>
    <w:p w14:paraId="1EA0C047" w14:textId="52F346EE" w:rsidR="001A29C3" w:rsidRPr="007829A2" w:rsidRDefault="001A29C3" w:rsidP="000E21A1">
      <w:r w:rsidRPr="00FE7127">
        <w:rPr>
          <w:sz w:val="22"/>
          <w:szCs w:val="22"/>
        </w:rPr>
        <w:t xml:space="preserve">The number (%) with complete data will be reported.  The ideal approach would be to use missing value guidance provided for scales, </w:t>
      </w:r>
      <w:del w:id="955" w:author="Dominic Stringer" w:date="2024-11-28T13:29:00Z" w16du:dateUtc="2024-11-28T13:29:00Z">
        <w:r w:rsidR="00D02004" w:rsidRPr="0009292A" w:rsidDel="0009292A">
          <w:rPr>
            <w:i/>
            <w:iCs/>
            <w:sz w:val="22"/>
            <w:szCs w:val="22"/>
            <w:highlight w:val="yellow"/>
          </w:rPr>
          <w:delText xml:space="preserve">so </w:delText>
        </w:r>
      </w:del>
      <w:r w:rsidR="00D02004" w:rsidRPr="0009292A">
        <w:rPr>
          <w:i/>
          <w:iCs/>
          <w:sz w:val="22"/>
          <w:szCs w:val="22"/>
          <w:highlight w:val="yellow"/>
        </w:rPr>
        <w:t>if available, describe</w:t>
      </w:r>
      <w:ins w:id="956" w:author="Dominic Stringer" w:date="2024-11-28T13:28:00Z" w16du:dateUtc="2024-11-28T13:28:00Z">
        <w:r w:rsidR="0009292A" w:rsidRPr="00B52609">
          <w:rPr>
            <w:i/>
            <w:iCs/>
            <w:sz w:val="22"/>
            <w:szCs w:val="22"/>
            <w:highlight w:val="yellow"/>
          </w:rPr>
          <w:t xml:space="preserve"> in scori</w:t>
        </w:r>
      </w:ins>
      <w:ins w:id="957" w:author="Dominic Stringer" w:date="2024-11-28T13:29:00Z" w16du:dateUtc="2024-11-28T13:29:00Z">
        <w:r w:rsidR="0009292A" w:rsidRPr="00B52609">
          <w:rPr>
            <w:i/>
            <w:iCs/>
            <w:sz w:val="22"/>
            <w:szCs w:val="22"/>
            <w:highlight w:val="yellow"/>
          </w:rPr>
          <w:t>ng section and refer to here</w:t>
        </w:r>
      </w:ins>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Pr>
        <w:rPr>
          <w:ins w:id="958" w:author="Gordon Forbes" w:date="2025-08-07T14:47:00Z" w16du:dateUtc="2025-08-07T13:47:00Z"/>
        </w:rPr>
      </w:pPr>
    </w:p>
    <w:p w14:paraId="4D290D15" w14:textId="68E3A3D7" w:rsidR="003A3849" w:rsidRPr="007829A2" w:rsidRDefault="003A3849" w:rsidP="000E21A1">
      <w:ins w:id="959" w:author="Gordon Forbes" w:date="2025-08-07T14:47:00Z" w16du:dateUtc="2025-08-07T13:47:00Z">
        <w:r>
          <w:t>{{</w:t>
        </w:r>
        <w:proofErr w:type="spellStart"/>
        <w:r>
          <w:t>missing_items_in_scales</w:t>
        </w:r>
        <w:proofErr w:type="spellEnd"/>
        <w:r>
          <w:t>}}</w:t>
        </w:r>
      </w:ins>
    </w:p>
    <w:p w14:paraId="683B0CA5" w14:textId="77777777" w:rsidR="001A29C3" w:rsidRPr="007829A2" w:rsidRDefault="001A29C3" w:rsidP="00B57D1D">
      <w:pPr>
        <w:pStyle w:val="Heading2"/>
      </w:pPr>
      <w:bookmarkStart w:id="960" w:name="_Toc183099284"/>
      <w:bookmarkStart w:id="961" w:name="_Toc185323568"/>
      <w:r w:rsidRPr="007829A2">
        <w:t>Missing baseline data</w:t>
      </w:r>
      <w:bookmarkEnd w:id="960"/>
      <w:bookmarkEnd w:id="961"/>
      <w:r w:rsidRPr="007829A2">
        <w:fldChar w:fldCharType="begin"/>
      </w:r>
      <w:r w:rsidRPr="007829A2">
        <w:instrText xml:space="preserve"> TC "</w:instrText>
      </w:r>
      <w:bookmarkStart w:id="962" w:name="_Toc183094449"/>
      <w:r w:rsidRPr="007829A2">
        <w:instrText>Missing baseline data</w:instrText>
      </w:r>
      <w:bookmarkEnd w:id="962"/>
      <w:r w:rsidRPr="007829A2">
        <w:instrText xml:space="preserve">" \f C \l "1" </w:instrText>
      </w:r>
      <w:r w:rsidRPr="007829A2">
        <w:fldChar w:fldCharType="end"/>
      </w:r>
      <w:r w:rsidRPr="007829A2">
        <w:t xml:space="preserve"> </w:t>
      </w:r>
    </w:p>
    <w:p w14:paraId="3C60F879" w14:textId="179C91D2" w:rsidR="001A29C3" w:rsidRPr="007829A2" w:rsidDel="00EF2431" w:rsidRDefault="001A29C3" w:rsidP="000E21A1">
      <w:pPr>
        <w:rPr>
          <w:del w:id="963" w:author="Dominic Stringer" w:date="2024-12-17T10:16:00Z" w16du:dateUtc="2024-12-17T10:16:00Z"/>
        </w:rPr>
      </w:pPr>
    </w:p>
    <w:p w14:paraId="6F290E53" w14:textId="5E3B59DA" w:rsidR="001A29C3" w:rsidRDefault="001A29C3" w:rsidP="000E21A1">
      <w:pPr>
        <w:rPr>
          <w:ins w:id="964" w:author="Gordon Forbes" w:date="2025-08-07T14:48:00Z" w16du:dateUtc="2025-08-07T13:48:00Z"/>
          <w:sz w:val="22"/>
          <w:szCs w:val="22"/>
        </w:rPr>
      </w:pPr>
      <w:r w:rsidRPr="00FE7127">
        <w:rPr>
          <w:sz w:val="22"/>
          <w:szCs w:val="22"/>
        </w:rPr>
        <w:t xml:space="preserve">Missing baseline data should not be an issue for the primary analysis.  Some extensions to this analysis may use other baseline variables; if these contain missing data, the number with complete data will be reported and they will be imputed using a method suitable to the variable as per the recommendations of White and Thompson </w:t>
      </w:r>
      <w:r w:rsidRPr="00FE7127">
        <w:rPr>
          <w:sz w:val="22"/>
          <w:szCs w:val="22"/>
        </w:rPr>
        <w:fldChar w:fldCharType="begin"/>
      </w:r>
      <w:r w:rsidRPr="00FE7127">
        <w:rPr>
          <w:sz w:val="22"/>
          <w:szCs w:val="22"/>
        </w:rPr>
        <w:instrText xml:space="preserve"> ADDIN REFMGR.CITE &lt;Refman&gt;&lt;Cite&gt;&lt;Author&gt;White&lt;/Author&gt;&lt;Year&gt;2005&lt;/Year&gt;&lt;RecNum&gt;16&lt;/RecNum&gt;&lt;IDText&gt;Adjusting for partially missing baseline measurements in randomized trials&lt;/IDText&gt;&lt;MDL Ref_Type="Journal"&gt;&lt;Ref_Type&gt;Journal&lt;/Ref_Type&gt;&lt;Ref_ID&gt;16&lt;/Ref_ID&gt;&lt;Title_Primary&gt;Adjusting for partially missing baseline measurements in randomized trials&lt;/Title_Primary&gt;&lt;Authors_Primary&gt;White,I.R.&lt;/Authors_Primary&gt;&lt;Authors_Primary&gt;Thompson,S.G.&lt;/Authors_Primary&gt;&lt;Date_Primary&gt;2005/4/15&lt;/Date_Primary&gt;&lt;Keywords&gt;Data Interpretation,Statistical&lt;/Keywords&gt;&lt;Keywords&gt;Humans&lt;/Keywords&gt;&lt;Keywords&gt;methods&lt;/Keywords&gt;&lt;Keywords&gt;Models,Statistical&lt;/Keywords&gt;&lt;Keywords&gt;Patient Satisfaction&lt;/Keywords&gt;&lt;Keywords&gt;Psychotic Disorders&lt;/Keywords&gt;&lt;Keywords&gt;Randomized Controlled Trials as Topic&lt;/Keywords&gt;&lt;Keywords&gt;Sample Size&lt;/Keywords&gt;&lt;Keywords&gt;therapy&lt;/Keywords&gt;&lt;Reprint&gt;Not in File&lt;/Reprint&gt;&lt;Start_Page&gt;993&lt;/Start_Page&gt;&lt;End_Page&gt;1007&lt;/End_Page&gt;&lt;Periodical&gt;Stat.Med.&lt;/Periodical&gt;&lt;Volume&gt;24&lt;/Volume&gt;&lt;Issue&gt;7&lt;/Issue&gt;&lt;Address&gt;MRC Biostatistics Unit, Institute of Public Health, Robinson Way, Cambridge CB2 2SR, U.K. ian.white@mrc-bsu.cam.ac.uk&lt;/Address&gt;&lt;Web_URL&gt;PM:15570623&lt;/Web_URL&gt;&lt;ZZ_JournalStdAbbrev&gt;&lt;f name="System"&gt;Stat.Med.&lt;/f&gt;&lt;/ZZ_JournalStdAbbrev&gt;&lt;ZZ_WorkformID&gt;1&lt;/ZZ_WorkformID&gt;&lt;/MDL&gt;&lt;/Cite&gt;&lt;/Refman&gt;</w:instrText>
      </w:r>
      <w:r w:rsidRPr="00FE7127">
        <w:rPr>
          <w:sz w:val="22"/>
          <w:szCs w:val="22"/>
        </w:rPr>
        <w:fldChar w:fldCharType="separate"/>
      </w:r>
      <w:r w:rsidRPr="00FE7127">
        <w:rPr>
          <w:sz w:val="22"/>
          <w:szCs w:val="22"/>
        </w:rPr>
        <w:t>(</w:t>
      </w:r>
      <w:del w:id="965" w:author="Dominic Stringer" w:date="2024-12-17T10:32:00Z" w16du:dateUtc="2024-12-17T10:32:00Z">
        <w:r w:rsidRPr="00FE7127" w:rsidDel="00473944">
          <w:rPr>
            <w:sz w:val="22"/>
            <w:szCs w:val="22"/>
          </w:rPr>
          <w:delText>2</w:delText>
        </w:r>
      </w:del>
      <w:ins w:id="966" w:author="Dominic Stringer" w:date="2024-12-17T10:32:00Z" w16du:dateUtc="2024-12-17T10:32:00Z">
        <w:r w:rsidR="00473944">
          <w:rPr>
            <w:sz w:val="22"/>
            <w:szCs w:val="22"/>
          </w:rPr>
          <w:t>4</w:t>
        </w:r>
      </w:ins>
      <w:r w:rsidRPr="00FE7127">
        <w:rPr>
          <w:sz w:val="22"/>
          <w:szCs w:val="22"/>
        </w:rPr>
        <w:t>)</w:t>
      </w:r>
      <w:r w:rsidRPr="00FE7127">
        <w:rPr>
          <w:sz w:val="22"/>
          <w:szCs w:val="22"/>
        </w:rPr>
        <w:fldChar w:fldCharType="end"/>
      </w:r>
      <w:r w:rsidRPr="00FE7127">
        <w:rPr>
          <w:sz w:val="22"/>
          <w:szCs w:val="22"/>
        </w:rPr>
        <w:t xml:space="preserve">. </w:t>
      </w:r>
    </w:p>
    <w:p w14:paraId="6877B65F" w14:textId="77777777" w:rsidR="003A3849" w:rsidRDefault="003A3849" w:rsidP="000E21A1">
      <w:pPr>
        <w:rPr>
          <w:ins w:id="967" w:author="Gordon Forbes" w:date="2025-08-07T14:48:00Z" w16du:dateUtc="2025-08-07T13:48:00Z"/>
          <w:sz w:val="22"/>
          <w:szCs w:val="22"/>
        </w:rPr>
      </w:pPr>
    </w:p>
    <w:p w14:paraId="2DC46D83" w14:textId="643F9A9D" w:rsidR="003A3849" w:rsidRPr="00FE7127" w:rsidRDefault="003A3849" w:rsidP="000E21A1">
      <w:pPr>
        <w:rPr>
          <w:sz w:val="22"/>
          <w:szCs w:val="22"/>
        </w:rPr>
      </w:pPr>
      <w:ins w:id="968" w:author="Gordon Forbes" w:date="2025-08-07T14:48:00Z" w16du:dateUtc="2025-08-07T13:48:00Z">
        <w:r>
          <w:rPr>
            <w:sz w:val="22"/>
            <w:szCs w:val="22"/>
          </w:rPr>
          <w:t>{{</w:t>
        </w:r>
        <w:proofErr w:type="spellStart"/>
        <w:r>
          <w:rPr>
            <w:sz w:val="22"/>
            <w:szCs w:val="22"/>
          </w:rPr>
          <w:t>missing_baseline_data</w:t>
        </w:r>
        <w:proofErr w:type="spellEnd"/>
        <w:r>
          <w:rPr>
            <w:sz w:val="22"/>
            <w:szCs w:val="22"/>
          </w:rPr>
          <w:t>}}</w:t>
        </w:r>
      </w:ins>
    </w:p>
    <w:p w14:paraId="1517743A" w14:textId="77777777" w:rsidR="001A29C3" w:rsidRPr="007829A2" w:rsidRDefault="001A29C3" w:rsidP="000E21A1"/>
    <w:p w14:paraId="3FD2821A" w14:textId="77777777" w:rsidR="001A29C3" w:rsidRPr="00524356" w:rsidRDefault="001A29C3" w:rsidP="00B57D1D">
      <w:pPr>
        <w:pStyle w:val="Heading2"/>
      </w:pPr>
      <w:bookmarkStart w:id="969" w:name="_Toc183099285"/>
      <w:bookmarkStart w:id="970" w:name="_Toc185323569"/>
      <w:r w:rsidRPr="00524356">
        <w:t>Missing outcome data</w:t>
      </w:r>
      <w:bookmarkEnd w:id="969"/>
      <w:bookmarkEnd w:id="970"/>
      <w:r w:rsidRPr="00524356">
        <w:fldChar w:fldCharType="begin"/>
      </w:r>
      <w:r w:rsidRPr="00524356">
        <w:instrText xml:space="preserve"> TC "</w:instrText>
      </w:r>
      <w:bookmarkStart w:id="971" w:name="_Toc183094450"/>
      <w:r w:rsidRPr="00524356">
        <w:instrText>Missing outcome data</w:instrText>
      </w:r>
      <w:bookmarkEnd w:id="971"/>
      <w:r w:rsidRPr="00524356">
        <w:instrText xml:space="preserve">" \f C \l "1" </w:instrText>
      </w:r>
      <w:r w:rsidRPr="00524356">
        <w:fldChar w:fldCharType="end"/>
      </w:r>
    </w:p>
    <w:p w14:paraId="09D5FFA8" w14:textId="0729A8B4" w:rsidR="001A29C3" w:rsidRPr="007829A2" w:rsidDel="00EF2431" w:rsidRDefault="001A29C3" w:rsidP="000E21A1">
      <w:pPr>
        <w:rPr>
          <w:del w:id="972" w:author="Dominic Stringer" w:date="2024-12-17T10:16:00Z" w16du:dateUtc="2024-12-17T10:16:00Z"/>
        </w:rPr>
      </w:pPr>
    </w:p>
    <w:p w14:paraId="71BD8C32" w14:textId="77777777" w:rsidR="001A29C3" w:rsidRDefault="001A29C3" w:rsidP="000E21A1">
      <w:pPr>
        <w:rPr>
          <w:ins w:id="973" w:author="Gordon Forbes" w:date="2025-08-07T14:48:00Z" w16du:dateUtc="2025-08-07T13:48:00Z"/>
          <w:sz w:val="22"/>
          <w:szCs w:val="22"/>
        </w:rPr>
      </w:pPr>
      <w:r w:rsidRPr="00FE7127">
        <w:rPr>
          <w:sz w:val="22"/>
          <w:szCs w:val="22"/>
        </w:rPr>
        <w:t>Where there are two or more outcome time points, missing post-randomisation assessments will be dealt with by fitting linear mixed models to all the available data using maximum likelihood methods. Such an approach provides valid inferences under the assumption that the missing data mechanism is ignorable (or MAR).  If post treatment variables such as compliance with treatment are found to be predictive of drop out, multiple imputation will be considered.</w:t>
      </w:r>
    </w:p>
    <w:p w14:paraId="70ABB75F" w14:textId="77777777" w:rsidR="001847E1" w:rsidRDefault="001847E1" w:rsidP="000E21A1">
      <w:pPr>
        <w:rPr>
          <w:ins w:id="974" w:author="Gordon Forbes" w:date="2025-08-07T14:48:00Z" w16du:dateUtc="2025-08-07T13:48:00Z"/>
          <w:sz w:val="22"/>
          <w:szCs w:val="22"/>
        </w:rPr>
      </w:pPr>
    </w:p>
    <w:p w14:paraId="40B84922" w14:textId="333A017C" w:rsidR="001847E1" w:rsidRDefault="001847E1" w:rsidP="000E21A1">
      <w:pPr>
        <w:rPr>
          <w:ins w:id="975" w:author="Dominic Stringer" w:date="2024-11-28T13:29:00Z" w16du:dateUtc="2024-11-28T13:29:00Z"/>
          <w:sz w:val="22"/>
          <w:szCs w:val="22"/>
        </w:rPr>
      </w:pPr>
      <w:ins w:id="976" w:author="Gordon Forbes" w:date="2025-08-07T14:48:00Z" w16du:dateUtc="2025-08-07T13:48:00Z">
        <w:r>
          <w:rPr>
            <w:sz w:val="22"/>
            <w:szCs w:val="22"/>
          </w:rPr>
          <w:t>{{</w:t>
        </w:r>
        <w:proofErr w:type="spellStart"/>
        <w:r>
          <w:rPr>
            <w:sz w:val="22"/>
            <w:szCs w:val="22"/>
          </w:rPr>
          <w:t>missing_data_sensitivity_analysis</w:t>
        </w:r>
        <w:proofErr w:type="spellEnd"/>
        <w:r>
          <w:rPr>
            <w:sz w:val="22"/>
            <w:szCs w:val="22"/>
          </w:rPr>
          <w:t>}}</w:t>
        </w:r>
      </w:ins>
    </w:p>
    <w:p w14:paraId="359CD42E" w14:textId="77777777" w:rsidR="002A3C5E" w:rsidRDefault="002A3C5E" w:rsidP="000E21A1">
      <w:pPr>
        <w:rPr>
          <w:ins w:id="977" w:author="Dominic Stringer" w:date="2024-11-28T13:29:00Z" w16du:dateUtc="2024-11-28T13:29:00Z"/>
          <w:sz w:val="22"/>
          <w:szCs w:val="22"/>
        </w:rPr>
      </w:pPr>
    </w:p>
    <w:p w14:paraId="11816F2D" w14:textId="7C58BE55" w:rsidR="002A3C5E" w:rsidRPr="00B52609" w:rsidRDefault="002A3C5E" w:rsidP="000E21A1">
      <w:pPr>
        <w:rPr>
          <w:i/>
          <w:iCs/>
          <w:sz w:val="22"/>
          <w:szCs w:val="22"/>
        </w:rPr>
      </w:pPr>
      <w:ins w:id="978" w:author="Dominic Stringer" w:date="2024-11-28T13:30:00Z" w16du:dateUtc="2024-11-28T13:30:00Z">
        <w:r w:rsidRPr="00B52609">
          <w:rPr>
            <w:i/>
            <w:iCs/>
            <w:sz w:val="22"/>
            <w:szCs w:val="22"/>
            <w:highlight w:val="yellow"/>
          </w:rPr>
          <w:t xml:space="preserve">Outline </w:t>
        </w:r>
      </w:ins>
      <w:ins w:id="979" w:author="Dominic Stringer" w:date="2024-11-28T13:29:00Z" w16du:dateUtc="2024-11-28T13:29:00Z">
        <w:r w:rsidRPr="00B52609">
          <w:rPr>
            <w:i/>
            <w:iCs/>
            <w:sz w:val="22"/>
            <w:szCs w:val="22"/>
            <w:highlight w:val="yellow"/>
          </w:rPr>
          <w:t xml:space="preserve">any sensitivity analyses examining </w:t>
        </w:r>
      </w:ins>
      <w:ins w:id="980" w:author="Dominic Stringer" w:date="2024-12-17T10:30:00Z" w16du:dateUtc="2024-12-17T10:30:00Z">
        <w:r w:rsidR="007F4749">
          <w:rPr>
            <w:i/>
            <w:iCs/>
            <w:sz w:val="22"/>
            <w:szCs w:val="22"/>
            <w:highlight w:val="yellow"/>
          </w:rPr>
          <w:t xml:space="preserve">scenarios where data may be </w:t>
        </w:r>
      </w:ins>
      <w:ins w:id="981" w:author="Dominic Stringer" w:date="2024-11-28T13:29:00Z" w16du:dateUtc="2024-11-28T13:29:00Z">
        <w:r w:rsidRPr="00B52609">
          <w:rPr>
            <w:i/>
            <w:iCs/>
            <w:sz w:val="22"/>
            <w:szCs w:val="22"/>
            <w:highlight w:val="yellow"/>
          </w:rPr>
          <w:t xml:space="preserve">missing not at random </w:t>
        </w:r>
      </w:ins>
      <w:ins w:id="982" w:author="Dominic Stringer" w:date="2024-11-28T13:30:00Z" w16du:dateUtc="2024-11-28T13:30:00Z">
        <w:r w:rsidRPr="00B52609">
          <w:rPr>
            <w:i/>
            <w:iCs/>
            <w:sz w:val="22"/>
            <w:szCs w:val="22"/>
            <w:highlight w:val="yellow"/>
          </w:rPr>
          <w:t>(MNAR).</w:t>
        </w:r>
      </w:ins>
    </w:p>
    <w:p w14:paraId="0FB854E6" w14:textId="77777777" w:rsidR="001A29C3" w:rsidRPr="007829A2" w:rsidRDefault="001A29C3" w:rsidP="000E21A1"/>
    <w:p w14:paraId="5A33FB9A" w14:textId="77777777" w:rsidR="00AD598D" w:rsidRPr="00524356" w:rsidRDefault="001A29C3" w:rsidP="00B57D1D">
      <w:pPr>
        <w:pStyle w:val="Heading2"/>
        <w:rPr>
          <w:ins w:id="983" w:author="Dominic Stringer" w:date="2024-11-21T14:56:00Z" w16du:dateUtc="2024-11-21T14:56:00Z"/>
        </w:rPr>
      </w:pPr>
      <w:bookmarkStart w:id="984" w:name="_Toc183099286"/>
      <w:bookmarkStart w:id="985" w:name="_Toc185323570"/>
      <w:r w:rsidRPr="00524356">
        <w:t>Method for handling multiple comparisons</w:t>
      </w:r>
      <w:ins w:id="986" w:author="Dominic Stringer" w:date="2024-11-21T14:56:00Z" w16du:dateUtc="2024-11-21T14:56:00Z">
        <w:r w:rsidR="00AD598D" w:rsidRPr="00524356">
          <w:t>/multiplicity</w:t>
        </w:r>
        <w:bookmarkEnd w:id="984"/>
        <w:bookmarkEnd w:id="985"/>
      </w:ins>
    </w:p>
    <w:p w14:paraId="3CB04E62" w14:textId="1B30A0B7" w:rsidR="00A92A11" w:rsidRPr="00376F69" w:rsidDel="00EF2431" w:rsidRDefault="001A29C3" w:rsidP="000E21A1">
      <w:pPr>
        <w:rPr>
          <w:del w:id="987" w:author="Dominic Stringer" w:date="2024-12-17T10:16:00Z" w16du:dateUtc="2024-12-17T10:16:00Z"/>
          <w:sz w:val="22"/>
          <w:szCs w:val="22"/>
        </w:rPr>
      </w:pPr>
      <w:del w:id="988" w:author="Dominic Stringer" w:date="2024-12-17T10:16:00Z" w16du:dateUtc="2024-12-17T10:16:00Z">
        <w:r w:rsidRPr="00524356" w:rsidDel="00EF2431">
          <w:fldChar w:fldCharType="begin"/>
        </w:r>
        <w:r w:rsidRPr="00524356" w:rsidDel="00EF2431">
          <w:delInstrText xml:space="preserve"> TC "</w:delInstrText>
        </w:r>
        <w:bookmarkStart w:id="989" w:name="_Toc183094451"/>
        <w:r w:rsidRPr="00524356" w:rsidDel="00EF2431">
          <w:delInstrText>Method for handling multiple comparisons</w:delInstrText>
        </w:r>
        <w:bookmarkEnd w:id="989"/>
        <w:r w:rsidRPr="00524356" w:rsidDel="00EF2431">
          <w:delInstrText xml:space="preserve">" \f C \l "1" </w:delInstrText>
        </w:r>
        <w:r w:rsidRPr="00524356" w:rsidDel="00EF2431">
          <w:fldChar w:fldCharType="end"/>
        </w:r>
      </w:del>
    </w:p>
    <w:p w14:paraId="6CCC5E4F" w14:textId="1D644670" w:rsidR="00AB033E" w:rsidRPr="00FE7127" w:rsidRDefault="006F2A5E" w:rsidP="000E21A1">
      <w:pPr>
        <w:rPr>
          <w:ins w:id="990" w:author="Dominic Stringer" w:date="2024-11-21T16:57:00Z" w16du:dateUtc="2024-11-21T16:57:00Z"/>
          <w:i/>
          <w:iCs/>
          <w:sz w:val="22"/>
          <w:szCs w:val="22"/>
        </w:rPr>
      </w:pPr>
      <w:ins w:id="991" w:author="Dominic Stringer" w:date="2024-11-21T14:29:00Z" w16du:dateUtc="2024-11-21T14:29:00Z">
        <w:r w:rsidRPr="00FE7127">
          <w:rPr>
            <w:i/>
            <w:iCs/>
            <w:sz w:val="22"/>
            <w:szCs w:val="22"/>
            <w:highlight w:val="yellow"/>
          </w:rPr>
          <w:t>Describe approach for analysis, reporting and interpretation of multiple outcomes</w:t>
        </w:r>
      </w:ins>
      <w:ins w:id="992" w:author="Dominic Stringer" w:date="2024-11-21T14:30:00Z" w16du:dateUtc="2024-11-21T14:30:00Z">
        <w:r w:rsidRPr="00FE7127">
          <w:rPr>
            <w:i/>
            <w:iCs/>
            <w:sz w:val="22"/>
            <w:szCs w:val="22"/>
            <w:highlight w:val="yellow"/>
          </w:rPr>
          <w:t>, particularly in presence of</w:t>
        </w:r>
      </w:ins>
      <w:ins w:id="993" w:author="Dominic Stringer" w:date="2024-11-21T14:31:00Z" w16du:dateUtc="2024-11-21T14:31:00Z">
        <w:r w:rsidRPr="00FE7127">
          <w:rPr>
            <w:i/>
            <w:iCs/>
            <w:sz w:val="22"/>
            <w:szCs w:val="22"/>
            <w:highlight w:val="yellow"/>
          </w:rPr>
          <w:t xml:space="preserve"> multiple</w:t>
        </w:r>
      </w:ins>
      <w:ins w:id="994" w:author="Dominic Stringer" w:date="2024-11-21T14:32:00Z" w16du:dateUtc="2024-11-21T14:32:00Z">
        <w:r w:rsidR="008775F2" w:rsidRPr="00FE7127">
          <w:rPr>
            <w:i/>
            <w:iCs/>
            <w:sz w:val="22"/>
            <w:szCs w:val="22"/>
            <w:highlight w:val="yellow"/>
          </w:rPr>
          <w:t xml:space="preserve"> </w:t>
        </w:r>
        <w:r w:rsidRPr="00FE7127">
          <w:rPr>
            <w:i/>
            <w:iCs/>
            <w:sz w:val="22"/>
            <w:szCs w:val="22"/>
            <w:highlight w:val="yellow"/>
          </w:rPr>
          <w:t>or co-</w:t>
        </w:r>
      </w:ins>
      <w:ins w:id="995" w:author="Dominic Stringer" w:date="2024-11-21T14:31:00Z" w16du:dateUtc="2024-11-21T14:31:00Z">
        <w:r w:rsidRPr="00FE7127">
          <w:rPr>
            <w:i/>
            <w:iCs/>
            <w:sz w:val="22"/>
            <w:szCs w:val="22"/>
            <w:highlight w:val="yellow"/>
          </w:rPr>
          <w:t>primary outcomes or multiple comparisons among arms</w:t>
        </w:r>
      </w:ins>
      <w:ins w:id="996" w:author="Dominic Stringer" w:date="2024-11-21T14:48:00Z" w16du:dateUtc="2024-11-21T14:48:00Z">
        <w:r w:rsidR="00A92A11" w:rsidRPr="00FE7127">
          <w:rPr>
            <w:i/>
            <w:iCs/>
            <w:sz w:val="22"/>
            <w:szCs w:val="22"/>
            <w:highlight w:val="yellow"/>
          </w:rPr>
          <w:t>. F</w:t>
        </w:r>
        <w:r w:rsidRPr="00FE7127">
          <w:rPr>
            <w:i/>
            <w:iCs/>
            <w:sz w:val="22"/>
            <w:szCs w:val="22"/>
            <w:highlight w:val="yellow"/>
          </w:rPr>
          <w:t>or example</w:t>
        </w:r>
      </w:ins>
      <w:ins w:id="997" w:author="Dominic Stringer" w:date="2024-11-22T13:24:00Z" w16du:dateUtc="2024-11-22T13:24:00Z">
        <w:r w:rsidR="00D02004" w:rsidRPr="00FE7127">
          <w:rPr>
            <w:i/>
            <w:iCs/>
            <w:sz w:val="22"/>
            <w:szCs w:val="22"/>
            <w:highlight w:val="yellow"/>
          </w:rPr>
          <w:t>,</w:t>
        </w:r>
      </w:ins>
      <w:ins w:id="998" w:author="Dominic Stringer" w:date="2024-11-21T14:48:00Z" w16du:dateUtc="2024-11-21T14:48:00Z">
        <w:r w:rsidRPr="00FE7127">
          <w:rPr>
            <w:i/>
            <w:iCs/>
            <w:sz w:val="22"/>
            <w:szCs w:val="22"/>
            <w:highlight w:val="yellow"/>
          </w:rPr>
          <w:t xml:space="preserve"> any </w:t>
        </w:r>
      </w:ins>
      <w:ins w:id="999" w:author="Dominic Stringer" w:date="2024-11-22T13:16:00Z" w16du:dateUtc="2024-11-22T13:16:00Z">
        <w:r w:rsidR="002C0412" w:rsidRPr="00FE7127">
          <w:rPr>
            <w:i/>
            <w:iCs/>
            <w:sz w:val="22"/>
            <w:szCs w:val="22"/>
            <w:highlight w:val="yellow"/>
          </w:rPr>
          <w:t>multiplicity</w:t>
        </w:r>
      </w:ins>
      <w:ins w:id="1000" w:author="Dominic Stringer" w:date="2024-11-21T14:48:00Z" w16du:dateUtc="2024-11-21T14:48:00Z">
        <w:r w:rsidR="00A92A11" w:rsidRPr="00FE7127">
          <w:rPr>
            <w:i/>
            <w:iCs/>
            <w:sz w:val="22"/>
            <w:szCs w:val="22"/>
            <w:highlight w:val="yellow"/>
          </w:rPr>
          <w:t xml:space="preserve"> adjustment</w:t>
        </w:r>
      </w:ins>
      <w:ins w:id="1001" w:author="Dominic Stringer" w:date="2024-12-17T10:30:00Z" w16du:dateUtc="2024-12-17T10:30:00Z">
        <w:r w:rsidR="00585950">
          <w:rPr>
            <w:i/>
            <w:iCs/>
            <w:sz w:val="22"/>
            <w:szCs w:val="22"/>
          </w:rPr>
          <w:t>.</w:t>
        </w:r>
      </w:ins>
    </w:p>
    <w:p w14:paraId="27946389" w14:textId="1D8AB140" w:rsidR="00376F69" w:rsidRPr="00F72B76" w:rsidRDefault="006C4777" w:rsidP="000E21A1">
      <w:pPr>
        <w:rPr>
          <w:ins w:id="1002" w:author="Dominic Stringer" w:date="2024-11-21T14:31:00Z" w16du:dateUtc="2024-11-21T14:31:00Z"/>
          <w:i/>
          <w:iCs/>
          <w:sz w:val="22"/>
          <w:szCs w:val="22"/>
        </w:rPr>
      </w:pPr>
      <w:ins w:id="1003" w:author="Dominic Stringer" w:date="2024-12-17T10:13:00Z" w16du:dateUtc="2024-12-17T10:13:00Z">
        <w:r w:rsidRPr="00F72B76">
          <w:rPr>
            <w:i/>
            <w:iCs/>
            <w:sz w:val="22"/>
            <w:szCs w:val="22"/>
            <w:highlight w:val="yellow"/>
          </w:rPr>
          <w:t>Example:</w:t>
        </w:r>
      </w:ins>
    </w:p>
    <w:p w14:paraId="185E7467" w14:textId="021A439F" w:rsidR="001A29C3" w:rsidRPr="00FE7127" w:rsidRDefault="001A29C3" w:rsidP="000E21A1">
      <w:pPr>
        <w:rPr>
          <w:sz w:val="22"/>
          <w:szCs w:val="22"/>
        </w:rPr>
      </w:pPr>
      <w:del w:id="1004" w:author="Dominic Stringer" w:date="2024-11-21T14:29:00Z" w16du:dateUtc="2024-11-21T14:29:00Z">
        <w:r w:rsidRPr="00FE7127" w:rsidDel="00B23511">
          <w:rPr>
            <w:sz w:val="22"/>
            <w:szCs w:val="22"/>
          </w:rPr>
          <w:lastRenderedPageBreak/>
          <w:delText>Bonferroni adjustment for multiple comparisons will be used</w:delText>
        </w:r>
      </w:del>
      <w:ins w:id="1005" w:author="Dominic Stringer" w:date="2024-11-21T14:30:00Z" w16du:dateUtc="2024-11-21T14:30:00Z">
        <w:r w:rsidR="00B23511" w:rsidRPr="00FE7127">
          <w:rPr>
            <w:sz w:val="22"/>
            <w:szCs w:val="22"/>
          </w:rPr>
          <w:t xml:space="preserve">All outcomes will be analysed separately. </w:t>
        </w:r>
      </w:ins>
      <w:ins w:id="1006" w:author="Dominic Stringer" w:date="2024-11-21T14:29:00Z" w16du:dateUtc="2024-11-21T14:29:00Z">
        <w:r w:rsidR="00B23511" w:rsidRPr="00FE7127">
          <w:rPr>
            <w:sz w:val="22"/>
            <w:szCs w:val="22"/>
          </w:rPr>
          <w:t>No</w:t>
        </w:r>
      </w:ins>
      <w:ins w:id="1007" w:author="Dominic Stringer" w:date="2024-11-21T14:33:00Z" w16du:dateUtc="2024-11-21T14:33:00Z">
        <w:r w:rsidR="00725B11" w:rsidRPr="00FE7127">
          <w:rPr>
            <w:sz w:val="22"/>
            <w:szCs w:val="22"/>
          </w:rPr>
          <w:t xml:space="preserve"> multiplicity</w:t>
        </w:r>
      </w:ins>
      <w:ins w:id="1008" w:author="Dominic Stringer" w:date="2024-11-21T14:29:00Z" w16du:dateUtc="2024-11-21T14:29:00Z">
        <w:r w:rsidR="00B23511" w:rsidRPr="00FE7127">
          <w:rPr>
            <w:sz w:val="22"/>
            <w:szCs w:val="22"/>
          </w:rPr>
          <w:t xml:space="preserve"> adjustment will be </w:t>
        </w:r>
      </w:ins>
      <w:ins w:id="1009" w:author="Dominic Stringer" w:date="2024-11-21T14:33:00Z" w16du:dateUtc="2024-11-21T14:33:00Z">
        <w:r w:rsidR="00725B11" w:rsidRPr="00FE7127">
          <w:rPr>
            <w:sz w:val="22"/>
            <w:szCs w:val="22"/>
          </w:rPr>
          <w:t>made</w:t>
        </w:r>
      </w:ins>
      <w:ins w:id="1010" w:author="Dominic Stringer" w:date="2024-11-21T14:29:00Z" w16du:dateUtc="2024-11-21T14:29:00Z">
        <w:r w:rsidR="00B23511" w:rsidRPr="00FE7127">
          <w:rPr>
            <w:sz w:val="22"/>
            <w:szCs w:val="22"/>
          </w:rPr>
          <w:t xml:space="preserve"> for secondary o</w:t>
        </w:r>
      </w:ins>
      <w:ins w:id="1011" w:author="Dominic Stringer" w:date="2024-11-21T14:30:00Z" w16du:dateUtc="2024-11-21T14:30:00Z">
        <w:r w:rsidR="00B23511" w:rsidRPr="00FE7127">
          <w:rPr>
            <w:sz w:val="22"/>
            <w:szCs w:val="22"/>
          </w:rPr>
          <w:t>utcomes</w:t>
        </w:r>
      </w:ins>
      <w:ins w:id="1012" w:author="Dominic Stringer" w:date="2024-11-22T13:15:00Z" w16du:dateUtc="2024-11-22T13:15:00Z">
        <w:r w:rsidR="00611EB9" w:rsidRPr="00611EB9">
          <w:rPr>
            <w:sz w:val="23"/>
            <w:szCs w:val="23"/>
          </w:rPr>
          <w:t xml:space="preserve"> </w:t>
        </w:r>
        <w:r w:rsidR="00611EB9">
          <w:rPr>
            <w:sz w:val="23"/>
            <w:szCs w:val="23"/>
          </w:rPr>
          <w:t xml:space="preserve">We will follow the approaches described </w:t>
        </w:r>
      </w:ins>
      <w:ins w:id="1013" w:author="Dominic Stringer" w:date="2024-11-22T13:16:00Z" w16du:dateUtc="2024-11-22T13:16:00Z">
        <w:r w:rsidR="00782A9A">
          <w:rPr>
            <w:sz w:val="23"/>
            <w:szCs w:val="23"/>
          </w:rPr>
          <w:t xml:space="preserve">by </w:t>
        </w:r>
      </w:ins>
      <w:ins w:id="1014" w:author="Dominic Stringer" w:date="2024-11-22T13:15:00Z" w16du:dateUtc="2024-11-22T13:15:00Z">
        <w:r w:rsidR="00611EB9">
          <w:rPr>
            <w:sz w:val="23"/>
            <w:szCs w:val="23"/>
          </w:rPr>
          <w:t>Parker &amp; Weir (2022) in not adjusting for multiple comparisons amongst our secondary outcomes because we will use their “precise interpretation” approach, where each outcome is interpreted based on its type, time point, and the nature of the intervention</w:t>
        </w:r>
      </w:ins>
      <w:del w:id="1015" w:author="Dominic Stringer" w:date="2024-11-21T14:33:00Z" w16du:dateUtc="2024-11-21T14:33:00Z">
        <w:r w:rsidRPr="00FE7127" w:rsidDel="00725B11">
          <w:rPr>
            <w:sz w:val="22"/>
            <w:szCs w:val="22"/>
          </w:rPr>
          <w:delText>.</w:delText>
        </w:r>
      </w:del>
    </w:p>
    <w:p w14:paraId="7AA4646A" w14:textId="77777777" w:rsidR="001A29C3" w:rsidRDefault="001A29C3" w:rsidP="000E21A1">
      <w:pPr>
        <w:rPr>
          <w:ins w:id="1016" w:author="Gordon Forbes" w:date="2025-08-07T14:48:00Z" w16du:dateUtc="2025-08-07T13:48:00Z"/>
        </w:rPr>
      </w:pPr>
    </w:p>
    <w:p w14:paraId="120EA45A" w14:textId="0C06EE2A" w:rsidR="00D55FD2" w:rsidRDefault="00D55FD2" w:rsidP="000E21A1">
      <w:pPr>
        <w:rPr>
          <w:ins w:id="1017" w:author="Gordon Forbes" w:date="2025-08-07T14:49:00Z" w16du:dateUtc="2025-08-07T13:49:00Z"/>
        </w:rPr>
      </w:pPr>
      <w:ins w:id="1018" w:author="Gordon Forbes" w:date="2025-08-07T14:48:00Z" w16du:dateUtc="2025-08-07T13:48:00Z">
        <w:r>
          <w:t>{</w:t>
        </w:r>
      </w:ins>
      <w:ins w:id="1019" w:author="Gordon Forbes" w:date="2025-08-07T14:49:00Z" w16du:dateUtc="2025-08-07T13:49:00Z">
        <w:r>
          <w:t>{</w:t>
        </w:r>
        <w:proofErr w:type="spellStart"/>
        <w:r>
          <w:t>multiple_comparisons</w:t>
        </w:r>
        <w:proofErr w:type="spellEnd"/>
        <w:r>
          <w:t>}}</w:t>
        </w:r>
      </w:ins>
    </w:p>
    <w:p w14:paraId="260320B3" w14:textId="77777777" w:rsidR="00D55FD2" w:rsidRPr="007829A2" w:rsidRDefault="00D55FD2" w:rsidP="000E21A1"/>
    <w:p w14:paraId="0FAD1DEA" w14:textId="77777777" w:rsidR="001A29C3" w:rsidRPr="00524356" w:rsidRDefault="001A29C3" w:rsidP="00B57D1D">
      <w:pPr>
        <w:pStyle w:val="Heading2"/>
      </w:pPr>
      <w:bookmarkStart w:id="1020" w:name="_Toc183099287"/>
      <w:bookmarkStart w:id="1021" w:name="_Toc185323571"/>
      <w:r w:rsidRPr="00524356">
        <w:t>Method for handling non-compliance (per protocol/CACE analyses)</w:t>
      </w:r>
      <w:bookmarkEnd w:id="1020"/>
      <w:bookmarkEnd w:id="1021"/>
      <w:r w:rsidRPr="00524356">
        <w:fldChar w:fldCharType="begin"/>
      </w:r>
      <w:r w:rsidRPr="00524356">
        <w:instrText xml:space="preserve"> TC "</w:instrText>
      </w:r>
      <w:bookmarkStart w:id="1022" w:name="_Toc183094452"/>
      <w:r w:rsidRPr="00524356">
        <w:instrText>Method for handling non-compliance (per protocol/CACE analyses)</w:instrText>
      </w:r>
      <w:bookmarkEnd w:id="1022"/>
      <w:r w:rsidRPr="00524356">
        <w:instrText xml:space="preserve">" \f C \l "1" </w:instrText>
      </w:r>
      <w:r w:rsidRPr="00524356">
        <w:fldChar w:fldCharType="end"/>
      </w:r>
    </w:p>
    <w:p w14:paraId="7F614098" w14:textId="77777777" w:rsidR="001A29C3" w:rsidRPr="00FE7127" w:rsidRDefault="001A29C3" w:rsidP="000E21A1">
      <w:pPr>
        <w:rPr>
          <w:sz w:val="22"/>
          <w:szCs w:val="22"/>
          <w:lang w:eastAsia="en-GB"/>
        </w:rPr>
      </w:pPr>
      <w:r w:rsidRPr="00FE7127">
        <w:rPr>
          <w:sz w:val="22"/>
          <w:szCs w:val="22"/>
          <w:lang w:eastAsia="en-GB"/>
        </w:rPr>
        <w:t>In addition to the primary intention-to-treat analysis the effect of actually receiving treatment as defined in the protocol will also be estimated.</w:t>
      </w:r>
    </w:p>
    <w:p w14:paraId="50F7F5F6" w14:textId="77777777" w:rsidR="001A29C3" w:rsidRPr="007829A2" w:rsidRDefault="001A29C3" w:rsidP="000E21A1">
      <w:pPr>
        <w:rPr>
          <w:lang w:eastAsia="en-GB"/>
        </w:rPr>
      </w:pPr>
    </w:p>
    <w:p w14:paraId="53A3CA30" w14:textId="77777777" w:rsidR="001A29C3" w:rsidRPr="00FE7127" w:rsidRDefault="001A29C3" w:rsidP="000E21A1">
      <w:pPr>
        <w:rPr>
          <w:sz w:val="22"/>
          <w:szCs w:val="22"/>
        </w:rPr>
      </w:pPr>
      <w:r w:rsidRPr="00FE7127">
        <w:rPr>
          <w:sz w:val="22"/>
          <w:szCs w:val="22"/>
        </w:rPr>
        <w:t>If non-compliance with the active treatment is high, a CACE analysis will be considered.</w:t>
      </w:r>
    </w:p>
    <w:p w14:paraId="4D907BE3" w14:textId="68CBCEE5" w:rsidR="001A29C3" w:rsidRPr="007829A2" w:rsidDel="00CC7EE3" w:rsidRDefault="001A29C3">
      <w:pPr>
        <w:pStyle w:val="Heading2"/>
        <w:rPr>
          <w:del w:id="1023" w:author="Dominic Stringer" w:date="2024-11-21T16:57:00Z" w16du:dateUtc="2024-11-21T16:57:00Z"/>
        </w:rPr>
        <w:pPrChange w:id="1024" w:author="Dominic Stringer" w:date="2024-12-17T10:19:00Z" w16du:dateUtc="2024-12-17T10:19:00Z">
          <w:pPr/>
        </w:pPrChange>
      </w:pPr>
      <w:bookmarkStart w:id="1025" w:name="_Toc185323572"/>
      <w:bookmarkEnd w:id="1025"/>
    </w:p>
    <w:p w14:paraId="4D53A63A" w14:textId="77777777" w:rsidR="00571E40" w:rsidRDefault="001A29C3" w:rsidP="00B57D1D">
      <w:pPr>
        <w:pStyle w:val="Heading2"/>
        <w:rPr>
          <w:ins w:id="1026" w:author="Dominic Stringer" w:date="2024-11-28T13:20:00Z" w16du:dateUtc="2024-11-28T13:20:00Z"/>
        </w:rPr>
      </w:pPr>
      <w:bookmarkStart w:id="1027" w:name="_Toc183099288"/>
      <w:bookmarkStart w:id="1028" w:name="_Toc185323573"/>
      <w:r w:rsidRPr="00524356">
        <w:t>Model assumption checks</w:t>
      </w:r>
      <w:bookmarkEnd w:id="1027"/>
      <w:bookmarkEnd w:id="1028"/>
    </w:p>
    <w:p w14:paraId="035D2FF1" w14:textId="77777777" w:rsidR="00BA0FE4" w:rsidRDefault="00DD0C93" w:rsidP="00BA0FE4">
      <w:pPr>
        <w:rPr>
          <w:ins w:id="1029" w:author="Dominic Stringer" w:date="2024-11-28T13:22:00Z" w16du:dateUtc="2024-11-28T13:22:00Z"/>
          <w:i/>
          <w:iCs/>
          <w:sz w:val="22"/>
          <w:szCs w:val="22"/>
          <w:highlight w:val="yellow"/>
        </w:rPr>
      </w:pPr>
      <w:ins w:id="1030" w:author="Dominic Stringer" w:date="2024-11-28T13:21:00Z" w16du:dateUtc="2024-11-28T13:21:00Z">
        <w:r w:rsidRPr="00B52609">
          <w:rPr>
            <w:i/>
            <w:iCs/>
            <w:sz w:val="22"/>
            <w:szCs w:val="22"/>
            <w:highlight w:val="yellow"/>
          </w:rPr>
          <w:t xml:space="preserve">Assumptions for the models used and methods used to check these should be outlined. </w:t>
        </w:r>
        <w:r w:rsidR="00BA0FE4" w:rsidRPr="00B52609">
          <w:rPr>
            <w:i/>
            <w:iCs/>
            <w:sz w:val="22"/>
            <w:szCs w:val="22"/>
            <w:highlight w:val="yellow"/>
          </w:rPr>
          <w:t xml:space="preserve">Alternative methods to be used if assumptions </w:t>
        </w:r>
      </w:ins>
      <w:ins w:id="1031" w:author="Dominic Stringer" w:date="2024-11-28T13:22:00Z" w16du:dateUtc="2024-11-28T13:22:00Z">
        <w:r w:rsidR="00BA0FE4" w:rsidRPr="00B52609">
          <w:rPr>
            <w:i/>
            <w:iCs/>
            <w:sz w:val="22"/>
            <w:szCs w:val="22"/>
            <w:highlight w:val="yellow"/>
          </w:rPr>
          <w:t>do not hold should also be explained either here or in the relevant primary/secondary analysis models sections</w:t>
        </w:r>
      </w:ins>
    </w:p>
    <w:p w14:paraId="3268C24D" w14:textId="56FEADC5" w:rsidR="001A29C3" w:rsidRPr="00B52609" w:rsidRDefault="001A29C3" w:rsidP="00B5260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w:instrText>
      </w:r>
      <w:bookmarkStart w:id="1032" w:name="_Toc183094453"/>
      <w:r w:rsidRPr="00B52609">
        <w:rPr>
          <w:i/>
          <w:iCs/>
          <w:sz w:val="22"/>
          <w:szCs w:val="22"/>
          <w:highlight w:val="yellow"/>
        </w:rPr>
        <w:instrText>Model assumption checks</w:instrText>
      </w:r>
      <w:bookmarkEnd w:id="1032"/>
      <w:r w:rsidRPr="00B52609">
        <w:rPr>
          <w:i/>
          <w:iCs/>
          <w:sz w:val="22"/>
          <w:szCs w:val="22"/>
          <w:highlight w:val="yellow"/>
        </w:rPr>
        <w:instrText xml:space="preserve">" \f C \l "1" </w:instrText>
      </w:r>
      <w:r w:rsidRPr="00B52609">
        <w:rPr>
          <w:i/>
          <w:iCs/>
          <w:sz w:val="22"/>
          <w:szCs w:val="22"/>
          <w:highlight w:val="yellow"/>
        </w:rPr>
        <w:fldChar w:fldCharType="end"/>
      </w:r>
    </w:p>
    <w:p w14:paraId="77F2C53B" w14:textId="3363623B" w:rsidR="001A29C3" w:rsidRPr="00FE7127" w:rsidRDefault="001A29C3" w:rsidP="000E21A1">
      <w:pPr>
        <w:rPr>
          <w:sz w:val="22"/>
          <w:szCs w:val="22"/>
        </w:rPr>
      </w:pPr>
      <w:r w:rsidRPr="00FE7127">
        <w:rPr>
          <w:sz w:val="22"/>
          <w:szCs w:val="22"/>
        </w:rPr>
        <w:t xml:space="preserve">The models assume normally distributed </w:t>
      </w:r>
      <w:del w:id="1033" w:author="Dominic Stringer" w:date="2024-11-28T13:20:00Z" w16du:dateUtc="2024-11-28T13:20:00Z">
        <w:r w:rsidRPr="00FE7127" w:rsidDel="00E216CA">
          <w:rPr>
            <w:sz w:val="22"/>
            <w:szCs w:val="22"/>
          </w:rPr>
          <w:delText>outcomes</w:delText>
        </w:r>
      </w:del>
      <w:ins w:id="1034" w:author="Dominic Stringer" w:date="2024-11-28T13:20:00Z" w16du:dateUtc="2024-11-28T13:20:00Z">
        <w:r w:rsidR="00E216CA">
          <w:rPr>
            <w:sz w:val="22"/>
            <w:szCs w:val="22"/>
          </w:rPr>
          <w:t>residuals</w:t>
        </w:r>
      </w:ins>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378570A7" w14:textId="75D44203" w:rsidR="001A29C3" w:rsidDel="009B4B02" w:rsidRDefault="001A29C3" w:rsidP="000E21A1">
      <w:pPr>
        <w:rPr>
          <w:del w:id="1035" w:author="Dominic Stringer" w:date="2024-11-28T13:22:00Z" w16du:dateUtc="2024-11-28T13:22:00Z"/>
          <w:sz w:val="22"/>
          <w:szCs w:val="22"/>
        </w:rPr>
      </w:pPr>
    </w:p>
    <w:p w14:paraId="6C6F788A" w14:textId="27B8F03F" w:rsidR="009B4B02" w:rsidRDefault="009B4B02" w:rsidP="000E21A1">
      <w:pPr>
        <w:rPr>
          <w:ins w:id="1036" w:author="Gordon Forbes" w:date="2025-08-07T14:51:00Z" w16du:dateUtc="2025-08-07T13:51:00Z"/>
          <w:sz w:val="22"/>
          <w:szCs w:val="22"/>
        </w:rPr>
      </w:pPr>
    </w:p>
    <w:p w14:paraId="3B7D01DC" w14:textId="274512F3" w:rsidR="009B4B02" w:rsidRPr="00FE7127" w:rsidRDefault="009B4B02" w:rsidP="000E21A1">
      <w:pPr>
        <w:rPr>
          <w:ins w:id="1037" w:author="Gordon Forbes" w:date="2025-08-07T14:51:00Z" w16du:dateUtc="2025-08-07T13:51:00Z"/>
          <w:sz w:val="22"/>
          <w:szCs w:val="22"/>
        </w:rPr>
      </w:pPr>
      <w:ins w:id="1038" w:author="Gordon Forbes" w:date="2025-08-07T14:51:00Z" w16du:dateUtc="2025-08-07T13:51:00Z">
        <w:r>
          <w:rPr>
            <w:sz w:val="22"/>
            <w:szCs w:val="22"/>
          </w:rPr>
          <w:t>{{</w:t>
        </w:r>
        <w:proofErr w:type="spellStart"/>
        <w:r>
          <w:rPr>
            <w:sz w:val="22"/>
            <w:szCs w:val="22"/>
          </w:rPr>
          <w:t>model_assumption_checks</w:t>
        </w:r>
        <w:proofErr w:type="spellEnd"/>
        <w:r>
          <w:rPr>
            <w:sz w:val="22"/>
            <w:szCs w:val="22"/>
          </w:rPr>
          <w:t>}}</w:t>
        </w:r>
      </w:ins>
    </w:p>
    <w:p w14:paraId="153F9934" w14:textId="61C84683" w:rsidR="001A29C3" w:rsidRPr="00FE7127" w:rsidDel="00BA0FE4" w:rsidRDefault="001A29C3" w:rsidP="000E21A1">
      <w:pPr>
        <w:rPr>
          <w:del w:id="1039" w:author="Dominic Stringer" w:date="2024-11-28T13:22:00Z" w16du:dateUtc="2024-11-28T13:22:00Z"/>
          <w:i/>
          <w:iCs/>
          <w:sz w:val="22"/>
          <w:szCs w:val="22"/>
        </w:rPr>
      </w:pPr>
      <w:del w:id="1040" w:author="Dominic Stringer" w:date="2024-11-28T13:22:00Z" w16du:dateUtc="2024-11-28T13:22:00Z">
        <w:r w:rsidRPr="00FE7127" w:rsidDel="00BA0FE4">
          <w:rPr>
            <w:i/>
            <w:iCs/>
            <w:sz w:val="22"/>
            <w:szCs w:val="22"/>
            <w:highlight w:val="yellow"/>
          </w:rPr>
          <w:delText>[Plus any further that are specific to the study]</w:delText>
        </w:r>
      </w:del>
    </w:p>
    <w:p w14:paraId="43E50DE6" w14:textId="77777777" w:rsidR="001A29C3" w:rsidRPr="00524356" w:rsidRDefault="001A29C3" w:rsidP="000E21A1"/>
    <w:p w14:paraId="4552F843" w14:textId="77777777" w:rsidR="001A29C3" w:rsidRPr="00524356" w:rsidRDefault="001A29C3" w:rsidP="000E21A1"/>
    <w:p w14:paraId="1B0AF5AA" w14:textId="3F715EBF" w:rsidR="001A29C3" w:rsidRPr="00524356" w:rsidRDefault="001A29C3" w:rsidP="00B57D1D">
      <w:pPr>
        <w:pStyle w:val="Heading2"/>
      </w:pPr>
      <w:bookmarkStart w:id="1041" w:name="_Toc183099289"/>
      <w:bookmarkStart w:id="1042" w:name="_Toc185323574"/>
      <w:r w:rsidRPr="00524356">
        <w:t>Sensitivity analyses</w:t>
      </w:r>
      <w:bookmarkEnd w:id="1041"/>
      <w:bookmarkEnd w:id="1042"/>
      <w:r w:rsidRPr="00524356">
        <w:fldChar w:fldCharType="begin"/>
      </w:r>
      <w:r w:rsidRPr="00524356">
        <w:instrText xml:space="preserve"> TC "</w:instrText>
      </w:r>
      <w:bookmarkStart w:id="1043" w:name="_Toc183094454"/>
      <w:r w:rsidRPr="00524356">
        <w:instrText>3.1.4</w:instrText>
      </w:r>
      <w:r w:rsidRPr="00524356">
        <w:tab/>
        <w:instrText>Sensitivity analyses</w:instrText>
      </w:r>
      <w:bookmarkEnd w:id="1043"/>
      <w:r w:rsidRPr="00524356">
        <w:instrText xml:space="preserve">" \f C \l "1" </w:instrText>
      </w:r>
      <w:r w:rsidRPr="00524356">
        <w:fldChar w:fldCharType="end"/>
      </w:r>
    </w:p>
    <w:p w14:paraId="0E7F2DA3" w14:textId="314614C9" w:rsidR="001A29C3" w:rsidRDefault="002C5A8F" w:rsidP="000E21A1">
      <w:pPr>
        <w:rPr>
          <w:ins w:id="1044" w:author="Gordon Forbes" w:date="2025-08-07T14:51:00Z" w16du:dateUtc="2025-08-07T13:51:00Z"/>
          <w:i/>
          <w:iCs/>
        </w:rPr>
      </w:pPr>
      <w:ins w:id="1045" w:author="Dominic Stringer" w:date="2024-12-17T10:43:00Z" w16du:dateUtc="2024-12-17T10:43:00Z">
        <w:r w:rsidRPr="00203A27">
          <w:rPr>
            <w:i/>
            <w:iCs/>
            <w:highlight w:val="yellow"/>
          </w:rPr>
          <w:t>Describe any sensitivity analyses that will be carried out (if not described elsewhere)</w:t>
        </w:r>
      </w:ins>
    </w:p>
    <w:p w14:paraId="09B78B5C" w14:textId="77777777" w:rsidR="009B4B02" w:rsidRDefault="009B4B02" w:rsidP="000E21A1">
      <w:pPr>
        <w:rPr>
          <w:ins w:id="1046" w:author="Gordon Forbes" w:date="2025-08-07T14:51:00Z" w16du:dateUtc="2025-08-07T13:51:00Z"/>
          <w:i/>
          <w:iCs/>
        </w:rPr>
      </w:pPr>
    </w:p>
    <w:p w14:paraId="163F2D56" w14:textId="3D6CF30B" w:rsidR="009B4B02" w:rsidRPr="009B4B02" w:rsidRDefault="009B4B02" w:rsidP="000E21A1">
      <w:pPr>
        <w:rPr>
          <w:rPrChange w:id="1047" w:author="Gordon Forbes" w:date="2025-08-07T14:51:00Z" w16du:dateUtc="2025-08-07T13:51:00Z">
            <w:rPr>
              <w:i/>
              <w:iCs/>
            </w:rPr>
          </w:rPrChange>
        </w:rPr>
      </w:pPr>
      <w:ins w:id="1048" w:author="Gordon Forbes" w:date="2025-08-07T14:51:00Z" w16du:dateUtc="2025-08-07T13:51:00Z">
        <w:r>
          <w:t>{{</w:t>
        </w:r>
        <w:proofErr w:type="spellStart"/>
        <w:r>
          <w:t>other_sensitivity_analysis</w:t>
        </w:r>
        <w:proofErr w:type="spellEnd"/>
        <w:r>
          <w:t>}}</w:t>
        </w:r>
      </w:ins>
    </w:p>
    <w:p w14:paraId="40068681" w14:textId="3E0C0A92" w:rsidR="001A29C3" w:rsidRPr="00524356" w:rsidRDefault="001A29C3" w:rsidP="00B57D1D">
      <w:pPr>
        <w:pStyle w:val="Heading2"/>
      </w:pPr>
      <w:bookmarkStart w:id="1049" w:name="_Toc183099290"/>
      <w:bookmarkStart w:id="1050" w:name="_Toc185323575"/>
      <w:r w:rsidRPr="00524356">
        <w:t>Planned subgroup analyses</w:t>
      </w:r>
      <w:bookmarkEnd w:id="1049"/>
      <w:bookmarkEnd w:id="1050"/>
      <w:r w:rsidRPr="00524356">
        <w:fldChar w:fldCharType="begin"/>
      </w:r>
      <w:r w:rsidRPr="00524356">
        <w:instrText xml:space="preserve"> TC "</w:instrText>
      </w:r>
      <w:bookmarkStart w:id="1051" w:name="_Toc183094455"/>
      <w:r w:rsidRPr="00524356">
        <w:instrText>3.1.5</w:instrText>
      </w:r>
      <w:r w:rsidRPr="00524356">
        <w:tab/>
        <w:instrText>Planned subgroup analyses</w:instrText>
      </w:r>
      <w:bookmarkEnd w:id="1051"/>
      <w:r w:rsidRPr="00524356">
        <w:instrText xml:space="preserve">" \f C \l "1" </w:instrText>
      </w:r>
      <w:r w:rsidRPr="00524356">
        <w:fldChar w:fldCharType="end"/>
      </w:r>
    </w:p>
    <w:p w14:paraId="5562D6DB" w14:textId="2137985B" w:rsidR="001A29C3" w:rsidRDefault="00CB4581" w:rsidP="000E21A1">
      <w:pPr>
        <w:rPr>
          <w:ins w:id="1052" w:author="Gordon Forbes" w:date="2025-08-07T14:51:00Z" w16du:dateUtc="2025-08-07T13:51:00Z"/>
          <w:i/>
          <w:iCs/>
        </w:rPr>
      </w:pPr>
      <w:ins w:id="1053" w:author="Dominic Stringer" w:date="2024-12-17T10:44:00Z" w16du:dateUtc="2024-12-17T10:44:00Z">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ins>
    </w:p>
    <w:p w14:paraId="24B0C540" w14:textId="77777777" w:rsidR="009B4B02" w:rsidRDefault="009B4B02" w:rsidP="000E21A1">
      <w:pPr>
        <w:rPr>
          <w:ins w:id="1054" w:author="Gordon Forbes" w:date="2025-08-07T14:51:00Z" w16du:dateUtc="2025-08-07T13:51:00Z"/>
          <w:i/>
          <w:iCs/>
        </w:rPr>
      </w:pPr>
    </w:p>
    <w:p w14:paraId="2C2192DB" w14:textId="029F8A78" w:rsidR="009B4B02" w:rsidRPr="009B4B02" w:rsidRDefault="009B4B02" w:rsidP="000E21A1">
      <w:ins w:id="1055" w:author="Gordon Forbes" w:date="2025-08-07T14:51:00Z" w16du:dateUtc="2025-08-07T13:51:00Z">
        <w:r>
          <w:t>{{</w:t>
        </w:r>
        <w:proofErr w:type="spellStart"/>
        <w:r>
          <w:t>subgroup_analysis</w:t>
        </w:r>
        <w:proofErr w:type="spellEnd"/>
        <w:r>
          <w:t>}}</w:t>
        </w:r>
      </w:ins>
    </w:p>
    <w:p w14:paraId="4BD98126" w14:textId="1E379817" w:rsidR="001A29C3" w:rsidRPr="00524356" w:rsidRDefault="001A29C3" w:rsidP="00B57D1D">
      <w:pPr>
        <w:pStyle w:val="Heading2"/>
      </w:pPr>
      <w:bookmarkStart w:id="1056" w:name="_Toc183099291"/>
      <w:bookmarkStart w:id="1057" w:name="_Toc185323576"/>
      <w:r w:rsidRPr="00524356">
        <w:t>Exploratory analyses</w:t>
      </w:r>
      <w:bookmarkEnd w:id="1056"/>
      <w:bookmarkEnd w:id="1057"/>
      <w:r w:rsidRPr="00524356">
        <w:fldChar w:fldCharType="begin"/>
      </w:r>
      <w:r w:rsidRPr="00524356">
        <w:instrText xml:space="preserve"> TC "</w:instrText>
      </w:r>
      <w:bookmarkStart w:id="1058" w:name="_Toc183094456"/>
      <w:r w:rsidRPr="00524356">
        <w:instrText>3.2</w:instrText>
      </w:r>
      <w:r w:rsidRPr="00524356">
        <w:tab/>
        <w:instrText>Exploratory analyses</w:instrText>
      </w:r>
      <w:bookmarkEnd w:id="1058"/>
      <w:r w:rsidRPr="00524356">
        <w:instrText xml:space="preserve">" \f C \l "1" </w:instrText>
      </w:r>
      <w:r w:rsidRPr="00524356">
        <w:fldChar w:fldCharType="end"/>
      </w:r>
    </w:p>
    <w:p w14:paraId="59BC5A7A" w14:textId="165467C7" w:rsidR="00DB75A1" w:rsidRPr="000E21A1" w:rsidRDefault="00DB75A1" w:rsidP="00DB75A1">
      <w:pPr>
        <w:rPr>
          <w:ins w:id="1059" w:author="Dominic Stringer" w:date="2024-12-17T10:44:00Z" w16du:dateUtc="2024-12-17T10:44:00Z"/>
        </w:rPr>
      </w:pPr>
      <w:ins w:id="1060" w:author="Dominic Stringer" w:date="2024-12-17T10:44:00Z" w16du:dateUtc="2024-12-17T10:44:00Z">
        <w:r w:rsidRPr="00864E53">
          <w:rPr>
            <w:i/>
            <w:iCs/>
            <w:highlight w:val="yellow"/>
          </w:rPr>
          <w:t xml:space="preserve">If applicable, describe any </w:t>
        </w:r>
      </w:ins>
      <w:ins w:id="1061" w:author="Dominic Stringer" w:date="2024-12-17T10:45:00Z" w16du:dateUtc="2024-12-17T10:45:00Z">
        <w:r w:rsidR="00144D69" w:rsidRPr="00203A27">
          <w:rPr>
            <w:i/>
            <w:iCs/>
            <w:highlight w:val="yellow"/>
          </w:rPr>
          <w:t>additional explor</w:t>
        </w:r>
        <w:r w:rsidR="00864E53" w:rsidRPr="00203A27">
          <w:rPr>
            <w:i/>
            <w:iCs/>
            <w:highlight w:val="yellow"/>
          </w:rPr>
          <w:t>atory analyses</w:t>
        </w:r>
      </w:ins>
    </w:p>
    <w:p w14:paraId="723C76BA" w14:textId="77777777" w:rsidR="001A29C3" w:rsidRPr="000E21A1" w:rsidRDefault="001A29C3" w:rsidP="000E21A1"/>
    <w:p w14:paraId="14A3BB4E" w14:textId="1DDD772D" w:rsidR="001A29C3" w:rsidRPr="00524356" w:rsidRDefault="001A29C3" w:rsidP="00B57D1D">
      <w:pPr>
        <w:pStyle w:val="Heading2"/>
      </w:pPr>
      <w:bookmarkStart w:id="1062" w:name="_Toc183099292"/>
      <w:bookmarkStart w:id="1063" w:name="_Toc185323577"/>
      <w:r w:rsidRPr="00524356">
        <w:t>Exploratory mediator and moderator analysis</w:t>
      </w:r>
      <w:bookmarkEnd w:id="1062"/>
      <w:bookmarkEnd w:id="1063"/>
      <w:r w:rsidRPr="00524356">
        <w:fldChar w:fldCharType="begin"/>
      </w:r>
      <w:r w:rsidRPr="00524356">
        <w:instrText xml:space="preserve"> TC "</w:instrText>
      </w:r>
      <w:bookmarkStart w:id="1064" w:name="_Toc183094457"/>
      <w:r w:rsidRPr="00524356">
        <w:instrText>3.3</w:instrText>
      </w:r>
      <w:r w:rsidRPr="00524356">
        <w:tab/>
        <w:instrText>Exploratory mediator and moderator analysis</w:instrText>
      </w:r>
      <w:bookmarkEnd w:id="1064"/>
      <w:r w:rsidRPr="00524356">
        <w:instrText xml:space="preserve">" \f C \l "1" </w:instrText>
      </w:r>
      <w:r w:rsidRPr="00524356">
        <w:fldChar w:fldCharType="end"/>
      </w:r>
    </w:p>
    <w:p w14:paraId="68554B04" w14:textId="14395658" w:rsidR="001A29C3" w:rsidRPr="000E21A1" w:rsidRDefault="00864E53" w:rsidP="000E21A1">
      <w:ins w:id="1065" w:author="Dominic Stringer" w:date="2024-12-17T10:45:00Z" w16du:dateUtc="2024-12-17T10:45:00Z">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If the</w:t>
        </w:r>
      </w:ins>
      <w:ins w:id="1066" w:author="Dominic Stringer" w:date="2024-12-17T10:46:00Z" w16du:dateUtc="2024-12-17T10:46:00Z">
        <w:r w:rsidR="00B44194" w:rsidRPr="00203A27">
          <w:rPr>
            <w:i/>
            <w:iCs/>
            <w:highlight w:val="yellow"/>
          </w:rPr>
          <w:t xml:space="preserve">se are not to be included in the </w:t>
        </w:r>
      </w:ins>
      <w:ins w:id="1067" w:author="Dominic Stringer" w:date="2024-12-17T10:50:00Z" w16du:dateUtc="2024-12-17T10:50:00Z">
        <w:r w:rsidR="00C1297B">
          <w:rPr>
            <w:i/>
            <w:iCs/>
            <w:highlight w:val="yellow"/>
          </w:rPr>
          <w:t>main</w:t>
        </w:r>
      </w:ins>
      <w:ins w:id="1068" w:author="Dominic Stringer" w:date="2024-12-17T10:46:00Z" w16du:dateUtc="2024-12-17T10:46:00Z">
        <w:r w:rsidR="00B44194" w:rsidRPr="00203A27">
          <w:rPr>
            <w:i/>
            <w:iCs/>
            <w:highlight w:val="yellow"/>
          </w:rPr>
          <w:t xml:space="preserve"> statistical report/</w:t>
        </w:r>
      </w:ins>
      <w:ins w:id="1069" w:author="Dominic Stringer" w:date="2024-12-17T10:50:00Z" w16du:dateUtc="2024-12-17T10:50:00Z">
        <w:r w:rsidR="00C1297B">
          <w:rPr>
            <w:i/>
            <w:iCs/>
            <w:highlight w:val="yellow"/>
          </w:rPr>
          <w:t>primary</w:t>
        </w:r>
      </w:ins>
      <w:ins w:id="1070" w:author="Dominic Stringer" w:date="2024-12-17T10:46:00Z" w16du:dateUtc="2024-12-17T10:46:00Z">
        <w:r w:rsidR="00B44194" w:rsidRPr="00203A27">
          <w:rPr>
            <w:i/>
            <w:iCs/>
            <w:highlight w:val="yellow"/>
          </w:rPr>
          <w:t xml:space="preserve"> paper, a separate SAP may be warranted.</w:t>
        </w:r>
      </w:ins>
    </w:p>
    <w:p w14:paraId="2B2BD4B0" w14:textId="51D5ED58" w:rsidR="001A29C3" w:rsidRPr="00524356" w:rsidRDefault="001A29C3" w:rsidP="00B57D1D">
      <w:pPr>
        <w:pStyle w:val="Heading2"/>
      </w:pPr>
      <w:bookmarkStart w:id="1071" w:name="_Toc183099293"/>
      <w:bookmarkStart w:id="1072" w:name="_Toc185323578"/>
      <w:r w:rsidRPr="00524356">
        <w:lastRenderedPageBreak/>
        <w:t>Interim analysis</w:t>
      </w:r>
      <w:bookmarkEnd w:id="1071"/>
      <w:bookmarkEnd w:id="1072"/>
      <w:r w:rsidRPr="00524356">
        <w:fldChar w:fldCharType="begin"/>
      </w:r>
      <w:r w:rsidRPr="00524356">
        <w:instrText xml:space="preserve"> TC "</w:instrText>
      </w:r>
      <w:bookmarkStart w:id="1073" w:name="_Toc183094458"/>
      <w:r w:rsidRPr="00524356">
        <w:instrText>3.4</w:instrText>
      </w:r>
      <w:r w:rsidRPr="00524356">
        <w:tab/>
        <w:instrText>Interim analysis</w:instrText>
      </w:r>
      <w:bookmarkEnd w:id="1073"/>
      <w:r w:rsidRPr="00524356">
        <w:instrText xml:space="preserve">" \f C \l "1" </w:instrText>
      </w:r>
      <w:r w:rsidRPr="00524356">
        <w:fldChar w:fldCharType="end"/>
      </w:r>
    </w:p>
    <w:p w14:paraId="4B8B1D8F" w14:textId="06732B17" w:rsidR="002173D4" w:rsidRDefault="00CB4581" w:rsidP="000E21A1">
      <w:pPr>
        <w:rPr>
          <w:ins w:id="1074" w:author="Dominic Stringer" w:date="2024-12-17T11:14:00Z" w16du:dateUtc="2024-12-17T11:14:00Z"/>
          <w:i/>
          <w:iCs/>
          <w:highlight w:val="yellow"/>
        </w:rPr>
      </w:pPr>
      <w:ins w:id="1075" w:author="Dominic Stringer" w:date="2024-12-17T10:43:00Z" w16du:dateUtc="2024-12-17T10:43:00Z">
        <w:r w:rsidRPr="00203A27">
          <w:rPr>
            <w:i/>
            <w:iCs/>
            <w:highlight w:val="yellow"/>
          </w:rPr>
          <w:t>Describe timing of interim analyses and how they will be conducted</w:t>
        </w:r>
      </w:ins>
    </w:p>
    <w:p w14:paraId="115FC3DE" w14:textId="77777777" w:rsidR="009B4B02" w:rsidRDefault="009B4B02">
      <w:pPr>
        <w:rPr>
          <w:ins w:id="1076" w:author="Gordon Forbes" w:date="2025-08-07T14:52:00Z" w16du:dateUtc="2025-08-07T13:52:00Z"/>
          <w:highlight w:val="yellow"/>
        </w:rPr>
      </w:pPr>
    </w:p>
    <w:p w14:paraId="0B48C522" w14:textId="442B822A" w:rsidR="002173D4" w:rsidRDefault="009B4B02">
      <w:pPr>
        <w:rPr>
          <w:ins w:id="1077" w:author="Dominic Stringer" w:date="2024-12-17T11:14:00Z" w16du:dateUtc="2024-12-17T11:14:00Z"/>
          <w:i/>
          <w:iCs/>
          <w:highlight w:val="yellow"/>
        </w:rPr>
      </w:pPr>
      <w:ins w:id="1078" w:author="Gordon Forbes" w:date="2025-08-07T14:52:00Z" w16du:dateUtc="2025-08-07T13:52:00Z">
        <w:r w:rsidRPr="009B4B02">
          <w:rPr>
            <w:rPrChange w:id="1079" w:author="Gordon Forbes" w:date="2025-08-07T14:52:00Z" w16du:dateUtc="2025-08-07T13:52:00Z">
              <w:rPr>
                <w:highlight w:val="yellow"/>
              </w:rPr>
            </w:rPrChange>
          </w:rPr>
          <w:t>{{interim</w:t>
        </w:r>
        <w:r>
          <w:t>_analysis}}</w:t>
        </w:r>
      </w:ins>
      <w:ins w:id="1080" w:author="Dominic Stringer" w:date="2024-12-17T11:14:00Z" w16du:dateUtc="2024-12-17T11:14:00Z">
        <w:r w:rsidR="002173D4">
          <w:rPr>
            <w:i/>
            <w:iCs/>
            <w:highlight w:val="yellow"/>
          </w:rPr>
          <w:br w:type="page"/>
        </w:r>
      </w:ins>
    </w:p>
    <w:p w14:paraId="48B87BEF" w14:textId="6BAA749B" w:rsidR="00826C40" w:rsidRPr="00816362" w:rsidRDefault="00826C40" w:rsidP="000E21A1">
      <w:pPr>
        <w:pStyle w:val="Heading1"/>
        <w:rPr>
          <w:ins w:id="1081" w:author="Dominic Stringer" w:date="2024-11-21T14:51:00Z" w16du:dateUtc="2024-11-21T14:51:00Z"/>
        </w:rPr>
      </w:pPr>
      <w:bookmarkStart w:id="1082" w:name="_Toc183099294"/>
      <w:bookmarkStart w:id="1083" w:name="_Toc185323579"/>
      <w:ins w:id="1084" w:author="Dominic Stringer" w:date="2024-11-21T14:51:00Z" w16du:dateUtc="2024-11-21T14:51:00Z">
        <w:r w:rsidRPr="007829A2">
          <w:lastRenderedPageBreak/>
          <w:t>Quality Control and Quality Assurance</w:t>
        </w:r>
        <w:bookmarkEnd w:id="1082"/>
        <w:bookmarkEnd w:id="1083"/>
      </w:ins>
    </w:p>
    <w:p w14:paraId="488426AF" w14:textId="4CAF5D3A" w:rsidR="00826C40" w:rsidRPr="00524356" w:rsidRDefault="00F776A4" w:rsidP="00B57D1D">
      <w:pPr>
        <w:pStyle w:val="Heading2"/>
        <w:rPr>
          <w:ins w:id="1085" w:author="Dominic Stringer" w:date="2024-11-21T14:52:00Z" w16du:dateUtc="2024-11-21T14:52:00Z"/>
        </w:rPr>
      </w:pPr>
      <w:bookmarkStart w:id="1086" w:name="_Toc183099295"/>
      <w:bookmarkStart w:id="1087" w:name="_Toc185323580"/>
      <w:ins w:id="1088" w:author="Dominic Stringer" w:date="2024-11-21T14:51:00Z" w16du:dateUtc="2024-11-21T14:51:00Z">
        <w:r w:rsidRPr="00524356">
          <w:t>Quality control</w:t>
        </w:r>
      </w:ins>
      <w:bookmarkEnd w:id="1086"/>
      <w:bookmarkEnd w:id="1087"/>
    </w:p>
    <w:p w14:paraId="6447A923" w14:textId="317EAB60" w:rsidR="000E671C" w:rsidRPr="00FE7127" w:rsidRDefault="000E671C" w:rsidP="000E21A1">
      <w:pPr>
        <w:rPr>
          <w:ins w:id="1089" w:author="Dominic Stringer" w:date="2024-11-21T16:01:00Z" w16du:dateUtc="2024-11-21T16:01:00Z"/>
          <w:sz w:val="22"/>
          <w:szCs w:val="22"/>
        </w:rPr>
      </w:pPr>
      <w:ins w:id="1090" w:author="Dominic Stringer" w:date="2024-11-21T14:52:00Z" w16du:dateUtc="2024-11-21T14:52:00Z">
        <w:r w:rsidRPr="00FE7127">
          <w:rPr>
            <w:sz w:val="22"/>
            <w:szCs w:val="22"/>
          </w:rPr>
          <w:t xml:space="preserve">The junior statistician will carry out data checks on </w:t>
        </w:r>
      </w:ins>
      <w:ins w:id="1091" w:author="Dominic Stringer" w:date="2024-12-17T11:11:00Z" w16du:dateUtc="2024-12-17T11:11:00Z">
        <w:r w:rsidR="001412D1">
          <w:rPr>
            <w:sz w:val="22"/>
            <w:szCs w:val="22"/>
          </w:rPr>
          <w:t>trial</w:t>
        </w:r>
      </w:ins>
      <w:ins w:id="1092" w:author="Dominic Stringer" w:date="2024-11-21T14:52:00Z" w16du:dateUtc="2024-11-21T14:52:00Z">
        <w:r w:rsidRPr="00FE7127">
          <w:rPr>
            <w:sz w:val="22"/>
            <w:szCs w:val="22"/>
          </w:rPr>
          <w:t xml:space="preserve"> data prior to preparing DMEC reports </w:t>
        </w:r>
        <w:r w:rsidRPr="00F72B76">
          <w:rPr>
            <w:sz w:val="22"/>
            <w:szCs w:val="22"/>
            <w:highlight w:val="cyan"/>
          </w:rPr>
          <w:t>(as per KCTU Statistical SOP ST-01)</w:t>
        </w:r>
        <w:r w:rsidRPr="00FE7127">
          <w:rPr>
            <w:sz w:val="22"/>
            <w:szCs w:val="22"/>
          </w:rPr>
          <w:t xml:space="preserve"> and prior to final data lock. Generated data queries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ins>
    </w:p>
    <w:p w14:paraId="24E432C0" w14:textId="77777777" w:rsidR="0081678F" w:rsidRPr="00FE7127" w:rsidRDefault="0081678F" w:rsidP="000E21A1">
      <w:pPr>
        <w:rPr>
          <w:ins w:id="1093" w:author="Dominic Stringer" w:date="2024-11-21T16:01:00Z" w16du:dateUtc="2024-11-21T16:01:00Z"/>
          <w:sz w:val="22"/>
          <w:szCs w:val="22"/>
        </w:rPr>
      </w:pPr>
    </w:p>
    <w:p w14:paraId="2FB8C57B" w14:textId="1BC8E549" w:rsidR="0081678F" w:rsidRPr="00B52609" w:rsidRDefault="0081678F" w:rsidP="000E21A1">
      <w:pPr>
        <w:rPr>
          <w:ins w:id="1094" w:author="Dominic Stringer" w:date="2024-11-21T14:52:00Z" w16du:dateUtc="2024-11-21T14:52:00Z"/>
          <w:b/>
          <w:bCs/>
          <w:i/>
          <w:iCs/>
          <w:sz w:val="22"/>
          <w:szCs w:val="22"/>
        </w:rPr>
      </w:pPr>
      <w:ins w:id="1095" w:author="Dominic Stringer" w:date="2024-11-21T16:01:00Z" w16du:dateUtc="2024-11-21T16:01:00Z">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ins>
      <w:ins w:id="1096" w:author="Dominic Stringer" w:date="2024-11-28T13:26:00Z" w16du:dateUtc="2024-11-28T13:26:00Z">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ins>
    </w:p>
    <w:p w14:paraId="7DCCFFB0" w14:textId="77777777" w:rsidR="000E671C" w:rsidRPr="007829A2" w:rsidRDefault="000E671C" w:rsidP="000E21A1">
      <w:pPr>
        <w:rPr>
          <w:ins w:id="1097" w:author="Dominic Stringer" w:date="2024-11-21T14:51:00Z" w16du:dateUtc="2024-11-21T14:51:00Z"/>
        </w:rPr>
      </w:pPr>
    </w:p>
    <w:p w14:paraId="29FB78AC" w14:textId="4A75ADC9" w:rsidR="00F776A4" w:rsidRDefault="0013167F" w:rsidP="00B57D1D">
      <w:pPr>
        <w:pStyle w:val="Heading2"/>
        <w:rPr>
          <w:ins w:id="1098" w:author="Dominic Stringer" w:date="2024-11-21T16:58:00Z" w16du:dateUtc="2024-11-21T16:58:00Z"/>
        </w:rPr>
      </w:pPr>
      <w:bookmarkStart w:id="1099" w:name="_Toc183099296"/>
      <w:bookmarkStart w:id="1100" w:name="_Toc185323581"/>
      <w:ins w:id="1101" w:author="Dominic Stringer" w:date="2024-11-21T14:53:00Z" w16du:dateUtc="2024-11-21T14:53:00Z">
        <w:r w:rsidRPr="00524356">
          <w:t>Carrying out the final analysis</w:t>
        </w:r>
      </w:ins>
      <w:bookmarkEnd w:id="1099"/>
      <w:bookmarkEnd w:id="1100"/>
    </w:p>
    <w:p w14:paraId="41591237" w14:textId="5B67C01C" w:rsidR="0013167F" w:rsidRPr="00FE7127" w:rsidRDefault="0013167F" w:rsidP="000E21A1">
      <w:pPr>
        <w:rPr>
          <w:ins w:id="1102" w:author="Dominic Stringer" w:date="2024-11-21T16:02:00Z" w16du:dateUtc="2024-11-21T16:02:00Z"/>
          <w:sz w:val="22"/>
          <w:szCs w:val="22"/>
          <w:lang w:val="en-GB" w:eastAsia="en-GB"/>
        </w:rPr>
      </w:pPr>
      <w:ins w:id="1103" w:author="Dominic Stringer" w:date="2024-11-21T14:53:00Z" w16du:dateUtc="2024-11-21T14:53:00Z">
        <w:r w:rsidRPr="00FE7127">
          <w:rPr>
            <w:sz w:val="22"/>
            <w:szCs w:val="22"/>
            <w:lang w:val="en-GB" w:eastAsia="en-GB"/>
          </w:rPr>
          <w:t xml:space="preserve">For the final analysis, the Senior </w:t>
        </w:r>
      </w:ins>
      <w:ins w:id="1104" w:author="Dominic Stringer" w:date="2024-12-17T11:11:00Z" w16du:dateUtc="2024-12-17T11:11:00Z">
        <w:r w:rsidR="001412D1">
          <w:rPr>
            <w:sz w:val="22"/>
            <w:szCs w:val="22"/>
            <w:lang w:val="en-GB" w:eastAsia="en-GB"/>
          </w:rPr>
          <w:t>statistician</w:t>
        </w:r>
      </w:ins>
      <w:ins w:id="1105" w:author="Dominic Stringer" w:date="2024-11-21T14:53:00Z" w16du:dateUtc="2024-11-21T14:53:00Z">
        <w:r w:rsidRPr="00FE7127">
          <w:rPr>
            <w:sz w:val="22"/>
            <w:szCs w:val="22"/>
            <w:lang w:val="en-GB" w:eastAsia="en-GB"/>
          </w:rPr>
          <w:t xml:space="preserve"> will review the code (that will be written in such a way as to not unblind) but will not see results until finalisation of the analysis. </w:t>
        </w:r>
      </w:ins>
    </w:p>
    <w:p w14:paraId="3E412959" w14:textId="77777777" w:rsidR="00744326" w:rsidRPr="00FE7127" w:rsidRDefault="00744326" w:rsidP="000E21A1">
      <w:pPr>
        <w:rPr>
          <w:ins w:id="1106" w:author="Dominic Stringer" w:date="2024-11-21T14:53:00Z" w16du:dateUtc="2024-11-21T14:53:00Z"/>
          <w:sz w:val="22"/>
          <w:szCs w:val="22"/>
          <w:lang w:val="en-GB" w:eastAsia="en-GB"/>
        </w:rPr>
      </w:pPr>
    </w:p>
    <w:p w14:paraId="66CCD82D" w14:textId="5511C6D7" w:rsidR="00F776A4" w:rsidRPr="00FE7127" w:rsidDel="00DC0755" w:rsidRDefault="0013167F" w:rsidP="004A016C">
      <w:pPr>
        <w:rPr>
          <w:del w:id="1107" w:author="Dominic Stringer" w:date="2024-11-21T14:53:00Z" w16du:dateUtc="2024-11-21T14:53:00Z"/>
          <w:sz w:val="22"/>
          <w:szCs w:val="22"/>
          <w:lang w:val="en-GB" w:eastAsia="en-GB"/>
        </w:rPr>
      </w:pPr>
      <w:ins w:id="1108" w:author="Dominic Stringer" w:date="2024-11-21T14:53:00Z" w16du:dateUtc="2024-11-21T14:53:00Z">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ins>
    </w:p>
    <w:p w14:paraId="06961E76" w14:textId="77777777" w:rsidR="00DC0755" w:rsidRPr="007829A2" w:rsidRDefault="00DC0755" w:rsidP="000E21A1">
      <w:pPr>
        <w:rPr>
          <w:ins w:id="1109" w:author="Dominic Stringer" w:date="2024-11-21T14:53:00Z" w16du:dateUtc="2024-11-21T14:53:00Z"/>
          <w:lang w:val="en-GB" w:eastAsia="en-GB"/>
        </w:rPr>
      </w:pPr>
    </w:p>
    <w:p w14:paraId="024E137A" w14:textId="1831B23B" w:rsidR="00DC0755" w:rsidRDefault="00DC0755" w:rsidP="00B57D1D">
      <w:pPr>
        <w:pStyle w:val="Heading2"/>
        <w:rPr>
          <w:ins w:id="1110" w:author="Dominic Stringer" w:date="2024-11-21T16:58:00Z" w16du:dateUtc="2024-11-21T16:58:00Z"/>
        </w:rPr>
      </w:pPr>
      <w:bookmarkStart w:id="1111" w:name="_Toc183099297"/>
      <w:bookmarkStart w:id="1112" w:name="_Toc185323582"/>
      <w:ins w:id="1113" w:author="Dominic Stringer" w:date="2024-11-21T14:53:00Z" w16du:dateUtc="2024-11-21T14:53:00Z">
        <w:r w:rsidRPr="00524356">
          <w:t>Approval and version control of the SAP</w:t>
        </w:r>
      </w:ins>
      <w:bookmarkEnd w:id="1111"/>
      <w:bookmarkEnd w:id="1112"/>
    </w:p>
    <w:p w14:paraId="2B890184" w14:textId="02A63D92" w:rsidR="00DC0755" w:rsidRDefault="00DC0755" w:rsidP="000E21A1">
      <w:pPr>
        <w:rPr>
          <w:ins w:id="1114" w:author="Dominic Stringer" w:date="2024-11-26T11:12:00Z" w16du:dateUtc="2024-11-26T11:12:00Z"/>
          <w:sz w:val="22"/>
          <w:szCs w:val="22"/>
          <w:lang w:val="en-GB" w:eastAsia="en-GB"/>
        </w:rPr>
      </w:pPr>
      <w:ins w:id="1115" w:author="Dominic Stringer" w:date="2024-11-21T14:54:00Z" w16du:dateUtc="2024-11-21T14:54:00Z">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off of the SAP, if any changes are required, these will be decided by </w:t>
        </w:r>
        <w:r w:rsidRPr="00F02BA8">
          <w:rPr>
            <w:i/>
            <w:iCs/>
            <w:sz w:val="22"/>
            <w:szCs w:val="22"/>
            <w:highlight w:val="yellow"/>
            <w:lang w:val="en-GB" w:eastAsia="en-GB"/>
            <w:rPrChange w:id="1116" w:author="Dominic Stringer" w:date="2024-12-17T11:13:00Z" w16du:dateUtc="2024-12-17T11:13:00Z">
              <w:rPr>
                <w:sz w:val="22"/>
                <w:szCs w:val="22"/>
                <w:lang w:val="en-GB" w:eastAsia="en-GB"/>
              </w:rPr>
            </w:rPrChange>
          </w:rPr>
          <w:t>blinded</w:t>
        </w:r>
        <w:r w:rsidRPr="00F02BA8">
          <w:rPr>
            <w:i/>
            <w:iCs/>
            <w:sz w:val="22"/>
            <w:szCs w:val="22"/>
            <w:highlight w:val="yellow"/>
            <w:lang w:val="en-GB" w:eastAsia="en-GB"/>
            <w:rPrChange w:id="1117" w:author="Dominic Stringer" w:date="2024-12-17T11:12:00Z" w16du:dateUtc="2024-12-17T11:12:00Z">
              <w:rPr>
                <w:sz w:val="22"/>
                <w:szCs w:val="22"/>
                <w:lang w:val="en-GB" w:eastAsia="en-GB"/>
              </w:rPr>
            </w:rPrChange>
          </w:rPr>
          <w:t xml:space="preserve"> </w:t>
        </w:r>
      </w:ins>
      <w:ins w:id="1118" w:author="Dominic Stringer" w:date="2024-12-17T11:12:00Z" w16du:dateUtc="2024-12-17T11:12:00Z">
        <w:r w:rsidR="00F02BA8" w:rsidRPr="00F02BA8">
          <w:rPr>
            <w:i/>
            <w:iCs/>
            <w:sz w:val="22"/>
            <w:szCs w:val="22"/>
            <w:highlight w:val="yellow"/>
            <w:lang w:val="en-GB" w:eastAsia="en-GB"/>
            <w:rPrChange w:id="1119" w:author="Dominic Stringer" w:date="2024-12-17T11:12:00Z" w16du:dateUtc="2024-12-17T11:12:00Z">
              <w:rPr>
                <w:sz w:val="22"/>
                <w:szCs w:val="22"/>
                <w:lang w:val="en-GB" w:eastAsia="en-GB"/>
              </w:rPr>
            </w:rPrChange>
          </w:rPr>
          <w:t>statisticians</w:t>
        </w:r>
      </w:ins>
      <w:ins w:id="1120" w:author="Dominic Stringer" w:date="2024-11-21T14:54:00Z" w16du:dateUtc="2024-11-21T14:54:00Z">
        <w:r w:rsidRPr="00FE7127">
          <w:rPr>
            <w:sz w:val="22"/>
            <w:szCs w:val="22"/>
            <w:lang w:val="en-GB" w:eastAsia="en-GB"/>
          </w:rPr>
          <w:t xml:space="preserve"> so as to avoid any chance or appearance of introducing bias having seen unblinded data. A copy of the tracked changes version will be </w:t>
        </w:r>
      </w:ins>
      <w:ins w:id="1121" w:author="Dominic Stringer" w:date="2024-12-17T10:48:00Z" w16du:dateUtc="2024-12-17T10:48:00Z">
        <w:r w:rsidR="008D6D5E" w:rsidRPr="00FE7127">
          <w:rPr>
            <w:sz w:val="22"/>
            <w:szCs w:val="22"/>
            <w:lang w:val="en-GB" w:eastAsia="en-GB"/>
          </w:rPr>
          <w:t>retained,</w:t>
        </w:r>
      </w:ins>
      <w:ins w:id="1122" w:author="Dominic Stringer" w:date="2024-11-26T11:11:00Z" w16du:dateUtc="2024-11-26T11:11:00Z">
        <w:r w:rsidR="000E6449">
          <w:rPr>
            <w:sz w:val="22"/>
            <w:szCs w:val="22"/>
            <w:lang w:val="en-GB" w:eastAsia="en-GB"/>
          </w:rPr>
          <w:t xml:space="preserve"> and an</w:t>
        </w:r>
      </w:ins>
      <w:ins w:id="1123" w:author="Dominic Stringer" w:date="2024-11-21T14:54:00Z" w16du:dateUtc="2024-11-21T14:54:00Z">
        <w:r w:rsidRPr="00FE7127">
          <w:rPr>
            <w:sz w:val="22"/>
            <w:szCs w:val="22"/>
            <w:lang w:val="en-GB" w:eastAsia="en-GB"/>
          </w:rPr>
          <w:t xml:space="preserve"> updated version will be approved by the Chief Investigator, Senior Statistician and TSC chair. Any changes between versions will also be outlined in Section </w:t>
        </w:r>
      </w:ins>
      <w:ins w:id="1124" w:author="Dominic Stringer" w:date="2024-11-26T11:12:00Z" w16du:dateUtc="2024-11-26T11:12:00Z">
        <w:r w:rsidR="00854906">
          <w:rPr>
            <w:sz w:val="22"/>
            <w:szCs w:val="22"/>
            <w:lang w:val="en-GB" w:eastAsia="en-GB"/>
          </w:rPr>
          <w:fldChar w:fldCharType="begin"/>
        </w:r>
        <w:r w:rsidR="00854906">
          <w:rPr>
            <w:sz w:val="22"/>
            <w:szCs w:val="22"/>
            <w:lang w:val="en-GB" w:eastAsia="en-GB"/>
          </w:rPr>
          <w:instrText xml:space="preserve"> REF _Ref183511940 \r \h </w:instrText>
        </w:r>
      </w:ins>
      <w:r w:rsidR="00854906">
        <w:rPr>
          <w:sz w:val="22"/>
          <w:szCs w:val="22"/>
          <w:lang w:val="en-GB" w:eastAsia="en-GB"/>
        </w:rPr>
      </w:r>
      <w:r w:rsidR="00854906">
        <w:rPr>
          <w:sz w:val="22"/>
          <w:szCs w:val="22"/>
          <w:lang w:val="en-GB" w:eastAsia="en-GB"/>
        </w:rPr>
        <w:fldChar w:fldCharType="separate"/>
      </w:r>
      <w:proofErr w:type="spellStart"/>
      <w:ins w:id="1125" w:author="Dominic Stringer" w:date="2024-11-26T11:12:00Z" w16du:dateUtc="2024-11-26T11:12:00Z">
        <w:r w:rsidR="00854906">
          <w:rPr>
            <w:sz w:val="22"/>
            <w:szCs w:val="22"/>
            <w:lang w:val="en-GB" w:eastAsia="en-GB"/>
          </w:rPr>
          <w:t>i</w:t>
        </w:r>
        <w:proofErr w:type="spellEnd"/>
        <w:r w:rsidR="00854906">
          <w:rPr>
            <w:sz w:val="22"/>
            <w:szCs w:val="22"/>
            <w:lang w:val="en-GB" w:eastAsia="en-GB"/>
          </w:rPr>
          <w:fldChar w:fldCharType="end"/>
        </w:r>
      </w:ins>
      <w:ins w:id="1126" w:author="Dominic Stringer" w:date="2024-11-21T14:54:00Z" w16du:dateUtc="2024-11-21T14:54:00Z">
        <w:r w:rsidRPr="00FE7127">
          <w:rPr>
            <w:sz w:val="22"/>
            <w:szCs w:val="22"/>
            <w:lang w:val="en-GB" w:eastAsia="en-GB"/>
          </w:rPr>
          <w:t xml:space="preserve">. </w:t>
        </w:r>
      </w:ins>
    </w:p>
    <w:p w14:paraId="5A07470F" w14:textId="77777777" w:rsidR="00854906" w:rsidRPr="00FE7127" w:rsidRDefault="00854906" w:rsidP="000E21A1">
      <w:pPr>
        <w:rPr>
          <w:ins w:id="1127" w:author="Dominic Stringer" w:date="2024-11-21T14:54:00Z" w16du:dateUtc="2024-11-21T14:54:00Z"/>
          <w:sz w:val="22"/>
          <w:szCs w:val="22"/>
          <w:lang w:val="en-GB" w:eastAsia="en-GB"/>
        </w:rPr>
      </w:pPr>
    </w:p>
    <w:p w14:paraId="496BE18E" w14:textId="420D6D5D" w:rsidR="00DC0755" w:rsidRPr="00FE7127" w:rsidRDefault="00DC0755" w:rsidP="000E21A1">
      <w:pPr>
        <w:rPr>
          <w:ins w:id="1128" w:author="Dominic Stringer" w:date="2024-11-21T14:54:00Z" w16du:dateUtc="2024-11-21T14:54:00Z"/>
          <w:b/>
          <w:bCs/>
          <w:sz w:val="22"/>
          <w:szCs w:val="22"/>
        </w:rPr>
      </w:pPr>
      <w:ins w:id="1129" w:author="Dominic Stringer" w:date="2024-11-21T14:54:00Z" w16du:dateUtc="2024-11-21T14:54:00Z">
        <w:r w:rsidRPr="00FE7127">
          <w:rPr>
            <w:sz w:val="22"/>
            <w:szCs w:val="22"/>
            <w:lang w:val="en-GB" w:eastAsia="en-GB"/>
          </w:rPr>
          <w:t>The initial signed off version will be versioned as Version 1.0. Minor amendments following this should be versioned with sub-numbering e.g., Version 1.1</w:t>
        </w:r>
      </w:ins>
      <w:ins w:id="1130" w:author="Dominic Stringer" w:date="2024-12-17T11:15:00Z" w16du:dateUtc="2024-12-17T11:15:00Z">
        <w:r w:rsidR="007C534B">
          <w:rPr>
            <w:sz w:val="22"/>
            <w:szCs w:val="22"/>
            <w:lang w:val="en-GB" w:eastAsia="en-GB"/>
          </w:rPr>
          <w:t>.</w:t>
        </w:r>
      </w:ins>
    </w:p>
    <w:p w14:paraId="5C75D339" w14:textId="77777777" w:rsidR="00DC0755" w:rsidRPr="007829A2" w:rsidRDefault="00DC0755" w:rsidP="000E21A1">
      <w:pPr>
        <w:rPr>
          <w:ins w:id="1131" w:author="Dominic Stringer" w:date="2024-11-21T14:53:00Z" w16du:dateUtc="2024-11-21T14:53:00Z"/>
        </w:rPr>
      </w:pPr>
    </w:p>
    <w:p w14:paraId="2D2FBA23" w14:textId="683DE8B5" w:rsidR="00DC0755" w:rsidRDefault="00DC0755" w:rsidP="00B57D1D">
      <w:pPr>
        <w:pStyle w:val="Heading2"/>
        <w:rPr>
          <w:ins w:id="1132" w:author="Dominic Stringer" w:date="2024-11-21T16:58:00Z" w16du:dateUtc="2024-11-21T16:58:00Z"/>
        </w:rPr>
      </w:pPr>
      <w:bookmarkStart w:id="1133" w:name="_Toc183099298"/>
      <w:bookmarkStart w:id="1134" w:name="_Toc185323583"/>
      <w:ins w:id="1135" w:author="Dominic Stringer" w:date="2024-11-21T14:53:00Z" w16du:dateUtc="2024-11-21T14:53:00Z">
        <w:r w:rsidRPr="00524356">
          <w:t>Quality Assurance</w:t>
        </w:r>
      </w:ins>
      <w:bookmarkEnd w:id="1133"/>
      <w:bookmarkEnd w:id="1134"/>
    </w:p>
    <w:p w14:paraId="5B5B357C" w14:textId="4B353451" w:rsidR="002173D4" w:rsidRDefault="00DC0755" w:rsidP="000E21A1">
      <w:pPr>
        <w:rPr>
          <w:ins w:id="1136" w:author="Dominic Stringer" w:date="2024-12-17T11:14:00Z" w16du:dateUtc="2024-12-17T11:14:00Z"/>
          <w:highlight w:val="cyan"/>
        </w:rPr>
      </w:pPr>
      <w:ins w:id="1137" w:author="Dominic Stringer" w:date="2024-11-21T14:53:00Z" w16du:dateUtc="2024-11-21T14:53:00Z">
        <w:r w:rsidRPr="007829A2">
          <w:t xml:space="preserve">Quality assurance processes will be followed according to </w:t>
        </w:r>
        <w:r w:rsidRPr="00F72B76">
          <w:rPr>
            <w:highlight w:val="cyan"/>
          </w:rPr>
          <w:t>KCTU Statistical SOP ST-04 Statistical QA.</w:t>
        </w:r>
      </w:ins>
    </w:p>
    <w:p w14:paraId="5324EFCD" w14:textId="77777777" w:rsidR="002173D4" w:rsidRDefault="002173D4">
      <w:pPr>
        <w:rPr>
          <w:ins w:id="1138" w:author="Dominic Stringer" w:date="2024-12-17T11:14:00Z" w16du:dateUtc="2024-12-17T11:14:00Z"/>
          <w:highlight w:val="cyan"/>
        </w:rPr>
      </w:pPr>
      <w:ins w:id="1139" w:author="Dominic Stringer" w:date="2024-12-17T11:14:00Z" w16du:dateUtc="2024-12-17T11:14:00Z">
        <w:r>
          <w:rPr>
            <w:highlight w:val="cyan"/>
          </w:rPr>
          <w:br w:type="page"/>
        </w:r>
      </w:ins>
    </w:p>
    <w:p w14:paraId="32F9C493" w14:textId="6639FA9E" w:rsidR="001A29C3" w:rsidRPr="00816362" w:rsidRDefault="001A29C3" w:rsidP="000E21A1">
      <w:pPr>
        <w:pStyle w:val="Heading1"/>
      </w:pPr>
      <w:del w:id="1140" w:author="Dominic Stringer" w:date="2024-11-21T15:21:00Z" w16du:dateUtc="2024-11-21T15:21:00Z">
        <w:r w:rsidRPr="00816362" w:rsidDel="00CA312A">
          <w:lastRenderedPageBreak/>
          <w:delText>4.</w:delText>
        </w:r>
        <w:r w:rsidRPr="00816362" w:rsidDel="00CA312A">
          <w:tab/>
        </w:r>
      </w:del>
      <w:bookmarkStart w:id="1141" w:name="_Toc183099299"/>
      <w:bookmarkStart w:id="1142" w:name="_Toc185323584"/>
      <w:r w:rsidRPr="00816362">
        <w:t>Software</w:t>
      </w:r>
      <w:bookmarkEnd w:id="1141"/>
      <w:bookmarkEnd w:id="1142"/>
      <w:r w:rsidRPr="00816362">
        <w:fldChar w:fldCharType="begin"/>
      </w:r>
      <w:r w:rsidRPr="00816362">
        <w:instrText xml:space="preserve"> TC "</w:instrText>
      </w:r>
      <w:bookmarkStart w:id="1143" w:name="_Toc183094459"/>
      <w:r w:rsidRPr="00816362">
        <w:instrText>4.</w:instrText>
      </w:r>
      <w:r w:rsidRPr="00816362">
        <w:tab/>
        <w:instrText>Software</w:instrText>
      </w:r>
      <w:bookmarkEnd w:id="1143"/>
      <w:r w:rsidRPr="00816362">
        <w:instrText xml:space="preserve">" \f C \l "1" </w:instrText>
      </w:r>
      <w:r w:rsidRPr="00816362">
        <w:fldChar w:fldCharType="end"/>
      </w:r>
    </w:p>
    <w:p w14:paraId="24880E37" w14:textId="77777777" w:rsidR="00837469" w:rsidRDefault="001A29C3" w:rsidP="00B57D1D">
      <w:pPr>
        <w:pStyle w:val="Heading2"/>
        <w:rPr>
          <w:ins w:id="1144" w:author="Dominic Stringer" w:date="2024-11-22T13:17:00Z" w16du:dateUtc="2024-11-22T13:17:00Z"/>
        </w:rPr>
      </w:pPr>
      <w:bookmarkStart w:id="1145" w:name="_Toc185323585"/>
      <w:bookmarkStart w:id="1146" w:name="_Toc185323586"/>
      <w:bookmarkEnd w:id="1145"/>
      <w:r w:rsidRPr="00D61C37">
        <w:t>Data management</w:t>
      </w:r>
      <w:bookmarkEnd w:id="1146"/>
      <w:del w:id="1147" w:author="Dominic Stringer" w:date="2024-11-22T13:18:00Z" w16du:dateUtc="2024-11-22T13:18:00Z">
        <w:r w:rsidRPr="00D61C37" w:rsidDel="00D61C37">
          <w:delText>:</w:delText>
        </w:r>
      </w:del>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(include randomisation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77777777" w:rsidR="00D61C37" w:rsidRDefault="001A29C3" w:rsidP="000E21A1">
      <w:pPr>
        <w:rPr>
          <w:ins w:id="1148" w:author="Dominic Stringer" w:date="2024-11-22T13:17:00Z" w16du:dateUtc="2024-11-22T13:17:00Z"/>
          <w:sz w:val="22"/>
          <w:szCs w:val="22"/>
        </w:rPr>
      </w:pPr>
      <w:del w:id="1149" w:author="Dominic Stringer" w:date="2024-11-22T13:17:00Z" w16du:dateUtc="2024-11-22T13:17:00Z">
        <w:r w:rsidRPr="00FE7127" w:rsidDel="00D61C37">
          <w:rPr>
            <w:sz w:val="22"/>
            <w:szCs w:val="22"/>
          </w:rPr>
          <w:delText xml:space="preserve">Describe </w:delText>
        </w:r>
      </w:del>
    </w:p>
    <w:p w14:paraId="33787182" w14:textId="15FAB3EC" w:rsidR="00D61C37" w:rsidRDefault="001A29C3" w:rsidP="00B57D1D">
      <w:pPr>
        <w:pStyle w:val="Heading2"/>
        <w:rPr>
          <w:ins w:id="1150" w:author="Dominic Stringer" w:date="2024-11-22T13:17:00Z" w16du:dateUtc="2024-11-22T13:17:00Z"/>
          <w:sz w:val="22"/>
          <w:szCs w:val="22"/>
        </w:rPr>
      </w:pPr>
      <w:del w:id="1151" w:author="Dominic Stringer" w:date="2024-11-22T13:18:00Z" w16du:dateUtc="2024-11-22T13:18:00Z">
        <w:r w:rsidRPr="00D61C37" w:rsidDel="00D61C37">
          <w:delText xml:space="preserve">analysis </w:delText>
        </w:r>
      </w:del>
      <w:bookmarkStart w:id="1152" w:name="_Toc185323587"/>
      <w:ins w:id="1153" w:author="Dominic Stringer" w:date="2024-11-22T13:18:00Z" w16du:dateUtc="2024-11-22T13:18:00Z">
        <w:r w:rsidR="00D61C37">
          <w:t>A</w:t>
        </w:r>
        <w:r w:rsidR="00D61C37" w:rsidRPr="00D61C37">
          <w:t xml:space="preserve">nalysis </w:t>
        </w:r>
      </w:ins>
      <w:r w:rsidRPr="00D61C37">
        <w:t>software</w:t>
      </w:r>
      <w:bookmarkEnd w:id="1152"/>
      <w:ins w:id="1154" w:author="Dominic Stringer" w:date="2024-11-22T13:17:00Z" w16du:dateUtc="2024-11-22T13:17:00Z">
        <w:r w:rsidR="00D61C37" w:rsidRPr="00D61C37">
          <w:rPr>
            <w:sz w:val="22"/>
            <w:szCs w:val="22"/>
          </w:rPr>
          <w:t xml:space="preserve"> </w:t>
        </w:r>
      </w:ins>
    </w:p>
    <w:p w14:paraId="1E25FE44" w14:textId="02B302A6" w:rsidR="001A29C3" w:rsidRPr="00FE7127" w:rsidRDefault="00D61C37" w:rsidP="000E21A1">
      <w:pPr>
        <w:rPr>
          <w:i/>
          <w:iCs/>
          <w:sz w:val="22"/>
          <w:szCs w:val="22"/>
        </w:rPr>
      </w:pPr>
      <w:ins w:id="1155" w:author="Dominic Stringer" w:date="2024-11-22T13:17:00Z" w16du:dateUtc="2024-11-22T13:17:00Z">
        <w:r w:rsidRPr="00FE7127">
          <w:rPr>
            <w:i/>
            <w:iCs/>
            <w:sz w:val="22"/>
            <w:szCs w:val="22"/>
            <w:highlight w:val="yellow"/>
          </w:rPr>
          <w:t>Describe</w:t>
        </w:r>
      </w:ins>
      <w:ins w:id="1156" w:author="Dominic Stringer" w:date="2024-12-17T10:51:00Z" w16du:dateUtc="2024-12-17T10:51:00Z">
        <w:r w:rsidR="009F59FE">
          <w:rPr>
            <w:i/>
            <w:iCs/>
            <w:sz w:val="22"/>
            <w:szCs w:val="22"/>
            <w:highlight w:val="yellow"/>
          </w:rPr>
          <w:t xml:space="preserve"> software to be used</w:t>
        </w:r>
      </w:ins>
      <w:ins w:id="1157" w:author="Dominic Stringer" w:date="2024-11-22T13:17:00Z" w16du:dateUtc="2024-11-22T13:17:00Z">
        <w:r w:rsidRPr="00FE7127">
          <w:rPr>
            <w:i/>
            <w:iCs/>
            <w:sz w:val="22"/>
            <w:szCs w:val="22"/>
            <w:highlight w:val="yellow"/>
          </w:rPr>
          <w:t xml:space="preserve"> including version as well as any </w:t>
        </w:r>
      </w:ins>
      <w:ins w:id="1158" w:author="Dominic Stringer" w:date="2024-11-21T14:49:00Z" w16du:dateUtc="2024-11-21T14:49:00Z">
        <w:r w:rsidR="00C63F6F" w:rsidRPr="00FE7127">
          <w:rPr>
            <w:i/>
            <w:iCs/>
            <w:sz w:val="22"/>
            <w:szCs w:val="22"/>
            <w:highlight w:val="yellow"/>
          </w:rPr>
          <w:t>packages, especially any</w:t>
        </w:r>
      </w:ins>
      <w:ins w:id="1159" w:author="Dominic Stringer" w:date="2024-11-21T14:34:00Z" w16du:dateUtc="2024-11-21T14:34:00Z">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w:t>
        </w:r>
      </w:ins>
      <w:ins w:id="1160" w:author="Dominic Stringer" w:date="2024-11-21T14:35:00Z" w16du:dateUtc="2024-11-21T14:35:00Z">
        <w:r w:rsidR="00AB1397" w:rsidRPr="00FE7127">
          <w:rPr>
            <w:i/>
            <w:iCs/>
            <w:sz w:val="22"/>
            <w:szCs w:val="22"/>
            <w:highlight w:val="yellow"/>
          </w:rPr>
          <w:t xml:space="preserve"> (with references).</w:t>
        </w:r>
      </w:ins>
      <w:del w:id="1161" w:author="Dominic Stringer" w:date="2024-11-21T14:34:00Z" w16du:dateUtc="2024-11-21T14:34:00Z">
        <w:r w:rsidR="001A29C3" w:rsidRPr="00FE7127" w:rsidDel="00987C80">
          <w:rPr>
            <w:i/>
            <w:iCs/>
            <w:sz w:val="22"/>
            <w:szCs w:val="22"/>
            <w:highlight w:val="yellow"/>
          </w:rPr>
          <w:delText>.</w:delText>
        </w:r>
      </w:del>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5"/>
          <w:headerReference w:type="default" r:id="rId16"/>
          <w:footerReference w:type="default" r:id="rId17"/>
          <w:headerReference w:type="first" r:id="rId18"/>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rPr>
          <w:ins w:id="1166" w:author="Dominic Stringer" w:date="2024-11-21T13:43:00Z" w16du:dateUtc="2024-11-21T13:43:00Z"/>
        </w:rPr>
      </w:pPr>
      <w:bookmarkStart w:id="1167" w:name="_Toc183099300"/>
      <w:bookmarkStart w:id="1168" w:name="_Toc185323588"/>
      <w:ins w:id="1169" w:author="Dominic Stringer" w:date="2024-11-21T13:48:00Z" w16du:dateUtc="2024-11-21T13:48:00Z">
        <w:r w:rsidRPr="00816362">
          <w:t>Scoring</w:t>
        </w:r>
      </w:ins>
      <w:ins w:id="1170" w:author="Dominic Stringer" w:date="2024-11-21T13:42:00Z" w16du:dateUtc="2024-11-21T13:42:00Z">
        <w:r w:rsidRPr="00816362">
          <w:t xml:space="preserve"> of outcome measures</w:t>
        </w:r>
      </w:ins>
      <w:bookmarkEnd w:id="1167"/>
      <w:bookmarkEnd w:id="1168"/>
    </w:p>
    <w:p w14:paraId="0CDF7322" w14:textId="77777777" w:rsidR="00262D66" w:rsidRPr="000E21A1" w:rsidRDefault="00262D66" w:rsidP="000E21A1">
      <w:pPr>
        <w:rPr>
          <w:ins w:id="1171" w:author="Dominic Stringer" w:date="2024-11-21T13:43:00Z" w16du:dateUtc="2024-11-21T13:43:00Z"/>
          <w:lang w:val="en-GB"/>
        </w:rPr>
      </w:pPr>
    </w:p>
    <w:tbl>
      <w:tblPr>
        <w:tblW w:w="14174"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033B9">
        <w:trPr>
          <w:trHeight w:val="315"/>
          <w:ins w:id="1172" w:author="Dominic Stringer" w:date="2024-11-21T13:43:00Z"/>
        </w:trPr>
        <w:tc>
          <w:tcPr>
            <w:tcW w:w="1696" w:type="dxa"/>
            <w:noWrap/>
            <w:vAlign w:val="center"/>
            <w:hideMark/>
          </w:tcPr>
          <w:p w14:paraId="536004E3" w14:textId="0DE080A7" w:rsidR="00262D66" w:rsidRPr="00F72B76" w:rsidRDefault="00262D66" w:rsidP="00F72B76">
            <w:pPr>
              <w:jc w:val="center"/>
              <w:rPr>
                <w:ins w:id="1173" w:author="Dominic Stringer" w:date="2024-11-21T13:43:00Z" w16du:dateUtc="2024-11-21T13:43:00Z"/>
                <w:b/>
                <w:bCs/>
                <w:sz w:val="22"/>
                <w:szCs w:val="22"/>
                <w:lang w:eastAsia="en-GB"/>
              </w:rPr>
            </w:pPr>
            <w:ins w:id="1174" w:author="Dominic Stringer" w:date="2024-11-21T13:43:00Z" w16du:dateUtc="2024-11-21T13:43:00Z">
              <w:r w:rsidRPr="00F72B76">
                <w:rPr>
                  <w:b/>
                  <w:bCs/>
                  <w:sz w:val="22"/>
                  <w:szCs w:val="22"/>
                  <w:lang w:eastAsia="en-GB"/>
                </w:rPr>
                <w:t>Outcome</w:t>
              </w:r>
            </w:ins>
            <w:ins w:id="1175" w:author="Dominic Stringer" w:date="2024-11-21T15:56:00Z" w16du:dateUtc="2024-11-21T15:56:00Z">
              <w:r w:rsidR="00E4281C" w:rsidRPr="00F72B76">
                <w:rPr>
                  <w:b/>
                  <w:bCs/>
                  <w:sz w:val="22"/>
                  <w:szCs w:val="22"/>
                  <w:lang w:eastAsia="en-GB"/>
                </w:rPr>
                <w:t xml:space="preserve"> type (Primary/Secondary </w:t>
              </w:r>
            </w:ins>
            <w:ins w:id="1176" w:author="Dominic Stringer" w:date="2024-11-21T15:57:00Z" w16du:dateUtc="2024-11-21T15:57:00Z">
              <w:r w:rsidR="00246F13" w:rsidRPr="00F72B76">
                <w:rPr>
                  <w:b/>
                  <w:bCs/>
                  <w:sz w:val="22"/>
                  <w:szCs w:val="22"/>
                  <w:lang w:eastAsia="en-GB"/>
                </w:rPr>
                <w:t>etc.</w:t>
              </w:r>
            </w:ins>
            <w:ins w:id="1177" w:author="Dominic Stringer" w:date="2024-11-21T15:56:00Z" w16du:dateUtc="2024-11-21T15:56:00Z">
              <w:r w:rsidR="00E4281C" w:rsidRPr="00F72B76">
                <w:rPr>
                  <w:b/>
                  <w:bCs/>
                  <w:sz w:val="22"/>
                  <w:szCs w:val="22"/>
                  <w:lang w:eastAsia="en-GB"/>
                </w:rPr>
                <w:t>)</w:t>
              </w:r>
            </w:ins>
          </w:p>
        </w:tc>
        <w:tc>
          <w:tcPr>
            <w:tcW w:w="1928" w:type="dxa"/>
            <w:noWrap/>
            <w:vAlign w:val="center"/>
            <w:hideMark/>
          </w:tcPr>
          <w:p w14:paraId="25A85AB3" w14:textId="77777777" w:rsidR="00262D66" w:rsidRPr="00F72B76" w:rsidRDefault="00262D66" w:rsidP="00F72B76">
            <w:pPr>
              <w:jc w:val="center"/>
              <w:rPr>
                <w:ins w:id="1178" w:author="Dominic Stringer" w:date="2024-11-21T13:43:00Z" w16du:dateUtc="2024-11-21T13:43:00Z"/>
                <w:b/>
                <w:bCs/>
                <w:sz w:val="22"/>
                <w:szCs w:val="22"/>
                <w:lang w:eastAsia="en-GB"/>
              </w:rPr>
            </w:pPr>
            <w:ins w:id="1179" w:author="Dominic Stringer" w:date="2024-11-21T13:43:00Z" w16du:dateUtc="2024-11-21T13:43:00Z">
              <w:r w:rsidRPr="00F72B76">
                <w:rPr>
                  <w:b/>
                  <w:bCs/>
                  <w:sz w:val="22"/>
                  <w:szCs w:val="22"/>
                  <w:lang w:eastAsia="en-GB"/>
                </w:rPr>
                <w:t>Title</w:t>
              </w:r>
            </w:ins>
          </w:p>
        </w:tc>
        <w:tc>
          <w:tcPr>
            <w:tcW w:w="1916" w:type="dxa"/>
            <w:noWrap/>
            <w:vAlign w:val="center"/>
            <w:hideMark/>
          </w:tcPr>
          <w:p w14:paraId="46AC3D86" w14:textId="77777777" w:rsidR="00262D66" w:rsidRPr="00F72B76" w:rsidRDefault="00262D66" w:rsidP="00F72B76">
            <w:pPr>
              <w:jc w:val="center"/>
              <w:rPr>
                <w:ins w:id="1180" w:author="Dominic Stringer" w:date="2024-11-21T13:43:00Z" w16du:dateUtc="2024-11-21T13:43:00Z"/>
                <w:b/>
                <w:bCs/>
                <w:sz w:val="22"/>
                <w:szCs w:val="22"/>
                <w:lang w:eastAsia="en-GB"/>
              </w:rPr>
            </w:pPr>
            <w:ins w:id="1181" w:author="Dominic Stringer" w:date="2024-11-21T13:43:00Z" w16du:dateUtc="2024-11-21T13:43:00Z">
              <w:r w:rsidRPr="00F72B76">
                <w:rPr>
                  <w:b/>
                  <w:bCs/>
                  <w:sz w:val="22"/>
                  <w:szCs w:val="22"/>
                  <w:lang w:eastAsia="en-GB"/>
                </w:rPr>
                <w:t>Scoring present?</w:t>
              </w:r>
            </w:ins>
          </w:p>
        </w:tc>
        <w:tc>
          <w:tcPr>
            <w:tcW w:w="1871" w:type="dxa"/>
            <w:noWrap/>
            <w:vAlign w:val="center"/>
            <w:hideMark/>
          </w:tcPr>
          <w:p w14:paraId="58C115DE" w14:textId="77777777" w:rsidR="00262D66" w:rsidRPr="00F72B76" w:rsidRDefault="00262D66" w:rsidP="00F72B76">
            <w:pPr>
              <w:jc w:val="center"/>
              <w:rPr>
                <w:ins w:id="1182" w:author="Dominic Stringer" w:date="2024-11-21T13:43:00Z" w16du:dateUtc="2024-11-21T13:43:00Z"/>
                <w:b/>
                <w:bCs/>
                <w:sz w:val="22"/>
                <w:szCs w:val="22"/>
                <w:lang w:eastAsia="en-GB"/>
              </w:rPr>
            </w:pPr>
            <w:ins w:id="1183" w:author="Dominic Stringer" w:date="2024-11-21T13:43:00Z" w16du:dateUtc="2024-11-21T13:43:00Z">
              <w:r w:rsidRPr="00F72B76">
                <w:rPr>
                  <w:b/>
                  <w:bCs/>
                  <w:sz w:val="22"/>
                  <w:szCs w:val="22"/>
                  <w:lang w:eastAsia="en-GB"/>
                </w:rPr>
                <w:t>Timescale</w:t>
              </w:r>
            </w:ins>
          </w:p>
        </w:tc>
        <w:tc>
          <w:tcPr>
            <w:tcW w:w="1175" w:type="dxa"/>
            <w:noWrap/>
            <w:vAlign w:val="center"/>
            <w:hideMark/>
          </w:tcPr>
          <w:p w14:paraId="0270DDD6" w14:textId="77777777" w:rsidR="00262D66" w:rsidRPr="00F72B76" w:rsidRDefault="00262D66" w:rsidP="00F72B76">
            <w:pPr>
              <w:jc w:val="center"/>
              <w:rPr>
                <w:ins w:id="1184" w:author="Dominic Stringer" w:date="2024-11-21T13:43:00Z" w16du:dateUtc="2024-11-21T13:43:00Z"/>
                <w:b/>
                <w:bCs/>
                <w:sz w:val="22"/>
                <w:szCs w:val="22"/>
                <w:lang w:eastAsia="en-GB"/>
              </w:rPr>
            </w:pPr>
            <w:ins w:id="1185" w:author="Dominic Stringer" w:date="2024-11-21T13:43:00Z" w16du:dateUtc="2024-11-21T13:43:00Z">
              <w:r w:rsidRPr="00F72B76">
                <w:rPr>
                  <w:b/>
                  <w:bCs/>
                  <w:sz w:val="22"/>
                  <w:szCs w:val="22"/>
                  <w:lang w:eastAsia="en-GB"/>
                </w:rPr>
                <w:t>Items</w:t>
              </w:r>
            </w:ins>
          </w:p>
        </w:tc>
        <w:tc>
          <w:tcPr>
            <w:tcW w:w="2835" w:type="dxa"/>
            <w:noWrap/>
            <w:vAlign w:val="center"/>
            <w:hideMark/>
          </w:tcPr>
          <w:p w14:paraId="3EFB1BB5" w14:textId="77777777" w:rsidR="00262D66" w:rsidRPr="00F72B76" w:rsidRDefault="00262D66" w:rsidP="00F72B76">
            <w:pPr>
              <w:jc w:val="center"/>
              <w:rPr>
                <w:ins w:id="1186" w:author="Dominic Stringer" w:date="2024-11-21T13:43:00Z" w16du:dateUtc="2024-11-21T13:43:00Z"/>
                <w:b/>
                <w:bCs/>
                <w:sz w:val="22"/>
                <w:szCs w:val="22"/>
                <w:lang w:eastAsia="en-GB"/>
              </w:rPr>
            </w:pPr>
            <w:ins w:id="1187" w:author="Dominic Stringer" w:date="2024-11-21T13:43:00Z" w16du:dateUtc="2024-11-21T13:43:00Z">
              <w:r w:rsidRPr="00F72B76">
                <w:rPr>
                  <w:b/>
                  <w:bCs/>
                  <w:sz w:val="22"/>
                  <w:szCs w:val="22"/>
                  <w:lang w:eastAsia="en-GB"/>
                </w:rPr>
                <w:t>Scoring description</w:t>
              </w:r>
            </w:ins>
          </w:p>
        </w:tc>
        <w:tc>
          <w:tcPr>
            <w:tcW w:w="1354" w:type="dxa"/>
            <w:noWrap/>
            <w:vAlign w:val="center"/>
            <w:hideMark/>
          </w:tcPr>
          <w:p w14:paraId="4262B4BD" w14:textId="2FD459B0" w:rsidR="00262D66" w:rsidRPr="00F72B76" w:rsidRDefault="008033B9" w:rsidP="00F72B76">
            <w:pPr>
              <w:jc w:val="center"/>
              <w:rPr>
                <w:ins w:id="1188" w:author="Dominic Stringer" w:date="2024-11-21T13:43:00Z" w16du:dateUtc="2024-11-21T13:43:00Z"/>
                <w:b/>
                <w:bCs/>
                <w:sz w:val="22"/>
                <w:szCs w:val="22"/>
                <w:lang w:eastAsia="en-GB"/>
              </w:rPr>
            </w:pPr>
            <w:ins w:id="1189" w:author="Dominic Stringer" w:date="2024-11-21T15:56:00Z" w16du:dateUtc="2024-11-21T15:56:00Z">
              <w:r w:rsidRPr="00F72B76">
                <w:rPr>
                  <w:b/>
                  <w:bCs/>
                  <w:sz w:val="22"/>
                  <w:szCs w:val="22"/>
                  <w:lang w:eastAsia="en-GB"/>
                </w:rPr>
                <w:t>How to handle missing items</w:t>
              </w:r>
            </w:ins>
          </w:p>
        </w:tc>
        <w:tc>
          <w:tcPr>
            <w:tcW w:w="1399" w:type="dxa"/>
            <w:noWrap/>
            <w:vAlign w:val="center"/>
            <w:hideMark/>
          </w:tcPr>
          <w:p w14:paraId="658E79C5" w14:textId="77777777" w:rsidR="00262D66" w:rsidRPr="00F72B76" w:rsidRDefault="00262D66" w:rsidP="00F72B76">
            <w:pPr>
              <w:jc w:val="center"/>
              <w:rPr>
                <w:ins w:id="1190" w:author="Dominic Stringer" w:date="2024-11-21T15:56:00Z" w16du:dateUtc="2024-11-21T15:56:00Z"/>
                <w:b/>
                <w:bCs/>
                <w:sz w:val="22"/>
                <w:szCs w:val="22"/>
                <w:lang w:eastAsia="en-GB"/>
              </w:rPr>
            </w:pPr>
            <w:ins w:id="1191" w:author="Dominic Stringer" w:date="2024-11-21T13:43:00Z" w16du:dateUtc="2024-11-21T13:43:00Z">
              <w:r w:rsidRPr="00F72B76">
                <w:rPr>
                  <w:b/>
                  <w:bCs/>
                  <w:sz w:val="22"/>
                  <w:szCs w:val="22"/>
                  <w:lang w:eastAsia="en-GB"/>
                </w:rPr>
                <w:t>Interpretation</w:t>
              </w:r>
            </w:ins>
          </w:p>
          <w:p w14:paraId="5FBC9A2A" w14:textId="15FC1CC8" w:rsidR="008033B9" w:rsidRPr="00F72B76" w:rsidRDefault="008033B9" w:rsidP="00F72B76">
            <w:pPr>
              <w:jc w:val="center"/>
              <w:rPr>
                <w:ins w:id="1192" w:author="Dominic Stringer" w:date="2024-11-21T13:43:00Z" w16du:dateUtc="2024-11-21T13:43:00Z"/>
                <w:b/>
                <w:bCs/>
                <w:sz w:val="22"/>
                <w:szCs w:val="22"/>
                <w:lang w:eastAsia="en-GB"/>
              </w:rPr>
            </w:pPr>
            <w:ins w:id="1193" w:author="Dominic Stringer" w:date="2024-11-21T15:56:00Z" w16du:dateUtc="2024-11-21T15:56:00Z">
              <w:r w:rsidRPr="00F72B76">
                <w:rPr>
                  <w:b/>
                  <w:bCs/>
                  <w:sz w:val="22"/>
                  <w:szCs w:val="22"/>
                  <w:lang w:eastAsia="en-GB"/>
                </w:rPr>
                <w:t>(direction)</w:t>
              </w:r>
            </w:ins>
          </w:p>
        </w:tc>
      </w:tr>
      <w:tr w:rsidR="008033B9" w:rsidRPr="00524356" w14:paraId="7D5303C9" w14:textId="77777777" w:rsidTr="008033B9">
        <w:trPr>
          <w:trHeight w:val="315"/>
          <w:ins w:id="1194" w:author="Dominic Stringer" w:date="2024-11-21T15:56:00Z"/>
        </w:trPr>
        <w:tc>
          <w:tcPr>
            <w:tcW w:w="1696" w:type="dxa"/>
            <w:noWrap/>
            <w:vAlign w:val="center"/>
          </w:tcPr>
          <w:p w14:paraId="50E32C0F" w14:textId="77777777" w:rsidR="008033B9" w:rsidRPr="00524356" w:rsidRDefault="008033B9" w:rsidP="000E21A1">
            <w:pPr>
              <w:rPr>
                <w:ins w:id="1195" w:author="Dominic Stringer" w:date="2024-11-21T15:56:00Z" w16du:dateUtc="2024-11-21T15:56:00Z"/>
                <w:lang w:eastAsia="en-GB"/>
              </w:rPr>
            </w:pPr>
          </w:p>
        </w:tc>
        <w:tc>
          <w:tcPr>
            <w:tcW w:w="1928" w:type="dxa"/>
            <w:noWrap/>
            <w:vAlign w:val="center"/>
          </w:tcPr>
          <w:p w14:paraId="361E25A0" w14:textId="77777777" w:rsidR="008033B9" w:rsidRPr="00524356" w:rsidRDefault="008033B9" w:rsidP="000E21A1">
            <w:pPr>
              <w:rPr>
                <w:ins w:id="1196" w:author="Dominic Stringer" w:date="2024-11-21T15:56:00Z" w16du:dateUtc="2024-11-21T15:56:00Z"/>
                <w:lang w:eastAsia="en-GB"/>
              </w:rPr>
            </w:pPr>
          </w:p>
        </w:tc>
        <w:tc>
          <w:tcPr>
            <w:tcW w:w="1916" w:type="dxa"/>
            <w:noWrap/>
            <w:vAlign w:val="center"/>
          </w:tcPr>
          <w:p w14:paraId="3D962D5D" w14:textId="77777777" w:rsidR="008033B9" w:rsidRPr="00524356" w:rsidRDefault="008033B9" w:rsidP="000E21A1">
            <w:pPr>
              <w:rPr>
                <w:ins w:id="1197" w:author="Dominic Stringer" w:date="2024-11-21T15:56:00Z" w16du:dateUtc="2024-11-21T15:56:00Z"/>
                <w:lang w:eastAsia="en-GB"/>
              </w:rPr>
            </w:pPr>
          </w:p>
        </w:tc>
        <w:tc>
          <w:tcPr>
            <w:tcW w:w="1871" w:type="dxa"/>
            <w:noWrap/>
            <w:vAlign w:val="center"/>
          </w:tcPr>
          <w:p w14:paraId="45571224" w14:textId="77777777" w:rsidR="008033B9" w:rsidRPr="00524356" w:rsidRDefault="008033B9" w:rsidP="000E21A1">
            <w:pPr>
              <w:rPr>
                <w:ins w:id="1198" w:author="Dominic Stringer" w:date="2024-11-21T15:56:00Z" w16du:dateUtc="2024-11-21T15:56:00Z"/>
                <w:lang w:eastAsia="en-GB"/>
              </w:rPr>
            </w:pPr>
          </w:p>
        </w:tc>
        <w:tc>
          <w:tcPr>
            <w:tcW w:w="1175" w:type="dxa"/>
            <w:noWrap/>
            <w:vAlign w:val="center"/>
          </w:tcPr>
          <w:p w14:paraId="385FC240" w14:textId="77777777" w:rsidR="008033B9" w:rsidRPr="00524356" w:rsidRDefault="008033B9" w:rsidP="000E21A1">
            <w:pPr>
              <w:rPr>
                <w:ins w:id="1199" w:author="Dominic Stringer" w:date="2024-11-21T15:56:00Z" w16du:dateUtc="2024-11-21T15:56:00Z"/>
                <w:lang w:eastAsia="en-GB"/>
              </w:rPr>
            </w:pPr>
          </w:p>
        </w:tc>
        <w:tc>
          <w:tcPr>
            <w:tcW w:w="2835" w:type="dxa"/>
            <w:noWrap/>
            <w:vAlign w:val="center"/>
          </w:tcPr>
          <w:p w14:paraId="4CABDC8D" w14:textId="77777777" w:rsidR="008033B9" w:rsidRPr="00524356" w:rsidRDefault="008033B9" w:rsidP="000E21A1">
            <w:pPr>
              <w:rPr>
                <w:ins w:id="1200" w:author="Dominic Stringer" w:date="2024-11-21T15:56:00Z" w16du:dateUtc="2024-11-21T15:56:00Z"/>
                <w:lang w:eastAsia="en-GB"/>
              </w:rPr>
            </w:pPr>
          </w:p>
        </w:tc>
        <w:tc>
          <w:tcPr>
            <w:tcW w:w="1354" w:type="dxa"/>
            <w:noWrap/>
            <w:vAlign w:val="center"/>
          </w:tcPr>
          <w:p w14:paraId="7838FC1D" w14:textId="77777777" w:rsidR="008033B9" w:rsidRPr="00524356" w:rsidRDefault="008033B9" w:rsidP="000E21A1">
            <w:pPr>
              <w:rPr>
                <w:ins w:id="1201" w:author="Dominic Stringer" w:date="2024-11-21T15:56:00Z" w16du:dateUtc="2024-11-21T15:56:00Z"/>
                <w:lang w:eastAsia="en-GB"/>
              </w:rPr>
            </w:pPr>
          </w:p>
        </w:tc>
        <w:tc>
          <w:tcPr>
            <w:tcW w:w="1399" w:type="dxa"/>
            <w:noWrap/>
            <w:vAlign w:val="center"/>
          </w:tcPr>
          <w:p w14:paraId="3D2CDE25" w14:textId="77777777" w:rsidR="008033B9" w:rsidRPr="00524356" w:rsidRDefault="008033B9" w:rsidP="000E21A1">
            <w:pPr>
              <w:rPr>
                <w:ins w:id="1202" w:author="Dominic Stringer" w:date="2024-11-21T15:56:00Z" w16du:dateUtc="2024-11-21T15:56:00Z"/>
                <w:lang w:eastAsia="en-GB"/>
              </w:rPr>
            </w:pPr>
          </w:p>
        </w:tc>
      </w:tr>
    </w:tbl>
    <w:p w14:paraId="0ED3EA92" w14:textId="2ABEF8F8" w:rsidR="009A4FB2" w:rsidRPr="00524356" w:rsidRDefault="009A4FB2" w:rsidP="000E21A1">
      <w:pPr>
        <w:rPr>
          <w:ins w:id="1203" w:author="Dominic Stringer" w:date="2024-11-21T15:26:00Z" w16du:dateUtc="2024-11-21T15:26:00Z"/>
          <w:lang w:val="en-GB"/>
        </w:rPr>
      </w:pPr>
    </w:p>
    <w:p w14:paraId="17BC744A" w14:textId="133CBEFA" w:rsidR="008033B9" w:rsidRPr="00B52609" w:rsidRDefault="003E6147" w:rsidP="000E21A1">
      <w:pPr>
        <w:rPr>
          <w:ins w:id="1204" w:author="Dominic Stringer" w:date="2024-11-22T13:27:00Z" w16du:dateUtc="2024-11-22T13:27:00Z"/>
          <w:i/>
          <w:iCs/>
          <w:lang w:val="en-GB"/>
        </w:rPr>
      </w:pPr>
      <w:ins w:id="1205" w:author="Dominic Stringer" w:date="2024-11-22T13:27:00Z" w16du:dateUtc="2024-11-22T13:27:00Z">
        <w:r w:rsidRPr="00B52609">
          <w:rPr>
            <w:i/>
            <w:iCs/>
            <w:highlight w:val="yellow"/>
            <w:lang w:val="en-GB"/>
          </w:rPr>
          <w:t>Additional notes</w:t>
        </w:r>
      </w:ins>
      <w:ins w:id="1206" w:author="Dominic Stringer" w:date="2024-11-22T13:28:00Z" w16du:dateUtc="2024-11-22T13:28:00Z">
        <w:r w:rsidRPr="00B52609">
          <w:rPr>
            <w:i/>
            <w:iCs/>
            <w:highlight w:val="yellow"/>
            <w:lang w:val="en-GB"/>
          </w:rPr>
          <w:t xml:space="preserve"> on scoring</w:t>
        </w:r>
      </w:ins>
      <w:ins w:id="1207" w:author="Dominic Stringer" w:date="2024-11-22T13:27:00Z" w16du:dateUtc="2024-11-22T13:27:00Z">
        <w:r w:rsidRPr="00B52609">
          <w:rPr>
            <w:i/>
            <w:iCs/>
            <w:highlight w:val="yellow"/>
            <w:lang w:val="en-GB"/>
          </w:rPr>
          <w:t xml:space="preserve"> in text</w:t>
        </w:r>
      </w:ins>
      <w:ins w:id="1208" w:author="Dominic Stringer" w:date="2024-11-22T13:28:00Z" w16du:dateUtc="2024-11-22T13:28:00Z">
        <w:r w:rsidRPr="00B52609">
          <w:rPr>
            <w:i/>
            <w:iCs/>
            <w:highlight w:val="yellow"/>
            <w:lang w:val="en-GB"/>
          </w:rPr>
          <w:t xml:space="preserve">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ins>
      <w:ins w:id="1209" w:author="Dominic Stringer" w:date="2024-11-28T13:19:00Z" w16du:dateUtc="2024-11-28T13:19:00Z">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detail needs to be provided in order for the reader to understand how the scores or results are to be calculated for each outcome.</w:t>
        </w:r>
        <w:r w:rsidR="00DA7828">
          <w:t xml:space="preserve"> </w:t>
        </w:r>
      </w:ins>
      <w:ins w:id="1210" w:author="Dominic Stringer" w:date="2024-11-21T15:26:00Z" w16du:dateUtc="2024-11-21T15:26:00Z">
        <w:r w:rsidR="009A4FB2" w:rsidRPr="00B52609">
          <w:rPr>
            <w:i/>
            <w:iCs/>
            <w:lang w:val="en-GB"/>
          </w:rPr>
          <w:br w:type="page"/>
        </w:r>
      </w:ins>
    </w:p>
    <w:p w14:paraId="2599153D" w14:textId="77777777" w:rsidR="003E6147" w:rsidRPr="00524356" w:rsidRDefault="003E6147" w:rsidP="000E21A1">
      <w:pPr>
        <w:rPr>
          <w:ins w:id="1211" w:author="Dominic Stringer" w:date="2024-11-21T15:55:00Z" w16du:dateUtc="2024-11-21T15:55:00Z"/>
          <w:lang w:val="en-GB"/>
        </w:rPr>
        <w:sectPr w:rsidR="003E6147" w:rsidRPr="00524356" w:rsidSect="007829A2">
          <w:pgSz w:w="15840" w:h="12240" w:orient="landscape"/>
          <w:pgMar w:top="1247" w:right="1531" w:bottom="1247" w:left="1440" w:header="964" w:footer="0" w:gutter="0"/>
          <w:cols w:space="708"/>
          <w:docGrid w:linePitch="360"/>
        </w:sectPr>
      </w:pPr>
    </w:p>
    <w:p w14:paraId="7B620527" w14:textId="77777777" w:rsidR="009A4FB2" w:rsidRPr="00524356" w:rsidRDefault="009A4FB2" w:rsidP="000E21A1">
      <w:pPr>
        <w:rPr>
          <w:ins w:id="1212" w:author="Dominic Stringer" w:date="2024-11-21T15:26:00Z" w16du:dateUtc="2024-11-21T15:26:00Z"/>
          <w:lang w:val="en-GB"/>
        </w:rPr>
      </w:pPr>
    </w:p>
    <w:p w14:paraId="1065C18D" w14:textId="77777777" w:rsidR="00262D66" w:rsidRPr="00FE7127" w:rsidRDefault="00262D66" w:rsidP="007829A2">
      <w:pPr>
        <w:rPr>
          <w:lang w:val="en-GB"/>
        </w:rPr>
      </w:pPr>
    </w:p>
    <w:p w14:paraId="3CAB9C4F" w14:textId="30EDD2DE" w:rsidR="001A29C3" w:rsidRPr="00816362" w:rsidRDefault="009A4FB2" w:rsidP="000E21A1">
      <w:pPr>
        <w:pStyle w:val="Heading1"/>
      </w:pPr>
      <w:bookmarkStart w:id="1213" w:name="_Toc183099301"/>
      <w:bookmarkStart w:id="1214" w:name="_Toc185323589"/>
      <w:ins w:id="1215" w:author="Dominic Stringer" w:date="2024-11-21T15:25:00Z" w16du:dateUtc="2024-11-21T15:25:00Z">
        <w:r w:rsidRPr="00816362">
          <w:t xml:space="preserve">Health </w:t>
        </w:r>
      </w:ins>
      <w:del w:id="1216" w:author="Dominic Stringer" w:date="2024-11-21T15:22:00Z" w16du:dateUtc="2024-11-21T15:22:00Z">
        <w:r w:rsidR="001A29C3" w:rsidRPr="00816362" w:rsidDel="00CA312A">
          <w:delText xml:space="preserve">B)  </w:delText>
        </w:r>
      </w:del>
      <w:r w:rsidRPr="00816362">
        <w:t xml:space="preserve">Economic </w:t>
      </w:r>
      <w:del w:id="1217" w:author="Dominic Stringer" w:date="2024-11-21T15:25:00Z" w16du:dateUtc="2024-11-21T15:25:00Z">
        <w:r w:rsidRPr="00816362" w:rsidDel="009A4FB2">
          <w:delText xml:space="preserve">analysis </w:delText>
        </w:r>
      </w:del>
      <w:ins w:id="1218" w:author="Dominic Stringer" w:date="2024-11-21T15:25:00Z" w16du:dateUtc="2024-11-21T15:25:00Z">
        <w:r w:rsidRPr="00816362">
          <w:t>Analysis P</w:t>
        </w:r>
      </w:ins>
      <w:del w:id="1219" w:author="Dominic Stringer" w:date="2024-11-21T15:25:00Z" w16du:dateUtc="2024-11-21T15:25:00Z">
        <w:r w:rsidRPr="00816362" w:rsidDel="009A4FB2">
          <w:delText>p</w:delText>
        </w:r>
      </w:del>
      <w:r w:rsidRPr="00816362">
        <w:t>lan</w:t>
      </w:r>
      <w:ins w:id="1220" w:author="Dominic Stringer" w:date="2024-11-21T15:22:00Z" w16du:dateUtc="2024-11-21T15:22:00Z">
        <w:r w:rsidR="00CA312A" w:rsidRPr="00816362">
          <w:t xml:space="preserve"> (if relevant</w:t>
        </w:r>
      </w:ins>
      <w:ins w:id="1221" w:author="Dominic Stringer" w:date="2024-11-21T15:26:00Z" w16du:dateUtc="2024-11-21T15:26:00Z">
        <w:r w:rsidRPr="00816362">
          <w:t>/not separate</w:t>
        </w:r>
      </w:ins>
      <w:ins w:id="1222" w:author="Dominic Stringer" w:date="2024-11-21T15:22:00Z" w16du:dateUtc="2024-11-21T15:22:00Z">
        <w:r w:rsidR="00CA312A" w:rsidRPr="00816362">
          <w:t>)</w:t>
        </w:r>
      </w:ins>
      <w:bookmarkEnd w:id="1213"/>
      <w:bookmarkEnd w:id="1214"/>
      <w:r w:rsidR="001A29C3" w:rsidRPr="00816362">
        <w:fldChar w:fldCharType="begin"/>
      </w:r>
      <w:r w:rsidR="001A29C3" w:rsidRPr="00816362">
        <w:instrText xml:space="preserve"> TC "</w:instrText>
      </w:r>
      <w:bookmarkStart w:id="1223" w:name="_Toc183094460"/>
      <w:r w:rsidR="001A29C3" w:rsidRPr="00816362">
        <w:instrText>B)  ECONOMIC ANALYSIS PLAN</w:instrText>
      </w:r>
      <w:bookmarkEnd w:id="1223"/>
      <w:r w:rsidR="001A29C3" w:rsidRPr="00816362">
        <w:instrText xml:space="preserve">" \f C \l "1" </w:instrText>
      </w:r>
      <w:r w:rsidR="001A29C3" w:rsidRPr="00816362">
        <w:fldChar w:fldCharType="end"/>
      </w:r>
    </w:p>
    <w:p w14:paraId="1E985606" w14:textId="77777777" w:rsidR="001A29C3" w:rsidRPr="00524356" w:rsidRDefault="001A29C3" w:rsidP="000E21A1"/>
    <w:p w14:paraId="5528D70E" w14:textId="77777777" w:rsidR="001A29C3" w:rsidRPr="00FE7127" w:rsidRDefault="001A29C3" w:rsidP="000E21A1">
      <w:pPr>
        <w:rPr>
          <w:sz w:val="22"/>
          <w:szCs w:val="22"/>
        </w:rPr>
      </w:pPr>
      <w:r w:rsidRPr="00FE7127">
        <w:rPr>
          <w:sz w:val="22"/>
          <w:szCs w:val="22"/>
        </w:rPr>
        <w:t>Heath economic objectives</w:t>
      </w:r>
    </w:p>
    <w:p w14:paraId="1ACF1ABE" w14:textId="77777777" w:rsidR="001A29C3" w:rsidRPr="00FE7127" w:rsidRDefault="001A29C3" w:rsidP="000E21A1">
      <w:pPr>
        <w:rPr>
          <w:sz w:val="22"/>
          <w:szCs w:val="22"/>
        </w:rPr>
      </w:pPr>
    </w:p>
    <w:p w14:paraId="164198A8" w14:textId="77777777" w:rsidR="001A29C3" w:rsidRPr="00FE7127" w:rsidRDefault="001A29C3" w:rsidP="000E21A1">
      <w:pPr>
        <w:rPr>
          <w:sz w:val="22"/>
          <w:szCs w:val="22"/>
        </w:rPr>
      </w:pPr>
    </w:p>
    <w:p w14:paraId="6D8A3042" w14:textId="77777777" w:rsidR="001A29C3" w:rsidRPr="00FE7127" w:rsidRDefault="001A29C3" w:rsidP="000E21A1">
      <w:pPr>
        <w:rPr>
          <w:sz w:val="22"/>
          <w:szCs w:val="22"/>
        </w:rPr>
      </w:pPr>
      <w:r w:rsidRPr="00FE7127">
        <w:rPr>
          <w:sz w:val="22"/>
          <w:szCs w:val="22"/>
        </w:rPr>
        <w:t>Economic measures</w:t>
      </w:r>
    </w:p>
    <w:p w14:paraId="696A3BE6" w14:textId="77777777" w:rsidR="001A29C3" w:rsidRPr="00FE7127" w:rsidRDefault="001A29C3" w:rsidP="000E21A1">
      <w:pPr>
        <w:rPr>
          <w:sz w:val="22"/>
          <w:szCs w:val="22"/>
        </w:rPr>
      </w:pPr>
    </w:p>
    <w:p w14:paraId="2B88E45C" w14:textId="77777777" w:rsidR="001A29C3" w:rsidRPr="00524356" w:rsidRDefault="001A29C3" w:rsidP="000E21A1"/>
    <w:p w14:paraId="3DAD764A" w14:textId="68946E55" w:rsidR="001A29C3" w:rsidRPr="00816362" w:rsidRDefault="001A29C3" w:rsidP="000E21A1">
      <w:pPr>
        <w:pStyle w:val="Heading1"/>
      </w:pPr>
      <w:r w:rsidRPr="00816362">
        <w:br w:type="page"/>
      </w:r>
      <w:del w:id="1224" w:author="Dominic Stringer" w:date="2024-11-21T15:22:00Z" w16du:dateUtc="2024-11-21T15:22:00Z">
        <w:r w:rsidRPr="00816362" w:rsidDel="00CA312A">
          <w:lastRenderedPageBreak/>
          <w:delText xml:space="preserve">C) </w:delText>
        </w:r>
      </w:del>
      <w:r w:rsidRPr="00816362">
        <w:t xml:space="preserve"> </w:t>
      </w:r>
      <w:bookmarkStart w:id="1225" w:name="_Toc183099302"/>
      <w:bookmarkStart w:id="1226" w:name="_Toc185323590"/>
      <w:r w:rsidR="009A4FB2" w:rsidRPr="00816362">
        <w:t>Schedule Of Assessments And Measures</w:t>
      </w:r>
      <w:bookmarkEnd w:id="1225"/>
      <w:bookmarkEnd w:id="1226"/>
      <w:r w:rsidRPr="00816362">
        <w:fldChar w:fldCharType="begin"/>
      </w:r>
      <w:r w:rsidRPr="00816362">
        <w:instrText xml:space="preserve"> TC "</w:instrText>
      </w:r>
      <w:bookmarkStart w:id="1227" w:name="_Toc183094461"/>
      <w:r w:rsidRPr="00816362">
        <w:instrText>C)  SCHEDULE OF ASSESSMENTS AND MEASURES</w:instrText>
      </w:r>
      <w:bookmarkEnd w:id="1227"/>
      <w:r w:rsidRPr="00816362">
        <w:instrText xml:space="preserve">" \f C \l "1" </w:instrText>
      </w:r>
      <w:r w:rsidRPr="00816362">
        <w:fldChar w:fldCharType="end"/>
      </w:r>
    </w:p>
    <w:p w14:paraId="429FB8B1" w14:textId="245D71B9" w:rsidR="001A29C3" w:rsidRPr="00F04E36" w:rsidRDefault="00F04E36" w:rsidP="000E21A1">
      <w:pPr>
        <w:rPr>
          <w:i/>
          <w:iCs/>
        </w:rPr>
      </w:pPr>
      <w:ins w:id="1228" w:author="Dominic Stringer" w:date="2024-12-17T10:33:00Z" w16du:dateUtc="2024-12-17T10:33:00Z">
        <w:r w:rsidRPr="00F04E36">
          <w:rPr>
            <w:i/>
            <w:iCs/>
            <w:highlight w:val="yellow"/>
          </w:rPr>
          <w:t>A table with timing of assessments and when measures are recorded (usually found in the protocol) should be reproduced here.</w:t>
        </w:r>
      </w:ins>
    </w:p>
    <w:p w14:paraId="047D46E8" w14:textId="1315F404" w:rsidR="001A29C3" w:rsidRPr="00524356" w:rsidDel="0058651E" w:rsidRDefault="001A29C3" w:rsidP="004A016C">
      <w:pPr>
        <w:pStyle w:val="Heading1"/>
        <w:rPr>
          <w:del w:id="1229" w:author="Dominic Stringer" w:date="2024-11-21T14:11:00Z" w16du:dateUtc="2024-11-21T14:11:00Z"/>
        </w:rPr>
      </w:pPr>
      <w:del w:id="1230" w:author="Dominic Stringer" w:date="2024-11-21T13:46:00Z" w16du:dateUtc="2024-11-21T13:46:00Z">
        <w:r w:rsidRPr="007829A2" w:rsidDel="00262D66">
          <w:delText>A</w:delText>
        </w:r>
        <w:r w:rsidRPr="00524356" w:rsidDel="00262D66">
          <w:delText>mendments to version XXX</w:delText>
        </w:r>
      </w:del>
      <w:bookmarkStart w:id="1231" w:name="_Toc183095060"/>
      <w:bookmarkStart w:id="1232" w:name="_Toc183095166"/>
      <w:bookmarkStart w:id="1233" w:name="_Toc183095512"/>
      <w:bookmarkStart w:id="1234" w:name="_Toc183099303"/>
      <w:bookmarkStart w:id="1235" w:name="_Toc183100594"/>
      <w:bookmarkStart w:id="1236" w:name="_Toc185323591"/>
      <w:bookmarkEnd w:id="1231"/>
      <w:bookmarkEnd w:id="1232"/>
      <w:bookmarkEnd w:id="1233"/>
      <w:bookmarkEnd w:id="1234"/>
      <w:bookmarkEnd w:id="1235"/>
      <w:bookmarkEnd w:id="1236"/>
    </w:p>
    <w:p w14:paraId="5515D546" w14:textId="4C3F0A54" w:rsidR="001A29C3" w:rsidRPr="00524356" w:rsidDel="0058651E" w:rsidRDefault="001A29C3" w:rsidP="004A016C">
      <w:pPr>
        <w:pStyle w:val="Heading1"/>
        <w:rPr>
          <w:del w:id="1237" w:author="Dominic Stringer" w:date="2024-11-21T14:11:00Z" w16du:dateUtc="2024-11-21T14:11:00Z"/>
        </w:rPr>
      </w:pPr>
      <w:bookmarkStart w:id="1238" w:name="_Toc183095061"/>
      <w:bookmarkStart w:id="1239" w:name="_Toc183095167"/>
      <w:bookmarkStart w:id="1240" w:name="_Toc183095513"/>
      <w:bookmarkStart w:id="1241" w:name="_Toc183099304"/>
      <w:bookmarkStart w:id="1242" w:name="_Toc183100595"/>
      <w:bookmarkStart w:id="1243" w:name="_Toc185323592"/>
      <w:bookmarkEnd w:id="1238"/>
      <w:bookmarkEnd w:id="1239"/>
      <w:bookmarkEnd w:id="1240"/>
      <w:bookmarkEnd w:id="1241"/>
      <w:bookmarkEnd w:id="1242"/>
      <w:bookmarkEnd w:id="1243"/>
    </w:p>
    <w:p w14:paraId="41A3B19A" w14:textId="297C204B" w:rsidR="001A29C3" w:rsidRPr="007829A2" w:rsidDel="0058651E" w:rsidRDefault="001A29C3" w:rsidP="004A016C">
      <w:pPr>
        <w:pStyle w:val="Heading1"/>
        <w:rPr>
          <w:del w:id="1244" w:author="Dominic Stringer" w:date="2024-11-21T14:11:00Z" w16du:dateUtc="2024-11-21T14:11:00Z"/>
        </w:rPr>
      </w:pPr>
      <w:bookmarkStart w:id="1245" w:name="_Toc183095062"/>
      <w:bookmarkStart w:id="1246" w:name="_Toc183095168"/>
      <w:bookmarkStart w:id="1247" w:name="_Toc183095514"/>
      <w:bookmarkStart w:id="1248" w:name="_Toc183099305"/>
      <w:bookmarkStart w:id="1249" w:name="_Toc183100596"/>
      <w:bookmarkStart w:id="1250" w:name="_Toc185323593"/>
      <w:bookmarkEnd w:id="1245"/>
      <w:bookmarkEnd w:id="1246"/>
      <w:bookmarkEnd w:id="1247"/>
      <w:bookmarkEnd w:id="1248"/>
      <w:bookmarkEnd w:id="1249"/>
      <w:bookmarkEnd w:id="1250"/>
    </w:p>
    <w:p w14:paraId="3FE12C40" w14:textId="17BC569A" w:rsidR="001A29C3" w:rsidRPr="007829A2" w:rsidDel="0058651E" w:rsidRDefault="001A29C3" w:rsidP="004A016C">
      <w:pPr>
        <w:pStyle w:val="Heading1"/>
        <w:rPr>
          <w:del w:id="1251" w:author="Dominic Stringer" w:date="2024-11-21T14:11:00Z" w16du:dateUtc="2024-11-21T14:11:00Z"/>
        </w:rPr>
      </w:pPr>
      <w:del w:id="1252" w:author="Dominic Stringer" w:date="2024-11-21T14:11:00Z" w16du:dateUtc="2024-11-21T14:11:00Z">
        <w:r w:rsidRPr="007829A2" w:rsidDel="0058651E">
          <w:delText>LIST HERE ANY AMENDMENTS TO THE SAP THAT WERE MADE AFTER THE SAP WAS SIGNED OFF BY</w:delText>
        </w:r>
      </w:del>
      <w:ins w:id="1253" w:author="Aleksandra Kata" w:date="2024-09-27T14:28:00Z" w16du:dateUtc="2024-09-27T13:28:00Z">
        <w:del w:id="1254" w:author="Dominic Stringer" w:date="2024-11-21T14:11:00Z" w16du:dateUtc="2024-11-21T14:11:00Z">
          <w:r w:rsidR="00242E59" w:rsidRPr="007829A2" w:rsidDel="0058651E">
            <w:delText xml:space="preserve"> </w:delText>
          </w:r>
        </w:del>
      </w:ins>
      <w:del w:id="1255" w:author="Dominic Stringer" w:date="2024-11-21T14:11:00Z" w16du:dateUtc="2024-11-21T14:11:00Z">
        <w:r w:rsidRPr="007829A2" w:rsidDel="0058651E">
          <w:delText>THE TSC</w:delText>
        </w:r>
        <w:bookmarkStart w:id="1256" w:name="_Toc183095063"/>
        <w:bookmarkStart w:id="1257" w:name="_Toc183095169"/>
        <w:bookmarkStart w:id="1258" w:name="_Toc183095515"/>
        <w:bookmarkStart w:id="1259" w:name="_Toc183099306"/>
        <w:bookmarkStart w:id="1260" w:name="_Toc183100597"/>
        <w:bookmarkStart w:id="1261" w:name="_Toc185323594"/>
        <w:bookmarkEnd w:id="1256"/>
        <w:bookmarkEnd w:id="1257"/>
        <w:bookmarkEnd w:id="1258"/>
        <w:bookmarkEnd w:id="1259"/>
        <w:bookmarkEnd w:id="1260"/>
        <w:bookmarkEnd w:id="1261"/>
      </w:del>
    </w:p>
    <w:p w14:paraId="3C6B5BC8" w14:textId="2F531D1A" w:rsidR="001A29C3" w:rsidRPr="00524356" w:rsidDel="0058651E" w:rsidRDefault="001A29C3" w:rsidP="004A016C">
      <w:pPr>
        <w:pStyle w:val="Heading1"/>
        <w:rPr>
          <w:del w:id="1262" w:author="Dominic Stringer" w:date="2024-11-21T14:11:00Z" w16du:dateUtc="2024-11-21T14:11:00Z"/>
        </w:rPr>
      </w:pPr>
      <w:bookmarkStart w:id="1263" w:name="_Toc183095064"/>
      <w:bookmarkStart w:id="1264" w:name="_Toc183095170"/>
      <w:bookmarkStart w:id="1265" w:name="_Toc183095516"/>
      <w:bookmarkStart w:id="1266" w:name="_Toc183099307"/>
      <w:bookmarkStart w:id="1267" w:name="_Toc183100598"/>
      <w:bookmarkStart w:id="1268" w:name="_Toc185323595"/>
      <w:bookmarkEnd w:id="1263"/>
      <w:bookmarkEnd w:id="1264"/>
      <w:bookmarkEnd w:id="1265"/>
      <w:bookmarkEnd w:id="1266"/>
      <w:bookmarkEnd w:id="1267"/>
      <w:bookmarkEnd w:id="1268"/>
    </w:p>
    <w:p w14:paraId="7DACDAE6" w14:textId="77777777" w:rsidR="001A29C3" w:rsidRPr="00816362" w:rsidRDefault="001A29C3" w:rsidP="000E21A1">
      <w:pPr>
        <w:pStyle w:val="Heading1"/>
      </w:pPr>
      <w:r w:rsidRPr="00816362">
        <w:br w:type="page"/>
      </w:r>
      <w:bookmarkStart w:id="1269" w:name="_Toc183099308"/>
      <w:bookmarkStart w:id="1270" w:name="_Toc185323596"/>
      <w:r w:rsidRPr="00816362">
        <w:lastRenderedPageBreak/>
        <w:t>Reference list</w:t>
      </w:r>
      <w:bookmarkEnd w:id="1269"/>
      <w:bookmarkEnd w:id="1270"/>
      <w:r w:rsidRPr="00816362">
        <w:fldChar w:fldCharType="begin"/>
      </w:r>
      <w:r w:rsidRPr="00816362">
        <w:instrText xml:space="preserve"> TC "</w:instrText>
      </w:r>
      <w:bookmarkStart w:id="1271" w:name="_Toc183094462"/>
      <w:r w:rsidRPr="00816362">
        <w:instrText>Reference list</w:instrText>
      </w:r>
      <w:bookmarkEnd w:id="1271"/>
      <w:r w:rsidRPr="00816362">
        <w:instrText xml:space="preserve">" \f C \l "1" </w:instrText>
      </w:r>
      <w:r w:rsidRPr="00816362">
        <w:fldChar w:fldCharType="end"/>
      </w:r>
    </w:p>
    <w:p w14:paraId="439CFD80" w14:textId="77777777" w:rsidR="00DF086F" w:rsidRDefault="00DF086F" w:rsidP="000E21A1">
      <w:pPr>
        <w:rPr>
          <w:ins w:id="1272" w:author="Dominic Stringer" w:date="2024-12-17T10:12:00Z" w16du:dateUtc="2024-12-17T10:12:00Z"/>
          <w:sz w:val="22"/>
          <w:szCs w:val="22"/>
        </w:rPr>
      </w:pPr>
    </w:p>
    <w:p w14:paraId="2563FF0B" w14:textId="77777777" w:rsidR="00DF086F" w:rsidRPr="00FE7127" w:rsidRDefault="00DF086F" w:rsidP="00DF086F">
      <w:pPr>
        <w:rPr>
          <w:ins w:id="1273" w:author="Dominic Stringer" w:date="2024-12-17T10:12:00Z" w16du:dateUtc="2024-12-17T10:12:00Z"/>
          <w:sz w:val="22"/>
          <w:szCs w:val="22"/>
        </w:rPr>
      </w:pPr>
      <w:ins w:id="1274" w:author="Dominic Stringer" w:date="2024-12-17T10:12:00Z" w16du:dateUtc="2024-12-17T10:12:00Z">
        <w:r>
          <w:rPr>
            <w:sz w:val="22"/>
            <w:szCs w:val="22"/>
          </w:rPr>
          <w:t xml:space="preserve">(1) </w:t>
        </w:r>
        <w:r w:rsidRPr="00FE7127">
          <w:rPr>
            <w:sz w:val="22"/>
            <w:szCs w:val="22"/>
          </w:rPr>
          <w:t>https://www.ema.europa.eu/en/ich-e9-statistical-principles-clinical-trials-scientific-guideline</w:t>
        </w:r>
      </w:ins>
    </w:p>
    <w:p w14:paraId="083C20F7" w14:textId="77777777" w:rsidR="00DF086F" w:rsidRPr="00FE7127" w:rsidRDefault="00DF086F" w:rsidP="00DF086F">
      <w:pPr>
        <w:rPr>
          <w:ins w:id="1275" w:author="Dominic Stringer" w:date="2024-12-17T10:12:00Z" w16du:dateUtc="2024-12-17T10:12:00Z"/>
          <w:sz w:val="22"/>
          <w:szCs w:val="22"/>
        </w:rPr>
      </w:pPr>
    </w:p>
    <w:p w14:paraId="05C960A7" w14:textId="77777777" w:rsidR="00DF086F" w:rsidRPr="00FE7127" w:rsidRDefault="00DF086F" w:rsidP="00DF086F">
      <w:pPr>
        <w:rPr>
          <w:ins w:id="1276" w:author="Dominic Stringer" w:date="2024-12-17T10:12:00Z" w16du:dateUtc="2024-12-17T10:12:00Z"/>
          <w:sz w:val="22"/>
          <w:szCs w:val="22"/>
        </w:rPr>
      </w:pPr>
      <w:ins w:id="1277" w:author="Dominic Stringer" w:date="2024-12-17T10:12:00Z" w16du:dateUtc="2024-12-17T10:12:00Z">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ins>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5BC0FEA0" w:rsidR="001A29C3" w:rsidRPr="00FE7127" w:rsidRDefault="001A29C3" w:rsidP="000E21A1">
      <w:pPr>
        <w:rPr>
          <w:sz w:val="22"/>
          <w:szCs w:val="22"/>
        </w:rPr>
      </w:pPr>
      <w:del w:id="1278" w:author="Dominic Stringer" w:date="2024-12-17T10:12:00Z" w16du:dateUtc="2024-12-17T10:12:00Z">
        <w:r w:rsidRPr="00FE7127" w:rsidDel="007014BA">
          <w:rPr>
            <w:sz w:val="22"/>
            <w:szCs w:val="22"/>
          </w:rPr>
          <w:tab/>
        </w:r>
      </w:del>
      <w:r w:rsidRPr="00FE7127">
        <w:rPr>
          <w:sz w:val="22"/>
          <w:szCs w:val="22"/>
        </w:rPr>
        <w:t>(</w:t>
      </w:r>
      <w:del w:id="1279" w:author="Dominic Stringer" w:date="2024-12-17T10:12:00Z" w16du:dateUtc="2024-12-17T10:12:00Z">
        <w:r w:rsidRPr="00FE7127" w:rsidDel="007014BA">
          <w:rPr>
            <w:sz w:val="22"/>
            <w:szCs w:val="22"/>
          </w:rPr>
          <w:delText>1</w:delText>
        </w:r>
      </w:del>
      <w:ins w:id="1280" w:author="Dominic Stringer" w:date="2024-12-17T10:12:00Z" w16du:dateUtc="2024-12-17T10:12:00Z">
        <w:r w:rsidR="007014BA">
          <w:rPr>
            <w:sz w:val="22"/>
            <w:szCs w:val="22"/>
          </w:rPr>
          <w:t>3</w:t>
        </w:r>
      </w:ins>
      <w:r w:rsidRPr="00FE7127">
        <w:rPr>
          <w:sz w:val="22"/>
          <w:szCs w:val="22"/>
        </w:rPr>
        <w:t xml:space="preserve">) </w:t>
      </w:r>
      <w:r w:rsidRPr="00FE7127">
        <w:rPr>
          <w:sz w:val="22"/>
          <w:szCs w:val="22"/>
        </w:rPr>
        <w:tab/>
      </w:r>
      <w:ins w:id="1281" w:author="Dominic Stringer" w:date="2024-12-17T10:33:00Z" w16du:dateUtc="2024-12-17T10:33:00Z">
        <w:r w:rsidR="002D431F" w:rsidRPr="002D431F">
          <w:rPr>
            <w:sz w:val="22"/>
            <w:szCs w:val="22"/>
          </w:rPr>
          <w:t>Schulz, K.F., Altman, D.G., Moher, D. et al. CONSORT 2010 Statement: updated guidelines for reporting parallel group randomised trials. BMC Med 8, 18 (2010). https://doi.org/10.1186/1741-7015-8-18</w:t>
        </w:r>
      </w:ins>
      <w:del w:id="1282" w:author="Dominic Stringer" w:date="2024-12-17T10:33:00Z" w16du:dateUtc="2024-12-17T10:33:00Z">
        <w:r w:rsidRPr="00FE7127" w:rsidDel="002D431F">
          <w:rPr>
            <w:sz w:val="22"/>
            <w:szCs w:val="22"/>
          </w:rPr>
          <w:delText>Moher D, Schulz KF, Altman DG. The CONSORT statement: revised recommendations for improving the quality of reports of parallel-group randomised trials. Lancet 2001 Apr 14;357(9263):1191-4.</w:delText>
        </w:r>
      </w:del>
    </w:p>
    <w:p w14:paraId="0830090F" w14:textId="77777777" w:rsidR="001A29C3" w:rsidRPr="00FE7127" w:rsidRDefault="001A29C3" w:rsidP="000E21A1">
      <w:pPr>
        <w:rPr>
          <w:sz w:val="22"/>
          <w:szCs w:val="22"/>
        </w:rPr>
      </w:pPr>
    </w:p>
    <w:p w14:paraId="35D82BA3" w14:textId="51D724B3" w:rsidR="001A29C3" w:rsidRPr="00FE7127" w:rsidRDefault="001A29C3" w:rsidP="000E21A1">
      <w:pPr>
        <w:rPr>
          <w:ins w:id="1283" w:author="Dominic Stringer" w:date="2024-11-21T14:07:00Z" w16du:dateUtc="2024-11-21T14:07:00Z"/>
          <w:sz w:val="22"/>
          <w:szCs w:val="22"/>
        </w:rPr>
      </w:pPr>
      <w:del w:id="1284" w:author="Dominic Stringer" w:date="2024-12-17T10:12:00Z" w16du:dateUtc="2024-12-17T10:12:00Z">
        <w:r w:rsidRPr="00FE7127" w:rsidDel="007014BA">
          <w:rPr>
            <w:sz w:val="22"/>
            <w:szCs w:val="22"/>
          </w:rPr>
          <w:tab/>
        </w:r>
      </w:del>
      <w:r w:rsidRPr="00FE7127">
        <w:rPr>
          <w:sz w:val="22"/>
          <w:szCs w:val="22"/>
        </w:rPr>
        <w:t>(</w:t>
      </w:r>
      <w:del w:id="1285" w:author="Dominic Stringer" w:date="2024-12-17T10:12:00Z" w16du:dateUtc="2024-12-17T10:12:00Z">
        <w:r w:rsidRPr="00FE7127" w:rsidDel="007014BA">
          <w:rPr>
            <w:sz w:val="22"/>
            <w:szCs w:val="22"/>
          </w:rPr>
          <w:delText>2</w:delText>
        </w:r>
      </w:del>
      <w:ins w:id="1286" w:author="Dominic Stringer" w:date="2024-12-17T10:12:00Z" w16du:dateUtc="2024-12-17T10:12:00Z">
        <w:r w:rsidR="007014BA">
          <w:rPr>
            <w:sz w:val="22"/>
            <w:szCs w:val="22"/>
          </w:rPr>
          <w:t>4</w:t>
        </w:r>
      </w:ins>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ins w:id="1287" w:author="Dominic Stringer" w:date="2024-11-21T14:07:00Z" w16du:dateUtc="2024-11-21T14:07:00Z"/>
          <w:sz w:val="22"/>
          <w:szCs w:val="22"/>
        </w:rPr>
      </w:pPr>
    </w:p>
    <w:p w14:paraId="557577BA" w14:textId="0A5567D0" w:rsidR="004813C3" w:rsidRPr="00FE7127" w:rsidDel="00DF086F" w:rsidRDefault="004813C3" w:rsidP="000E21A1">
      <w:pPr>
        <w:rPr>
          <w:del w:id="1288" w:author="Dominic Stringer" w:date="2024-12-17T10:12:00Z" w16du:dateUtc="2024-12-17T10:12:00Z"/>
          <w:sz w:val="22"/>
          <w:szCs w:val="22"/>
        </w:rPr>
      </w:pPr>
    </w:p>
    <w:p w14:paraId="0D2638F3" w14:textId="0E4F58BD" w:rsidR="004813C3" w:rsidRPr="00FE7127" w:rsidDel="00DF086F" w:rsidRDefault="004813C3" w:rsidP="000E21A1">
      <w:pPr>
        <w:rPr>
          <w:del w:id="1289" w:author="Dominic Stringer" w:date="2024-12-17T10:12:00Z" w16du:dateUtc="2024-12-17T10:12:00Z"/>
          <w:sz w:val="22"/>
          <w:szCs w:val="22"/>
        </w:rPr>
      </w:pPr>
    </w:p>
    <w:p w14:paraId="739998E2" w14:textId="77777777" w:rsidR="001A29C3" w:rsidRPr="00CC7EE3" w:rsidRDefault="001A29C3" w:rsidP="000E21A1">
      <w:pPr>
        <w:rPr>
          <w:sz w:val="22"/>
          <w:szCs w:val="22"/>
        </w:rPr>
      </w:pPr>
      <w:r w:rsidRPr="00FE7127">
        <w:rPr>
          <w:sz w:val="22"/>
          <w:szCs w:val="22"/>
        </w:rPr>
        <w:fldChar w:fldCharType="end"/>
      </w:r>
    </w:p>
    <w:p w14:paraId="1581A1C2" w14:textId="19D305F4" w:rsidR="004215C5" w:rsidRPr="00524356" w:rsidRDefault="004215C5" w:rsidP="000E21A1"/>
    <w:p w14:paraId="34F2CFC1" w14:textId="77777777" w:rsidR="00A61708" w:rsidRPr="00524356" w:rsidRDefault="00A61708" w:rsidP="000E21A1"/>
    <w:p w14:paraId="744CCC37" w14:textId="77777777" w:rsidR="00A61708" w:rsidRPr="00524356" w:rsidRDefault="00A61708" w:rsidP="000E21A1"/>
    <w:p w14:paraId="4BC2DE9E" w14:textId="77777777" w:rsidR="00A61708" w:rsidRPr="00524356" w:rsidRDefault="00A61708" w:rsidP="000E21A1"/>
    <w:p w14:paraId="5F3CEF7A" w14:textId="77777777" w:rsidR="00A61708" w:rsidRPr="00524356" w:rsidRDefault="00A61708" w:rsidP="000E21A1"/>
    <w:p w14:paraId="2BBE34C7" w14:textId="77777777" w:rsidR="00A61708" w:rsidRPr="00524356" w:rsidRDefault="00A61708" w:rsidP="000E21A1"/>
    <w:p w14:paraId="605C53F2" w14:textId="77777777" w:rsidR="00A61708" w:rsidRPr="00524356" w:rsidRDefault="00A61708" w:rsidP="000E21A1"/>
    <w:p w14:paraId="04BA55CC" w14:textId="77777777" w:rsidR="00A61708" w:rsidRPr="00524356" w:rsidRDefault="00A61708" w:rsidP="000E21A1"/>
    <w:p w14:paraId="19FBA516" w14:textId="77777777" w:rsidR="00A61708" w:rsidRPr="00524356" w:rsidRDefault="00A61708" w:rsidP="000E21A1"/>
    <w:p w14:paraId="1CF11D74" w14:textId="77777777" w:rsidR="00A61708" w:rsidRPr="00524356" w:rsidRDefault="00A61708" w:rsidP="000E21A1"/>
    <w:p w14:paraId="4E24BFD3" w14:textId="77777777" w:rsidR="00A61708" w:rsidRPr="00524356" w:rsidRDefault="00A61708" w:rsidP="000E21A1"/>
    <w:p w14:paraId="113EFF16" w14:textId="77777777" w:rsidR="00A61708" w:rsidRPr="00524356" w:rsidRDefault="00A61708" w:rsidP="000E21A1"/>
    <w:p w14:paraId="1EA11A56" w14:textId="77777777" w:rsidR="00A61708" w:rsidRPr="00524356" w:rsidRDefault="00A61708" w:rsidP="000E21A1"/>
    <w:p w14:paraId="23D17C39" w14:textId="77777777" w:rsidR="00A61708" w:rsidRPr="00524356" w:rsidRDefault="00A61708" w:rsidP="000E21A1"/>
    <w:p w14:paraId="67A0A0BE" w14:textId="77777777" w:rsidR="00A61708" w:rsidRPr="00524356" w:rsidRDefault="00A61708" w:rsidP="000E21A1"/>
    <w:p w14:paraId="6EFC158F" w14:textId="77777777" w:rsidR="00A61708" w:rsidRPr="00524356" w:rsidRDefault="00A61708" w:rsidP="000E21A1"/>
    <w:p w14:paraId="7984C8E2" w14:textId="77777777" w:rsidR="00A61708" w:rsidRPr="00524356" w:rsidRDefault="00A61708" w:rsidP="000E21A1"/>
    <w:p w14:paraId="1738E477" w14:textId="77777777" w:rsidR="00A61708" w:rsidRPr="00524356" w:rsidRDefault="00A61708" w:rsidP="000E21A1"/>
    <w:p w14:paraId="56B04EF1" w14:textId="77777777" w:rsidR="00A61708" w:rsidRPr="00524356" w:rsidRDefault="00A61708" w:rsidP="000E21A1"/>
    <w:p w14:paraId="2C594997" w14:textId="77777777" w:rsidR="00A61708" w:rsidRPr="00524356" w:rsidRDefault="00A61708" w:rsidP="000E21A1"/>
    <w:p w14:paraId="6A2F9A7F" w14:textId="77777777" w:rsidR="00A61708" w:rsidRPr="00524356" w:rsidRDefault="00A61708" w:rsidP="000E21A1"/>
    <w:p w14:paraId="1DF0D075" w14:textId="77777777" w:rsidR="00A61708" w:rsidRPr="00524356" w:rsidRDefault="00A61708" w:rsidP="000E21A1"/>
    <w:p w14:paraId="6EC3E025" w14:textId="77777777" w:rsidR="00A61708" w:rsidRPr="00524356" w:rsidRDefault="00A61708" w:rsidP="000E21A1"/>
    <w:p w14:paraId="63648512" w14:textId="77777777" w:rsidR="00A61708" w:rsidRPr="00524356" w:rsidRDefault="00A61708" w:rsidP="000E21A1"/>
    <w:p w14:paraId="3A251E38" w14:textId="77777777" w:rsidR="00A61708" w:rsidRPr="00524356" w:rsidRDefault="00A61708" w:rsidP="000E21A1"/>
    <w:p w14:paraId="0ACB1F6C" w14:textId="77777777" w:rsidR="00A61708" w:rsidRPr="00524356" w:rsidRDefault="00A61708" w:rsidP="000E21A1"/>
    <w:p w14:paraId="4C3AA3B0" w14:textId="77777777" w:rsidR="00A61708" w:rsidRPr="00524356" w:rsidRDefault="00A61708" w:rsidP="000E21A1"/>
    <w:p w14:paraId="0E29FDFC" w14:textId="77777777" w:rsidR="00A61708" w:rsidRPr="00524356" w:rsidRDefault="00A61708" w:rsidP="000E21A1"/>
    <w:p w14:paraId="5A3B3575" w14:textId="77777777" w:rsidR="00A61708" w:rsidRPr="00524356" w:rsidRDefault="00A61708" w:rsidP="000E21A1"/>
    <w:p w14:paraId="13A8DD7C" w14:textId="77777777" w:rsidR="00A61708" w:rsidRPr="00524356" w:rsidRDefault="00A61708" w:rsidP="000E21A1"/>
    <w:p w14:paraId="1A64F6E7" w14:textId="77777777" w:rsidR="00A61708" w:rsidRPr="00524356" w:rsidRDefault="00A61708" w:rsidP="000E21A1"/>
    <w:p w14:paraId="5040AFD3" w14:textId="77777777" w:rsidR="00A61708" w:rsidRPr="00524356" w:rsidRDefault="00A61708" w:rsidP="000E21A1"/>
    <w:p w14:paraId="6B979579" w14:textId="77777777" w:rsidR="00A61708" w:rsidRPr="00524356" w:rsidRDefault="00A61708" w:rsidP="000E21A1"/>
    <w:p w14:paraId="2206128F" w14:textId="77777777" w:rsidR="00A61708" w:rsidRPr="00524356" w:rsidRDefault="00A61708" w:rsidP="000E21A1"/>
    <w:sectPr w:rsidR="00A61708" w:rsidRPr="00524356" w:rsidSect="00BD166D">
      <w:pgSz w:w="12240" w:h="15840"/>
      <w:pgMar w:top="1531" w:right="1247" w:bottom="1440" w:left="1247" w:header="964"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ksandra Kata" w:date="2024-09-27T14:29:00Z" w:initials="AK">
    <w:p w14:paraId="6A6EB833" w14:textId="77777777" w:rsidR="000E7D73" w:rsidRDefault="000E7D73" w:rsidP="000E7D73">
      <w:pPr>
        <w:pStyle w:val="CommentText"/>
      </w:pPr>
      <w:r>
        <w:rPr>
          <w:rStyle w:val="CommentReference"/>
        </w:rPr>
        <w:annotationRef/>
      </w:r>
      <w:r>
        <w:t>QA - Instructions page added to ensure consistency; would you like to add any other general instructions here?</w:t>
      </w:r>
    </w:p>
  </w:comment>
  <w:comment w:id="5" w:author="Aleksandra Kata" w:date="2024-11-06T15:03:00Z" w:initials="AK">
    <w:p w14:paraId="1AAE67B2" w14:textId="77777777" w:rsidR="00376F69" w:rsidRDefault="00376F69" w:rsidP="00376F69">
      <w:pPr>
        <w:pStyle w:val="CommentText"/>
      </w:pPr>
      <w:r>
        <w:rPr>
          <w:rStyle w:val="CommentReference"/>
        </w:rPr>
        <w:annotationRef/>
      </w:r>
      <w:r>
        <w:t>Document to be aligned with Guidelines for the Content of Statistical Analysis Plans in Clinical Trials (Gamble et al.)</w:t>
      </w:r>
    </w:p>
  </w:comment>
  <w:comment w:id="10" w:author="Aleksandra Kata" w:date="2024-09-27T14:35:00Z" w:initials="AK">
    <w:p w14:paraId="2FCCD8DA" w14:textId="77777777" w:rsidR="00376F69" w:rsidRDefault="00376F69" w:rsidP="00376F69">
      <w:pPr>
        <w:pStyle w:val="CommentText"/>
      </w:pPr>
      <w:r>
        <w:rPr>
          <w:rStyle w:val="CommentReference"/>
        </w:rPr>
        <w:annotationRef/>
      </w:r>
      <w:r>
        <w:t>QA added in line with SOP requirement</w:t>
      </w:r>
    </w:p>
  </w:comment>
  <w:comment w:id="50" w:author="Dominic Stringer" w:date="2024-11-21T14:18:00Z" w:initials="DS">
    <w:p w14:paraId="03BDF50A" w14:textId="77777777" w:rsidR="0058651E" w:rsidRDefault="0058651E" w:rsidP="0006583D">
      <w:pPr>
        <w:pStyle w:val="CommentText"/>
      </w:pPr>
      <w:r>
        <w:rPr>
          <w:rStyle w:val="CommentReference"/>
        </w:rPr>
        <w:annotationRef/>
      </w:r>
      <w:r>
        <w:t>I have put this signature section in but not sure if want to do this differently to align with other documents or using Adobe Sign etc</w:t>
      </w:r>
    </w:p>
  </w:comment>
  <w:comment w:id="445" w:author="Gordon Forbes" w:date="2025-09-11T11:37:00Z" w:initials="GF">
    <w:p w14:paraId="7E84A84F" w14:textId="77777777" w:rsidR="00141151" w:rsidRDefault="00141151" w:rsidP="00141151">
      <w:r>
        <w:rPr>
          <w:rStyle w:val="CommentReference"/>
        </w:rPr>
        <w:annotationRef/>
      </w:r>
      <w:r>
        <w:rPr>
          <w:sz w:val="20"/>
          <w:szCs w:val="20"/>
        </w:rPr>
        <w:t>ai generated content, confirm checked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EB833" w15:done="0"/>
  <w15:commentEx w15:paraId="1AAE67B2" w15:done="0"/>
  <w15:commentEx w15:paraId="2FCCD8DA" w15:done="0"/>
  <w15:commentEx w15:paraId="03BDF50A" w15:done="0"/>
  <w15:commentEx w15:paraId="7E84A8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E6527" w16cex:dateUtc="2024-09-27T13:29:00Z"/>
  <w16cex:commentExtensible w16cex:durableId="0F894C27" w16cex:dateUtc="2024-11-06T15:03:00Z"/>
  <w16cex:commentExtensible w16cex:durableId="3BA3FA75" w16cex:dateUtc="2024-09-27T13:35:00Z"/>
  <w16cex:commentExtensible w16cex:durableId="1A39B7B0" w16cex:dateUtc="2024-11-21T14:18:00Z"/>
  <w16cex:commentExtensible w16cex:durableId="046B71EE" w16cex:dateUtc="2025-09-11T10:37:00Z">
    <w16cex:extLst>
      <w16:ext w16:uri="{CE6994B0-6A32-4C9F-8C6B-6E91EDA988CE}">
        <cr:reactions xmlns:cr="http://schemas.microsoft.com/office/comments/2020/reactions">
          <cr:reaction reactionType="1">
            <cr:reactionInfo dateUtc="2025-09-11T10:37:21Z">
              <cr:user userId="S::k1811974@kcl.ac.uk::7227b401-6869-4e99-b13c-21ab252975b9" userProvider="AD" userName="Gordon Forbe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EB833" w16cid:durableId="4EDE6527"/>
  <w16cid:commentId w16cid:paraId="1AAE67B2" w16cid:durableId="0F894C27"/>
  <w16cid:commentId w16cid:paraId="2FCCD8DA" w16cid:durableId="3BA3FA75"/>
  <w16cid:commentId w16cid:paraId="03BDF50A" w16cid:durableId="1A39B7B0"/>
  <w16cid:commentId w16cid:paraId="7E84A84F" w16cid:durableId="046B71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4325" w14:textId="77777777" w:rsidR="007E6077" w:rsidRDefault="007E6077" w:rsidP="000E21A1">
      <w:r>
        <w:separator/>
      </w:r>
    </w:p>
    <w:p w14:paraId="3DEAA880" w14:textId="77777777" w:rsidR="007E6077" w:rsidRDefault="007E6077" w:rsidP="000E21A1"/>
  </w:endnote>
  <w:endnote w:type="continuationSeparator" w:id="0">
    <w:p w14:paraId="693E5645" w14:textId="77777777" w:rsidR="007E6077" w:rsidRDefault="007E6077" w:rsidP="000E21A1">
      <w:r>
        <w:continuationSeparator/>
      </w:r>
    </w:p>
    <w:p w14:paraId="1780738E" w14:textId="77777777" w:rsidR="007E6077" w:rsidRDefault="007E6077" w:rsidP="000E21A1"/>
  </w:endnote>
  <w:endnote w:type="continuationNotice" w:id="1">
    <w:p w14:paraId="17B28E41" w14:textId="77777777" w:rsidR="007E6077" w:rsidRDefault="007E6077" w:rsidP="000E21A1"/>
    <w:p w14:paraId="380812B4" w14:textId="77777777" w:rsidR="007E6077" w:rsidRDefault="007E6077"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39F5" w14:textId="77777777" w:rsidR="003B065C" w:rsidRPr="00E77884" w:rsidRDefault="003B065C" w:rsidP="003B065C">
    <w:pPr>
      <w:spacing w:line="160" w:lineRule="exact"/>
      <w:ind w:left="-425"/>
      <w:contextualSpacing/>
      <w:jc w:val="both"/>
      <w:rPr>
        <w:sz w:val="16"/>
        <w:szCs w:val="16"/>
      </w:rPr>
    </w:pPr>
    <w:r w:rsidRPr="00E77884">
      <w:rPr>
        <w:b/>
        <w:sz w:val="16"/>
        <w:szCs w:val="16"/>
      </w:rPr>
      <w:t xml:space="preserve">Confidentiality and Copyright: </w:t>
    </w:r>
    <w:r w:rsidRPr="00E77884">
      <w:rPr>
        <w:sz w:val="16"/>
        <w:szCs w:val="16"/>
      </w:rPr>
      <w:t xml:space="preserve">This document is confidential and property of </w:t>
    </w:r>
    <w:r w:rsidRPr="00E77884">
      <w:rPr>
        <w:i/>
        <w:color w:val="FF0000"/>
        <w:sz w:val="16"/>
        <w:szCs w:val="16"/>
      </w:rPr>
      <w:t>King’s Clinical Trials Unit</w:t>
    </w:r>
    <w:r w:rsidRPr="00E77884">
      <w:rPr>
        <w:i/>
        <w:color w:val="333399"/>
        <w:sz w:val="16"/>
        <w:szCs w:val="16"/>
      </w:rPr>
      <w:t xml:space="preserve">. </w:t>
    </w:r>
    <w:r w:rsidRPr="00E77884">
      <w:rPr>
        <w:sz w:val="16"/>
        <w:szCs w:val="16"/>
      </w:rPr>
      <w:t xml:space="preserve">This document may not be copied, disclosed, distributed used or destroyed in whole or in part without the prior written consent of </w:t>
    </w:r>
    <w:r w:rsidRPr="00E77884">
      <w:rPr>
        <w:i/>
        <w:color w:val="FF0000"/>
        <w:sz w:val="16"/>
        <w:szCs w:val="16"/>
      </w:rPr>
      <w:t xml:space="preserve">King’s Clinical Trials Unit. </w:t>
    </w:r>
    <w:r w:rsidRPr="00E77884">
      <w:rPr>
        <w:sz w:val="16"/>
        <w:szCs w:val="16"/>
      </w:rPr>
      <w:t>The electronic version of this document is the latest version. It is responsibility of the individual to ensure that any paper material is the current version. Printed material is uncontrolled documentation.</w:t>
    </w:r>
  </w:p>
  <w:p w14:paraId="065E34D5" w14:textId="77777777" w:rsidR="003B065C" w:rsidRPr="00E77884" w:rsidRDefault="003B065C" w:rsidP="003B065C">
    <w:pPr>
      <w:pStyle w:val="Footer"/>
      <w:pBdr>
        <w:top w:val="single" w:sz="6" w:space="0" w:color="auto"/>
      </w:pBdr>
      <w:tabs>
        <w:tab w:val="left" w:pos="2554"/>
        <w:tab w:val="right" w:pos="9639"/>
      </w:tabs>
      <w:spacing w:after="600"/>
      <w:ind w:left="-426"/>
      <w:rPr>
        <w:i/>
        <w:sz w:val="20"/>
        <w:szCs w:val="20"/>
      </w:rPr>
    </w:pPr>
    <w:r w:rsidRPr="00E77884">
      <w:rPr>
        <w:sz w:val="20"/>
        <w:szCs w:val="20"/>
      </w:rPr>
      <w:t>Q-</w:t>
    </w:r>
    <w:r>
      <w:rPr>
        <w:sz w:val="20"/>
        <w:szCs w:val="20"/>
      </w:rPr>
      <w:t>162</w:t>
    </w:r>
    <w:r w:rsidRPr="00E77884">
      <w:rPr>
        <w:sz w:val="20"/>
        <w:szCs w:val="20"/>
      </w:rPr>
      <w:t xml:space="preserve"> (</w:t>
    </w:r>
    <w:r>
      <w:rPr>
        <w:sz w:val="20"/>
        <w:szCs w:val="20"/>
      </w:rPr>
      <w:t>SAP Template</w:t>
    </w:r>
    <w:r w:rsidRPr="00E77884">
      <w:rPr>
        <w:sz w:val="20"/>
        <w:szCs w:val="20"/>
      </w:rPr>
      <w:t>)</w:t>
    </w:r>
    <w:r>
      <w:rPr>
        <w:sz w:val="20"/>
        <w:szCs w:val="20"/>
      </w:rPr>
      <w:t xml:space="preserve"> V2.0</w:t>
    </w:r>
    <w:r w:rsidRPr="00E77884">
      <w:rPr>
        <w:sz w:val="20"/>
        <w:szCs w:val="20"/>
      </w:rPr>
      <w:tab/>
    </w:r>
    <w:r w:rsidRPr="00E77884">
      <w:rPr>
        <w:sz w:val="20"/>
        <w:szCs w:val="20"/>
      </w:rPr>
      <w:tab/>
    </w:r>
    <w:r>
      <w:rPr>
        <w:sz w:val="20"/>
        <w:szCs w:val="20"/>
      </w:rPr>
      <w:tab/>
    </w:r>
    <w:r>
      <w:rPr>
        <w:sz w:val="20"/>
        <w:szCs w:val="20"/>
      </w:rPr>
      <w:tab/>
    </w:r>
    <w:r w:rsidRPr="00E77884">
      <w:rPr>
        <w:sz w:val="20"/>
        <w:szCs w:val="20"/>
      </w:rPr>
      <w:t xml:space="preserve">Page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PAGE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w:t>
    </w:r>
    <w:r w:rsidRPr="00E77884">
      <w:rPr>
        <w:rStyle w:val="PageNumber"/>
        <w:rFonts w:asciiTheme="minorHAnsi" w:hAnsiTheme="minorHAnsi" w:cstheme="minorHAnsi"/>
        <w:sz w:val="20"/>
        <w:szCs w:val="20"/>
      </w:rPr>
      <w:fldChar w:fldCharType="end"/>
    </w:r>
    <w:r w:rsidRPr="00E77884">
      <w:rPr>
        <w:rStyle w:val="PageNumber"/>
        <w:rFonts w:asciiTheme="minorHAnsi" w:hAnsiTheme="minorHAnsi" w:cstheme="minorHAnsi"/>
        <w:sz w:val="20"/>
        <w:szCs w:val="20"/>
      </w:rPr>
      <w:t xml:space="preserve"> of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NUMPAGES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16</w:t>
    </w:r>
    <w:r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6D08" w14:textId="77777777" w:rsidR="007E6077" w:rsidRDefault="007E6077" w:rsidP="000E21A1">
      <w:r>
        <w:separator/>
      </w:r>
    </w:p>
    <w:p w14:paraId="7600C058" w14:textId="77777777" w:rsidR="007E6077" w:rsidRDefault="007E6077" w:rsidP="000E21A1"/>
  </w:footnote>
  <w:footnote w:type="continuationSeparator" w:id="0">
    <w:p w14:paraId="3CB44A13" w14:textId="77777777" w:rsidR="007E6077" w:rsidRDefault="007E6077" w:rsidP="000E21A1">
      <w:r>
        <w:continuationSeparator/>
      </w:r>
    </w:p>
    <w:p w14:paraId="6B8A85A4" w14:textId="77777777" w:rsidR="007E6077" w:rsidRDefault="007E6077" w:rsidP="000E21A1"/>
  </w:footnote>
  <w:footnote w:type="continuationNotice" w:id="1">
    <w:p w14:paraId="78CAB318" w14:textId="77777777" w:rsidR="007E6077" w:rsidRDefault="007E6077" w:rsidP="000E21A1"/>
    <w:p w14:paraId="13458746" w14:textId="77777777" w:rsidR="007E6077" w:rsidRDefault="007E6077"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7E6077" w:rsidP="000E21A1">
    <w:pPr>
      <w:pStyle w:val="Header"/>
    </w:pPr>
    <w:ins w:id="1162" w:author="Aleksandra Kata" w:date="2024-11-21T01:56:00Z" w16du:dateUtc="2024-11-21T01:56:00Z">
      <w:r>
        <w:rPr>
          <w:noProof/>
        </w:rPr>
        <w:pict w14:anchorId="375B06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49F82F5D" w:rsidR="00DC0BCE" w:rsidRDefault="007E6077" w:rsidP="000E21A1">
    <w:pPr>
      <w:pStyle w:val="Header"/>
      <w:rPr>
        <w:color w:val="215868"/>
        <w:sz w:val="36"/>
      </w:rPr>
    </w:pPr>
    <w:r>
      <w:rPr>
        <w:noProof/>
      </w:rPr>
      <w:pict w14:anchorId="4DF6D4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262738DB">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descr="KCL_no UoL_letterhead_3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914400" y="28575"/>
                          <a:ext cx="689610" cy="505460"/>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3C34171C" id="Group 7" o:spid="_x0000_s1026" style="position:absolute;margin-left:361.5pt;margin-top:-23.3pt;width:126.3pt;height:42.05pt;z-index:251658240" coordsize="16040,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KCL_no UoL_letterhead_32" style="position:absolute;left:9144;top:285;width:6896;height: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">
                <v:imagedata r:id="rId3" o:title="KCL_no UoL_letterhead_32"/>
              </v:shape>
              <v:shape id="Picture 6" o:spid="_x0000_s1028" type="#_x0000_t75" alt="CTU_Colour_logo.JPG" style="position:absolute;width:8496;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&#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4A016C" w:rsidRPr="00202B4E">
      <w:rPr>
        <w:i/>
        <w:smallCaps/>
        <w:szCs w:val="32"/>
        <w:highlight w:val="yellow"/>
      </w:rPr>
      <w:t>[</w:t>
    </w:r>
    <w:del w:id="1163" w:author="Gordon Forbes" w:date="2025-08-07T14:30:00Z" w16du:dateUtc="2025-08-07T13:30:00Z">
      <w:r w:rsidR="004A016C" w:rsidRPr="00202B4E" w:rsidDel="004F1ED5">
        <w:rPr>
          <w:i/>
          <w:smallCaps/>
          <w:szCs w:val="32"/>
          <w:highlight w:val="yellow"/>
        </w:rPr>
        <w:delText>trial acronym</w:delText>
      </w:r>
    </w:del>
    <w:ins w:id="1164" w:author="Gordon Forbes" w:date="2025-08-07T14:30:00Z" w16du:dateUtc="2025-08-07T13:30:00Z">
      <w:r w:rsidR="004F1ED5">
        <w:rPr>
          <w:i/>
          <w:smallCaps/>
          <w:szCs w:val="32"/>
          <w:highlight w:val="yellow"/>
        </w:rPr>
        <w:t>{</w:t>
      </w:r>
      <w:proofErr w:type="spellStart"/>
      <w:r w:rsidR="004F1ED5">
        <w:rPr>
          <w:i/>
          <w:smallCaps/>
          <w:szCs w:val="32"/>
          <w:highlight w:val="yellow"/>
        </w:rPr>
        <w:t>trial_acronym</w:t>
      </w:r>
      <w:proofErr w:type="spellEnd"/>
      <w:r w:rsidR="004F1ED5">
        <w:rPr>
          <w:i/>
          <w:smallCaps/>
          <w:szCs w:val="32"/>
          <w:highlight w:val="yellow"/>
        </w:rPr>
        <w:t>}}</w:t>
      </w:r>
    </w:ins>
    <w:r w:rsidR="004A016C" w:rsidRPr="00202B4E">
      <w:rPr>
        <w:i/>
        <w:smallCaps/>
        <w:szCs w:val="32"/>
        <w:highlight w:val="yellow"/>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7E6077" w:rsidP="000E21A1">
    <w:pPr>
      <w:pStyle w:val="Header"/>
    </w:pPr>
    <w:ins w:id="1165" w:author="Aleksandra Kata" w:date="2024-11-21T01:56:00Z" w16du:dateUtc="2024-11-21T01:56:00Z">
      <w:r>
        <w:rPr>
          <w:noProof/>
        </w:rPr>
        <w:pict w14:anchorId="751E89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D4160B42"/>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1"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3"/>
  </w:num>
  <w:num w:numId="3" w16cid:durableId="898399434">
    <w:abstractNumId w:val="9"/>
  </w:num>
  <w:num w:numId="4" w16cid:durableId="408575315">
    <w:abstractNumId w:val="22"/>
  </w:num>
  <w:num w:numId="5" w16cid:durableId="1484588724">
    <w:abstractNumId w:val="21"/>
  </w:num>
  <w:num w:numId="6" w16cid:durableId="11611291">
    <w:abstractNumId w:val="18"/>
  </w:num>
  <w:num w:numId="7" w16cid:durableId="1406218651">
    <w:abstractNumId w:val="32"/>
  </w:num>
  <w:num w:numId="8" w16cid:durableId="1915771571">
    <w:abstractNumId w:val="25"/>
  </w:num>
  <w:num w:numId="9" w16cid:durableId="1690906471">
    <w:abstractNumId w:val="24"/>
  </w:num>
  <w:num w:numId="10" w16cid:durableId="909576110">
    <w:abstractNumId w:val="17"/>
  </w:num>
  <w:num w:numId="11" w16cid:durableId="746533765">
    <w:abstractNumId w:val="7"/>
  </w:num>
  <w:num w:numId="12" w16cid:durableId="1366785425">
    <w:abstractNumId w:val="25"/>
  </w:num>
  <w:num w:numId="13" w16cid:durableId="441921288">
    <w:abstractNumId w:val="34"/>
  </w:num>
  <w:num w:numId="14" w16cid:durableId="1004667530">
    <w:abstractNumId w:val="35"/>
  </w:num>
  <w:num w:numId="15" w16cid:durableId="995375162">
    <w:abstractNumId w:val="19"/>
  </w:num>
  <w:num w:numId="16" w16cid:durableId="2043020564">
    <w:abstractNumId w:val="8"/>
  </w:num>
  <w:num w:numId="17" w16cid:durableId="1014065780">
    <w:abstractNumId w:val="28"/>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0"/>
  </w:num>
  <w:num w:numId="24" w16cid:durableId="664170871">
    <w:abstractNumId w:val="13"/>
  </w:num>
  <w:num w:numId="25" w16cid:durableId="969213192">
    <w:abstractNumId w:val="26"/>
  </w:num>
  <w:num w:numId="26" w16cid:durableId="1341808922">
    <w:abstractNumId w:val="16"/>
  </w:num>
  <w:num w:numId="27" w16cid:durableId="717971699">
    <w:abstractNumId w:val="29"/>
  </w:num>
  <w:num w:numId="28" w16cid:durableId="1379553430">
    <w:abstractNumId w:val="23"/>
  </w:num>
  <w:num w:numId="29" w16cid:durableId="818352230">
    <w:abstractNumId w:val="23"/>
  </w:num>
  <w:num w:numId="30" w16cid:durableId="936979523">
    <w:abstractNumId w:val="2"/>
  </w:num>
  <w:num w:numId="31" w16cid:durableId="902983870">
    <w:abstractNumId w:val="6"/>
  </w:num>
  <w:num w:numId="32" w16cid:durableId="1788498992">
    <w:abstractNumId w:val="31"/>
  </w:num>
  <w:num w:numId="33" w16cid:durableId="1637025581">
    <w:abstractNumId w:val="14"/>
  </w:num>
  <w:num w:numId="34" w16cid:durableId="351565862">
    <w:abstractNumId w:val="15"/>
  </w:num>
  <w:num w:numId="35" w16cid:durableId="1872186368">
    <w:abstractNumId w:val="30"/>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7"/>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ksandra Kata">
    <w15:presenceInfo w15:providerId="AD" w15:userId="S::k1469387@kcl.ac.uk::a9d2d78e-ce8f-44fa-9e6e-b99ab186e138"/>
  </w15:person>
  <w15:person w15:author="Gordon Forbes">
    <w15:presenceInfo w15:providerId="AD" w15:userId="S::k1811974@kcl.ac.uk::7227b401-6869-4e99-b13c-21ab252975b9"/>
  </w15:person>
  <w15:person w15:author="Dominic Stringer">
    <w15:presenceInfo w15:providerId="AD" w15:userId="S::k0957780@kcl.ac.uk::491926c3-057a-433f-9320-4800e6654b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39A9"/>
    <w:rsid w:val="00010847"/>
    <w:rsid w:val="00021508"/>
    <w:rsid w:val="000230AB"/>
    <w:rsid w:val="000255A5"/>
    <w:rsid w:val="00026451"/>
    <w:rsid w:val="00026764"/>
    <w:rsid w:val="000310E1"/>
    <w:rsid w:val="00032ABD"/>
    <w:rsid w:val="00032BC9"/>
    <w:rsid w:val="000338F1"/>
    <w:rsid w:val="00042D41"/>
    <w:rsid w:val="000431B9"/>
    <w:rsid w:val="0004453D"/>
    <w:rsid w:val="00044FAF"/>
    <w:rsid w:val="00052177"/>
    <w:rsid w:val="00056853"/>
    <w:rsid w:val="000645C9"/>
    <w:rsid w:val="0006583D"/>
    <w:rsid w:val="000667D0"/>
    <w:rsid w:val="00067006"/>
    <w:rsid w:val="0008174A"/>
    <w:rsid w:val="00081C75"/>
    <w:rsid w:val="00092643"/>
    <w:rsid w:val="0009292A"/>
    <w:rsid w:val="000952FA"/>
    <w:rsid w:val="000A0463"/>
    <w:rsid w:val="000A046F"/>
    <w:rsid w:val="000A10D0"/>
    <w:rsid w:val="000A6B32"/>
    <w:rsid w:val="000B3616"/>
    <w:rsid w:val="000B3AB0"/>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124BA"/>
    <w:rsid w:val="0011256A"/>
    <w:rsid w:val="001169BA"/>
    <w:rsid w:val="0012049B"/>
    <w:rsid w:val="001253BD"/>
    <w:rsid w:val="00125D58"/>
    <w:rsid w:val="00130040"/>
    <w:rsid w:val="00130E1C"/>
    <w:rsid w:val="001314E7"/>
    <w:rsid w:val="00131557"/>
    <w:rsid w:val="0013167F"/>
    <w:rsid w:val="0013287F"/>
    <w:rsid w:val="00133416"/>
    <w:rsid w:val="001337E6"/>
    <w:rsid w:val="00140EF2"/>
    <w:rsid w:val="00141151"/>
    <w:rsid w:val="001412D1"/>
    <w:rsid w:val="001426E9"/>
    <w:rsid w:val="001442B0"/>
    <w:rsid w:val="00144D69"/>
    <w:rsid w:val="001476E1"/>
    <w:rsid w:val="001502A8"/>
    <w:rsid w:val="00154D88"/>
    <w:rsid w:val="00160B36"/>
    <w:rsid w:val="00161039"/>
    <w:rsid w:val="0016155C"/>
    <w:rsid w:val="00161A15"/>
    <w:rsid w:val="00164D3D"/>
    <w:rsid w:val="00166FFA"/>
    <w:rsid w:val="00167CDD"/>
    <w:rsid w:val="001715D4"/>
    <w:rsid w:val="00173B69"/>
    <w:rsid w:val="00176882"/>
    <w:rsid w:val="001809BF"/>
    <w:rsid w:val="00180BAE"/>
    <w:rsid w:val="001829A6"/>
    <w:rsid w:val="001847E1"/>
    <w:rsid w:val="00186FC5"/>
    <w:rsid w:val="00191400"/>
    <w:rsid w:val="0019145C"/>
    <w:rsid w:val="0019147C"/>
    <w:rsid w:val="00191B15"/>
    <w:rsid w:val="00193722"/>
    <w:rsid w:val="00196135"/>
    <w:rsid w:val="00197465"/>
    <w:rsid w:val="001A29C3"/>
    <w:rsid w:val="001B6FEF"/>
    <w:rsid w:val="001C23FF"/>
    <w:rsid w:val="001C3A1A"/>
    <w:rsid w:val="001C540A"/>
    <w:rsid w:val="001D0C90"/>
    <w:rsid w:val="001D6202"/>
    <w:rsid w:val="001D6589"/>
    <w:rsid w:val="001E423A"/>
    <w:rsid w:val="001E794E"/>
    <w:rsid w:val="001F38AF"/>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6045"/>
    <w:rsid w:val="002613A3"/>
    <w:rsid w:val="00261A21"/>
    <w:rsid w:val="00262D66"/>
    <w:rsid w:val="002663E0"/>
    <w:rsid w:val="00266F3F"/>
    <w:rsid w:val="00272374"/>
    <w:rsid w:val="00273344"/>
    <w:rsid w:val="00277BD3"/>
    <w:rsid w:val="00280277"/>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6CE9"/>
    <w:rsid w:val="002C0046"/>
    <w:rsid w:val="002C0412"/>
    <w:rsid w:val="002C23DA"/>
    <w:rsid w:val="002C4791"/>
    <w:rsid w:val="002C55C3"/>
    <w:rsid w:val="002C5A8F"/>
    <w:rsid w:val="002C7A7F"/>
    <w:rsid w:val="002D258E"/>
    <w:rsid w:val="002D431F"/>
    <w:rsid w:val="002D4482"/>
    <w:rsid w:val="002D5545"/>
    <w:rsid w:val="002E14A8"/>
    <w:rsid w:val="002E3C58"/>
    <w:rsid w:val="002E51D1"/>
    <w:rsid w:val="002E617B"/>
    <w:rsid w:val="002E6E39"/>
    <w:rsid w:val="002F2939"/>
    <w:rsid w:val="002F34C8"/>
    <w:rsid w:val="002F6F20"/>
    <w:rsid w:val="00303069"/>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B4E"/>
    <w:rsid w:val="00345422"/>
    <w:rsid w:val="003502FA"/>
    <w:rsid w:val="003549E8"/>
    <w:rsid w:val="0035603B"/>
    <w:rsid w:val="003565FC"/>
    <w:rsid w:val="00356734"/>
    <w:rsid w:val="00361655"/>
    <w:rsid w:val="00362E13"/>
    <w:rsid w:val="00367767"/>
    <w:rsid w:val="0037168F"/>
    <w:rsid w:val="00374F97"/>
    <w:rsid w:val="00376F69"/>
    <w:rsid w:val="003812F9"/>
    <w:rsid w:val="00382A82"/>
    <w:rsid w:val="003839F0"/>
    <w:rsid w:val="00384842"/>
    <w:rsid w:val="00384BA7"/>
    <w:rsid w:val="00384F73"/>
    <w:rsid w:val="0038685F"/>
    <w:rsid w:val="00386A83"/>
    <w:rsid w:val="00390E6D"/>
    <w:rsid w:val="00396AA0"/>
    <w:rsid w:val="003A09EE"/>
    <w:rsid w:val="003A19D9"/>
    <w:rsid w:val="003A3849"/>
    <w:rsid w:val="003A39B7"/>
    <w:rsid w:val="003B065C"/>
    <w:rsid w:val="003B3126"/>
    <w:rsid w:val="003B5F55"/>
    <w:rsid w:val="003C3E3F"/>
    <w:rsid w:val="003D042B"/>
    <w:rsid w:val="003D326A"/>
    <w:rsid w:val="003D4D12"/>
    <w:rsid w:val="003D56D3"/>
    <w:rsid w:val="003D6336"/>
    <w:rsid w:val="003E15A2"/>
    <w:rsid w:val="003E5604"/>
    <w:rsid w:val="003E5985"/>
    <w:rsid w:val="003E6147"/>
    <w:rsid w:val="003E79E4"/>
    <w:rsid w:val="003F1350"/>
    <w:rsid w:val="003F1CC2"/>
    <w:rsid w:val="003F29DC"/>
    <w:rsid w:val="003F2E8D"/>
    <w:rsid w:val="003F329A"/>
    <w:rsid w:val="003F4F36"/>
    <w:rsid w:val="003F5401"/>
    <w:rsid w:val="00405683"/>
    <w:rsid w:val="00407068"/>
    <w:rsid w:val="0041494B"/>
    <w:rsid w:val="004178B8"/>
    <w:rsid w:val="00417F06"/>
    <w:rsid w:val="004215C5"/>
    <w:rsid w:val="0042295E"/>
    <w:rsid w:val="00426E90"/>
    <w:rsid w:val="004355DC"/>
    <w:rsid w:val="004359CF"/>
    <w:rsid w:val="0044043A"/>
    <w:rsid w:val="00440A46"/>
    <w:rsid w:val="00444707"/>
    <w:rsid w:val="00446461"/>
    <w:rsid w:val="00452756"/>
    <w:rsid w:val="00456000"/>
    <w:rsid w:val="00465A16"/>
    <w:rsid w:val="00465C50"/>
    <w:rsid w:val="00470191"/>
    <w:rsid w:val="00473944"/>
    <w:rsid w:val="00473DFB"/>
    <w:rsid w:val="004749A5"/>
    <w:rsid w:val="004754D2"/>
    <w:rsid w:val="004813C3"/>
    <w:rsid w:val="0048196B"/>
    <w:rsid w:val="0049079F"/>
    <w:rsid w:val="00491610"/>
    <w:rsid w:val="00493789"/>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E33"/>
    <w:rsid w:val="004E7368"/>
    <w:rsid w:val="004F1ED5"/>
    <w:rsid w:val="004F22B9"/>
    <w:rsid w:val="004F7685"/>
    <w:rsid w:val="0050361E"/>
    <w:rsid w:val="00505C2A"/>
    <w:rsid w:val="00512D2E"/>
    <w:rsid w:val="00512EC7"/>
    <w:rsid w:val="005139B0"/>
    <w:rsid w:val="005207EA"/>
    <w:rsid w:val="005232C8"/>
    <w:rsid w:val="00524356"/>
    <w:rsid w:val="005256F3"/>
    <w:rsid w:val="005266C6"/>
    <w:rsid w:val="00527061"/>
    <w:rsid w:val="00540AD9"/>
    <w:rsid w:val="0054100B"/>
    <w:rsid w:val="00542F99"/>
    <w:rsid w:val="005433F1"/>
    <w:rsid w:val="00545227"/>
    <w:rsid w:val="0054724B"/>
    <w:rsid w:val="00554C35"/>
    <w:rsid w:val="00555C82"/>
    <w:rsid w:val="00557B3C"/>
    <w:rsid w:val="005648EE"/>
    <w:rsid w:val="0056753F"/>
    <w:rsid w:val="00570CAD"/>
    <w:rsid w:val="00571E40"/>
    <w:rsid w:val="00581C8A"/>
    <w:rsid w:val="00582B39"/>
    <w:rsid w:val="00585950"/>
    <w:rsid w:val="0058651E"/>
    <w:rsid w:val="005870C5"/>
    <w:rsid w:val="00591DB4"/>
    <w:rsid w:val="005934EF"/>
    <w:rsid w:val="00597298"/>
    <w:rsid w:val="005A4ADE"/>
    <w:rsid w:val="005A5774"/>
    <w:rsid w:val="005A6B56"/>
    <w:rsid w:val="005B2213"/>
    <w:rsid w:val="005B37B2"/>
    <w:rsid w:val="005C06DA"/>
    <w:rsid w:val="005C0966"/>
    <w:rsid w:val="005C591E"/>
    <w:rsid w:val="005D2D2E"/>
    <w:rsid w:val="005D7FDC"/>
    <w:rsid w:val="005E1224"/>
    <w:rsid w:val="005E2877"/>
    <w:rsid w:val="005E7030"/>
    <w:rsid w:val="005E7399"/>
    <w:rsid w:val="005E7C07"/>
    <w:rsid w:val="005E7FA3"/>
    <w:rsid w:val="005F4D8A"/>
    <w:rsid w:val="005F4EBF"/>
    <w:rsid w:val="005F5FF8"/>
    <w:rsid w:val="006012BC"/>
    <w:rsid w:val="00611850"/>
    <w:rsid w:val="00611EB9"/>
    <w:rsid w:val="006123DA"/>
    <w:rsid w:val="006127D4"/>
    <w:rsid w:val="0061545D"/>
    <w:rsid w:val="00615B1E"/>
    <w:rsid w:val="00623654"/>
    <w:rsid w:val="00626125"/>
    <w:rsid w:val="00626C49"/>
    <w:rsid w:val="00633C73"/>
    <w:rsid w:val="00633DD7"/>
    <w:rsid w:val="006370D5"/>
    <w:rsid w:val="00641CF8"/>
    <w:rsid w:val="006435DE"/>
    <w:rsid w:val="0064532E"/>
    <w:rsid w:val="006462A7"/>
    <w:rsid w:val="00652F0F"/>
    <w:rsid w:val="006551C4"/>
    <w:rsid w:val="0065627C"/>
    <w:rsid w:val="00661526"/>
    <w:rsid w:val="00663F52"/>
    <w:rsid w:val="00665887"/>
    <w:rsid w:val="00666A80"/>
    <w:rsid w:val="006677FB"/>
    <w:rsid w:val="00667A44"/>
    <w:rsid w:val="0067012E"/>
    <w:rsid w:val="0067621E"/>
    <w:rsid w:val="0068160A"/>
    <w:rsid w:val="00684692"/>
    <w:rsid w:val="00691145"/>
    <w:rsid w:val="00691231"/>
    <w:rsid w:val="00693554"/>
    <w:rsid w:val="006A0D1F"/>
    <w:rsid w:val="006A2365"/>
    <w:rsid w:val="006A7D26"/>
    <w:rsid w:val="006B6BEA"/>
    <w:rsid w:val="006B7165"/>
    <w:rsid w:val="006C3CE8"/>
    <w:rsid w:val="006C4777"/>
    <w:rsid w:val="006C58F2"/>
    <w:rsid w:val="006D1F1A"/>
    <w:rsid w:val="006D35A1"/>
    <w:rsid w:val="006D6990"/>
    <w:rsid w:val="006D7BDE"/>
    <w:rsid w:val="006E6B18"/>
    <w:rsid w:val="006F2A5E"/>
    <w:rsid w:val="006F3A91"/>
    <w:rsid w:val="00701191"/>
    <w:rsid w:val="007014BA"/>
    <w:rsid w:val="00703D1C"/>
    <w:rsid w:val="00703FB7"/>
    <w:rsid w:val="0071321B"/>
    <w:rsid w:val="00716C48"/>
    <w:rsid w:val="00722CF3"/>
    <w:rsid w:val="0072448B"/>
    <w:rsid w:val="00725B11"/>
    <w:rsid w:val="00731097"/>
    <w:rsid w:val="007357FC"/>
    <w:rsid w:val="0074087D"/>
    <w:rsid w:val="00744326"/>
    <w:rsid w:val="00744FCE"/>
    <w:rsid w:val="00745C6E"/>
    <w:rsid w:val="00746D39"/>
    <w:rsid w:val="00751AC9"/>
    <w:rsid w:val="00751D4B"/>
    <w:rsid w:val="00753170"/>
    <w:rsid w:val="00753A5F"/>
    <w:rsid w:val="00754016"/>
    <w:rsid w:val="0075676C"/>
    <w:rsid w:val="0076155B"/>
    <w:rsid w:val="00763974"/>
    <w:rsid w:val="00766C29"/>
    <w:rsid w:val="00772D3E"/>
    <w:rsid w:val="00773FDB"/>
    <w:rsid w:val="00775F89"/>
    <w:rsid w:val="0078103D"/>
    <w:rsid w:val="00781813"/>
    <w:rsid w:val="00781AD1"/>
    <w:rsid w:val="0078286E"/>
    <w:rsid w:val="007829A2"/>
    <w:rsid w:val="00782A9A"/>
    <w:rsid w:val="0078365D"/>
    <w:rsid w:val="00783DAE"/>
    <w:rsid w:val="0078451D"/>
    <w:rsid w:val="0078677D"/>
    <w:rsid w:val="0079158C"/>
    <w:rsid w:val="0079161E"/>
    <w:rsid w:val="007A044A"/>
    <w:rsid w:val="007A576B"/>
    <w:rsid w:val="007A78F2"/>
    <w:rsid w:val="007B4F70"/>
    <w:rsid w:val="007B5934"/>
    <w:rsid w:val="007B7278"/>
    <w:rsid w:val="007C0296"/>
    <w:rsid w:val="007C2814"/>
    <w:rsid w:val="007C2AA1"/>
    <w:rsid w:val="007C534B"/>
    <w:rsid w:val="007C6531"/>
    <w:rsid w:val="007C7494"/>
    <w:rsid w:val="007C769D"/>
    <w:rsid w:val="007D46D2"/>
    <w:rsid w:val="007D7342"/>
    <w:rsid w:val="007D7C74"/>
    <w:rsid w:val="007E07E1"/>
    <w:rsid w:val="007E203E"/>
    <w:rsid w:val="007E6077"/>
    <w:rsid w:val="007F3E30"/>
    <w:rsid w:val="007F4749"/>
    <w:rsid w:val="007F47C7"/>
    <w:rsid w:val="007F4CFC"/>
    <w:rsid w:val="007F5F7B"/>
    <w:rsid w:val="007F61E9"/>
    <w:rsid w:val="00800C8F"/>
    <w:rsid w:val="008033B9"/>
    <w:rsid w:val="008115AB"/>
    <w:rsid w:val="008119F0"/>
    <w:rsid w:val="00812AC4"/>
    <w:rsid w:val="00815A5A"/>
    <w:rsid w:val="00816362"/>
    <w:rsid w:val="0081678F"/>
    <w:rsid w:val="00822EFB"/>
    <w:rsid w:val="008250DE"/>
    <w:rsid w:val="00826C40"/>
    <w:rsid w:val="00830C3A"/>
    <w:rsid w:val="00833B3C"/>
    <w:rsid w:val="00837469"/>
    <w:rsid w:val="008401DE"/>
    <w:rsid w:val="00844A14"/>
    <w:rsid w:val="00844E01"/>
    <w:rsid w:val="00850774"/>
    <w:rsid w:val="0085184E"/>
    <w:rsid w:val="00851915"/>
    <w:rsid w:val="008538D1"/>
    <w:rsid w:val="00854906"/>
    <w:rsid w:val="00856EE4"/>
    <w:rsid w:val="008610CE"/>
    <w:rsid w:val="00862218"/>
    <w:rsid w:val="00862539"/>
    <w:rsid w:val="008631BA"/>
    <w:rsid w:val="00864E53"/>
    <w:rsid w:val="008651CA"/>
    <w:rsid w:val="00870703"/>
    <w:rsid w:val="00875338"/>
    <w:rsid w:val="008774D3"/>
    <w:rsid w:val="008775F2"/>
    <w:rsid w:val="00880A4C"/>
    <w:rsid w:val="00882D44"/>
    <w:rsid w:val="008832FD"/>
    <w:rsid w:val="00892E7D"/>
    <w:rsid w:val="008969D3"/>
    <w:rsid w:val="00896AB7"/>
    <w:rsid w:val="008A2896"/>
    <w:rsid w:val="008A3BA1"/>
    <w:rsid w:val="008A5E02"/>
    <w:rsid w:val="008A7A14"/>
    <w:rsid w:val="008B1DC6"/>
    <w:rsid w:val="008B25EB"/>
    <w:rsid w:val="008C78B0"/>
    <w:rsid w:val="008D2CFC"/>
    <w:rsid w:val="008D3A21"/>
    <w:rsid w:val="008D403F"/>
    <w:rsid w:val="008D6D5E"/>
    <w:rsid w:val="008E1320"/>
    <w:rsid w:val="008E330A"/>
    <w:rsid w:val="008E4732"/>
    <w:rsid w:val="008E67CF"/>
    <w:rsid w:val="008F0036"/>
    <w:rsid w:val="008F3DFF"/>
    <w:rsid w:val="008F58FB"/>
    <w:rsid w:val="0090018A"/>
    <w:rsid w:val="009001BB"/>
    <w:rsid w:val="009042B2"/>
    <w:rsid w:val="009104EF"/>
    <w:rsid w:val="00911609"/>
    <w:rsid w:val="009122A8"/>
    <w:rsid w:val="00912D5A"/>
    <w:rsid w:val="0091590D"/>
    <w:rsid w:val="009167EA"/>
    <w:rsid w:val="00926768"/>
    <w:rsid w:val="0093369F"/>
    <w:rsid w:val="0093697D"/>
    <w:rsid w:val="00944851"/>
    <w:rsid w:val="0094558E"/>
    <w:rsid w:val="00947A12"/>
    <w:rsid w:val="00954849"/>
    <w:rsid w:val="00956E5B"/>
    <w:rsid w:val="00965836"/>
    <w:rsid w:val="00965B9A"/>
    <w:rsid w:val="00966A44"/>
    <w:rsid w:val="00966C7B"/>
    <w:rsid w:val="0096724B"/>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666C"/>
    <w:rsid w:val="009A7282"/>
    <w:rsid w:val="009A758F"/>
    <w:rsid w:val="009B1102"/>
    <w:rsid w:val="009B4B02"/>
    <w:rsid w:val="009B5601"/>
    <w:rsid w:val="009C17B8"/>
    <w:rsid w:val="009C5B55"/>
    <w:rsid w:val="009D101B"/>
    <w:rsid w:val="009D3D80"/>
    <w:rsid w:val="009D6615"/>
    <w:rsid w:val="009E02D0"/>
    <w:rsid w:val="009E1C2E"/>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A98"/>
    <w:rsid w:val="00A43E59"/>
    <w:rsid w:val="00A46960"/>
    <w:rsid w:val="00A46DBF"/>
    <w:rsid w:val="00A52717"/>
    <w:rsid w:val="00A52778"/>
    <w:rsid w:val="00A52BC8"/>
    <w:rsid w:val="00A53C41"/>
    <w:rsid w:val="00A61708"/>
    <w:rsid w:val="00A625EE"/>
    <w:rsid w:val="00A6281E"/>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E70"/>
    <w:rsid w:val="00B00315"/>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4194"/>
    <w:rsid w:val="00B446DD"/>
    <w:rsid w:val="00B45CBB"/>
    <w:rsid w:val="00B47231"/>
    <w:rsid w:val="00B52609"/>
    <w:rsid w:val="00B54C40"/>
    <w:rsid w:val="00B57369"/>
    <w:rsid w:val="00B577C4"/>
    <w:rsid w:val="00B57D1D"/>
    <w:rsid w:val="00B60D54"/>
    <w:rsid w:val="00B64975"/>
    <w:rsid w:val="00B64E49"/>
    <w:rsid w:val="00B65787"/>
    <w:rsid w:val="00B67BCC"/>
    <w:rsid w:val="00B703C1"/>
    <w:rsid w:val="00B73113"/>
    <w:rsid w:val="00B732D9"/>
    <w:rsid w:val="00B74680"/>
    <w:rsid w:val="00B75164"/>
    <w:rsid w:val="00B76642"/>
    <w:rsid w:val="00B76B6F"/>
    <w:rsid w:val="00B7786D"/>
    <w:rsid w:val="00B91346"/>
    <w:rsid w:val="00B95C03"/>
    <w:rsid w:val="00BA0E74"/>
    <w:rsid w:val="00BA0FE4"/>
    <w:rsid w:val="00BA1655"/>
    <w:rsid w:val="00BA46C5"/>
    <w:rsid w:val="00BB2A83"/>
    <w:rsid w:val="00BC2315"/>
    <w:rsid w:val="00BC363B"/>
    <w:rsid w:val="00BC403E"/>
    <w:rsid w:val="00BC64B6"/>
    <w:rsid w:val="00BD03F7"/>
    <w:rsid w:val="00BD0A16"/>
    <w:rsid w:val="00BD166D"/>
    <w:rsid w:val="00BD1B9D"/>
    <w:rsid w:val="00BD236B"/>
    <w:rsid w:val="00BE507E"/>
    <w:rsid w:val="00BE607F"/>
    <w:rsid w:val="00BE62E0"/>
    <w:rsid w:val="00BE68BD"/>
    <w:rsid w:val="00BE72AE"/>
    <w:rsid w:val="00BE77EB"/>
    <w:rsid w:val="00BF01F9"/>
    <w:rsid w:val="00BF4F06"/>
    <w:rsid w:val="00BF6CDF"/>
    <w:rsid w:val="00BF7FC7"/>
    <w:rsid w:val="00C028E2"/>
    <w:rsid w:val="00C07BDC"/>
    <w:rsid w:val="00C1297B"/>
    <w:rsid w:val="00C15C98"/>
    <w:rsid w:val="00C16895"/>
    <w:rsid w:val="00C17064"/>
    <w:rsid w:val="00C20749"/>
    <w:rsid w:val="00C23376"/>
    <w:rsid w:val="00C24EF2"/>
    <w:rsid w:val="00C30386"/>
    <w:rsid w:val="00C317BB"/>
    <w:rsid w:val="00C31C9A"/>
    <w:rsid w:val="00C31E0E"/>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64C"/>
    <w:rsid w:val="00C74044"/>
    <w:rsid w:val="00C743AC"/>
    <w:rsid w:val="00C7458E"/>
    <w:rsid w:val="00C82514"/>
    <w:rsid w:val="00C82E4F"/>
    <w:rsid w:val="00C8304C"/>
    <w:rsid w:val="00C8465E"/>
    <w:rsid w:val="00C86C2F"/>
    <w:rsid w:val="00C87255"/>
    <w:rsid w:val="00C87F9D"/>
    <w:rsid w:val="00C936DA"/>
    <w:rsid w:val="00C943B5"/>
    <w:rsid w:val="00CA2CE2"/>
    <w:rsid w:val="00CA312A"/>
    <w:rsid w:val="00CA6B2B"/>
    <w:rsid w:val="00CB4581"/>
    <w:rsid w:val="00CB6158"/>
    <w:rsid w:val="00CC50AE"/>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6253"/>
    <w:rsid w:val="00D364F5"/>
    <w:rsid w:val="00D40591"/>
    <w:rsid w:val="00D45160"/>
    <w:rsid w:val="00D54E75"/>
    <w:rsid w:val="00D55FD2"/>
    <w:rsid w:val="00D57D6B"/>
    <w:rsid w:val="00D6136A"/>
    <w:rsid w:val="00D61C37"/>
    <w:rsid w:val="00D62C16"/>
    <w:rsid w:val="00D67796"/>
    <w:rsid w:val="00D67896"/>
    <w:rsid w:val="00D72FD3"/>
    <w:rsid w:val="00D73ACC"/>
    <w:rsid w:val="00D73C82"/>
    <w:rsid w:val="00D74540"/>
    <w:rsid w:val="00D81604"/>
    <w:rsid w:val="00D841D0"/>
    <w:rsid w:val="00D844C8"/>
    <w:rsid w:val="00D85576"/>
    <w:rsid w:val="00D90CF3"/>
    <w:rsid w:val="00D92630"/>
    <w:rsid w:val="00DA2571"/>
    <w:rsid w:val="00DA3448"/>
    <w:rsid w:val="00DA538B"/>
    <w:rsid w:val="00DA73C1"/>
    <w:rsid w:val="00DA7828"/>
    <w:rsid w:val="00DB4203"/>
    <w:rsid w:val="00DB4474"/>
    <w:rsid w:val="00DB57A3"/>
    <w:rsid w:val="00DB6F7A"/>
    <w:rsid w:val="00DB75A1"/>
    <w:rsid w:val="00DC0755"/>
    <w:rsid w:val="00DC0BCE"/>
    <w:rsid w:val="00DC3451"/>
    <w:rsid w:val="00DC36A6"/>
    <w:rsid w:val="00DC5E14"/>
    <w:rsid w:val="00DC7C06"/>
    <w:rsid w:val="00DD0C93"/>
    <w:rsid w:val="00DD10CB"/>
    <w:rsid w:val="00DD3D92"/>
    <w:rsid w:val="00DD69E1"/>
    <w:rsid w:val="00DD7E0D"/>
    <w:rsid w:val="00DE08FA"/>
    <w:rsid w:val="00DE3073"/>
    <w:rsid w:val="00DF071E"/>
    <w:rsid w:val="00DF086F"/>
    <w:rsid w:val="00DF2D47"/>
    <w:rsid w:val="00DF79C3"/>
    <w:rsid w:val="00E04642"/>
    <w:rsid w:val="00E052AE"/>
    <w:rsid w:val="00E070E7"/>
    <w:rsid w:val="00E07359"/>
    <w:rsid w:val="00E07C3A"/>
    <w:rsid w:val="00E11248"/>
    <w:rsid w:val="00E11913"/>
    <w:rsid w:val="00E11B34"/>
    <w:rsid w:val="00E143A0"/>
    <w:rsid w:val="00E216CA"/>
    <w:rsid w:val="00E33E64"/>
    <w:rsid w:val="00E367F4"/>
    <w:rsid w:val="00E4281C"/>
    <w:rsid w:val="00E42A42"/>
    <w:rsid w:val="00E44205"/>
    <w:rsid w:val="00E45A74"/>
    <w:rsid w:val="00E4630E"/>
    <w:rsid w:val="00E47BBD"/>
    <w:rsid w:val="00E61308"/>
    <w:rsid w:val="00E61991"/>
    <w:rsid w:val="00E623DA"/>
    <w:rsid w:val="00E62603"/>
    <w:rsid w:val="00E6723B"/>
    <w:rsid w:val="00E67D48"/>
    <w:rsid w:val="00E70B19"/>
    <w:rsid w:val="00E74C7E"/>
    <w:rsid w:val="00E7681E"/>
    <w:rsid w:val="00E77884"/>
    <w:rsid w:val="00E864D8"/>
    <w:rsid w:val="00E916A0"/>
    <w:rsid w:val="00E94F3F"/>
    <w:rsid w:val="00EA0244"/>
    <w:rsid w:val="00EA100F"/>
    <w:rsid w:val="00EA2FC5"/>
    <w:rsid w:val="00EA4B78"/>
    <w:rsid w:val="00EA70E2"/>
    <w:rsid w:val="00EB37B7"/>
    <w:rsid w:val="00EB3A91"/>
    <w:rsid w:val="00EB49D7"/>
    <w:rsid w:val="00EC1263"/>
    <w:rsid w:val="00EC1992"/>
    <w:rsid w:val="00ED059F"/>
    <w:rsid w:val="00ED1A38"/>
    <w:rsid w:val="00ED2BF2"/>
    <w:rsid w:val="00ED6B7F"/>
    <w:rsid w:val="00EE0011"/>
    <w:rsid w:val="00EE0518"/>
    <w:rsid w:val="00EE1022"/>
    <w:rsid w:val="00EE3EAE"/>
    <w:rsid w:val="00EF2431"/>
    <w:rsid w:val="00EF3191"/>
    <w:rsid w:val="00EF3B87"/>
    <w:rsid w:val="00EF42D5"/>
    <w:rsid w:val="00F00D0A"/>
    <w:rsid w:val="00F012AE"/>
    <w:rsid w:val="00F02BA8"/>
    <w:rsid w:val="00F04E36"/>
    <w:rsid w:val="00F065DA"/>
    <w:rsid w:val="00F11870"/>
    <w:rsid w:val="00F14CF3"/>
    <w:rsid w:val="00F17596"/>
    <w:rsid w:val="00F20C7F"/>
    <w:rsid w:val="00F278CE"/>
    <w:rsid w:val="00F27F02"/>
    <w:rsid w:val="00F319E7"/>
    <w:rsid w:val="00F37D62"/>
    <w:rsid w:val="00F41FAE"/>
    <w:rsid w:val="00F44E4D"/>
    <w:rsid w:val="00F45E86"/>
    <w:rsid w:val="00F4699E"/>
    <w:rsid w:val="00F472A6"/>
    <w:rsid w:val="00F50636"/>
    <w:rsid w:val="00F50E52"/>
    <w:rsid w:val="00F52123"/>
    <w:rsid w:val="00F52D1F"/>
    <w:rsid w:val="00F56C7D"/>
    <w:rsid w:val="00F607FE"/>
    <w:rsid w:val="00F6331F"/>
    <w:rsid w:val="00F65CD1"/>
    <w:rsid w:val="00F72B76"/>
    <w:rsid w:val="00F73CED"/>
    <w:rsid w:val="00F75743"/>
    <w:rsid w:val="00F75835"/>
    <w:rsid w:val="00F776A4"/>
    <w:rsid w:val="00F77D1A"/>
    <w:rsid w:val="00F8061A"/>
    <w:rsid w:val="00F86CBE"/>
    <w:rsid w:val="00F902F9"/>
    <w:rsid w:val="00F90BEE"/>
    <w:rsid w:val="00F93521"/>
    <w:rsid w:val="00F97B0F"/>
    <w:rsid w:val="00FA06D9"/>
    <w:rsid w:val="00FA602D"/>
    <w:rsid w:val="00FA7001"/>
    <w:rsid w:val="00FB6FBF"/>
    <w:rsid w:val="00FC03B8"/>
    <w:rsid w:val="00FC1D4F"/>
    <w:rsid w:val="00FC34E5"/>
    <w:rsid w:val="00FC589F"/>
    <w:rsid w:val="00FC73BF"/>
    <w:rsid w:val="00FD058E"/>
    <w:rsid w:val="00FD0EC3"/>
    <w:rsid w:val="00FD3D8C"/>
    <w:rsid w:val="00FD5A8D"/>
    <w:rsid w:val="00FE2840"/>
    <w:rsid w:val="00FE3693"/>
    <w:rsid w:val="00FE4FDE"/>
    <w:rsid w:val="00FE601F"/>
    <w:rsid w:val="00FE7127"/>
    <w:rsid w:val="00FE74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B57D1D"/>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B57D1D"/>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2.xml><?xml version="1.0" encoding="utf-8"?>
<ds:datastoreItem xmlns:ds="http://schemas.openxmlformats.org/officeDocument/2006/customXml" ds:itemID="{BAA3AF65-3B33-49AB-8B14-14BA3FFBE156}">
  <ds:schemaRefs>
    <ds:schemaRef ds:uri="http://schemas.microsoft.com/sharepoint/v3/contenttype/forms"/>
  </ds:schemaRefs>
</ds:datastoreItem>
</file>

<file path=customXml/itemProps3.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5650</Words>
  <Characters>32211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Gordon Forbes</cp:lastModifiedBy>
  <cp:revision>3</cp:revision>
  <cp:lastPrinted>2019-07-16T09:44:00Z</cp:lastPrinted>
  <dcterms:created xsi:type="dcterms:W3CDTF">2025-08-07T13:53:00Z</dcterms:created>
  <dcterms:modified xsi:type="dcterms:W3CDTF">2025-09-11T10:37:00Z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