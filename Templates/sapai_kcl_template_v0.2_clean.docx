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B951" w14:textId="1F22017A" w:rsidR="000E7D73" w:rsidRDefault="000E7D73" w:rsidP="000E7D73">
      <w:pPr>
        <w:spacing w:line="360" w:lineRule="auto"/>
        <w:jc w:val="center"/>
        <w:rPr>
          <w:b/>
          <w:color w:val="000000"/>
          <w:sz w:val="28"/>
          <w:szCs w:val="28"/>
        </w:rPr>
      </w:pPr>
      <w:r w:rsidRPr="0099236F">
        <w:rPr>
          <w:b/>
          <w:color w:val="000000"/>
          <w:sz w:val="28"/>
          <w:szCs w:val="28"/>
        </w:rPr>
        <w:t>INSTRUCTIONS TO USE:</w:t>
      </w:r>
    </w:p>
    <w:p w14:paraId="7040376F"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The purpose of this statistical analysis plan template is to ensure consistency across trials and transparency of the methods applied.</w:t>
      </w:r>
      <w:r>
        <w:rPr>
          <w:rStyle w:val="eop"/>
          <w:rFonts w:ascii="Calibri" w:hAnsi="Calibri" w:cs="Calibri"/>
          <w:color w:val="808080"/>
        </w:rPr>
        <w:t> </w:t>
      </w:r>
    </w:p>
    <w:p w14:paraId="6A9B8373"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6B0EC2CB"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This template applies to all clinical trials from KCTU portfolio carried out by KCTU statistics staff.</w:t>
      </w:r>
      <w:r>
        <w:rPr>
          <w:rStyle w:val="eop"/>
          <w:rFonts w:ascii="Calibri" w:hAnsi="Calibri" w:cs="Calibri"/>
          <w:color w:val="808080"/>
        </w:rPr>
        <w:t> </w:t>
      </w:r>
    </w:p>
    <w:p w14:paraId="3053D4CB"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1B172AB8"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It is essential that SAP is planned and recorded before any data are extracted from the trial database and any aspect of the analysis is engaged in.</w:t>
      </w:r>
      <w:r>
        <w:rPr>
          <w:rStyle w:val="eop"/>
          <w:rFonts w:ascii="Calibri" w:hAnsi="Calibri" w:cs="Calibri"/>
          <w:color w:val="808080"/>
        </w:rPr>
        <w:t> </w:t>
      </w:r>
    </w:p>
    <w:p w14:paraId="62CE8672"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2808A6B2" w14:textId="77777777" w:rsidR="000E7D73" w:rsidRDefault="000E7D73" w:rsidP="000E7D7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color w:val="808080"/>
        </w:rPr>
        <w:t> </w:t>
      </w:r>
    </w:p>
    <w:p w14:paraId="6EEFC7FD"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All data cleaning and data analysis should be written as syntax to ensure transparency and replicability.</w:t>
      </w:r>
      <w:r>
        <w:rPr>
          <w:rFonts w:ascii="Segoe UI" w:hAnsi="Segoe UI" w:cs="Segoe UI"/>
          <w:sz w:val="18"/>
          <w:szCs w:val="18"/>
        </w:rPr>
        <w:t xml:space="preserve"> </w:t>
      </w:r>
    </w:p>
    <w:p w14:paraId="7FD82021" w14:textId="77777777" w:rsidR="000E7D73" w:rsidRDefault="000E7D73" w:rsidP="000E7D7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1558F7F" w14:textId="77777777" w:rsidR="000E7D73" w:rsidRDefault="000E7D73" w:rsidP="000E7D73">
      <w:pPr>
        <w:pStyle w:val="paragraph"/>
        <w:spacing w:before="0" w:beforeAutospacing="0" w:after="0" w:afterAutospacing="0"/>
        <w:jc w:val="center"/>
        <w:textAlignment w:val="baseline"/>
        <w:rPr>
          <w:rStyle w:val="eop"/>
          <w:rFonts w:ascii="Calibri" w:hAnsi="Calibri" w:cs="Calibri"/>
          <w:color w:val="FF0000"/>
        </w:rPr>
      </w:pPr>
      <w:r>
        <w:rPr>
          <w:rStyle w:val="normaltextrun"/>
          <w:rFonts w:ascii="Calibri" w:hAnsi="Calibri" w:cs="Calibri"/>
          <w:b/>
          <w:bCs/>
          <w:i/>
          <w:iCs/>
          <w:color w:val="FF0000"/>
        </w:rPr>
        <w:t>Please ensure that this page and instructional, yellow-highlighted text in sections are removed / replaced with trial-specific information in the final trial-specific SAP.</w:t>
      </w:r>
      <w:r>
        <w:rPr>
          <w:rStyle w:val="eop"/>
          <w:rFonts w:ascii="Calibri" w:hAnsi="Calibri" w:cs="Calibri"/>
          <w:color w:val="FF0000"/>
        </w:rPr>
        <w:t> </w:t>
      </w:r>
    </w:p>
    <w:p w14:paraId="7E3106AE" w14:textId="77777777" w:rsidR="00B130CF" w:rsidRPr="007829A2" w:rsidRDefault="00B130CF" w:rsidP="000E21A1">
      <w:pPr>
        <w:pStyle w:val="paragraph"/>
      </w:pPr>
    </w:p>
    <w:p w14:paraId="50FBFCF4" w14:textId="77777777" w:rsidR="00ED1A38" w:rsidRPr="00524356" w:rsidRDefault="00ED1A38" w:rsidP="000E21A1"/>
    <w:p w14:paraId="58AB016D" w14:textId="1112845D" w:rsidR="00ED1A38" w:rsidRPr="007829A2" w:rsidRDefault="00ED1A38" w:rsidP="000E21A1">
      <w:pPr>
        <w:pStyle w:val="paragraph"/>
        <w:rPr>
          <w:sz w:val="18"/>
          <w:szCs w:val="18"/>
        </w:rPr>
      </w:pPr>
      <w:r w:rsidRPr="00524356">
        <w:br w:type="page"/>
      </w:r>
    </w:p>
    <w:p w14:paraId="72A28A80" w14:textId="3362A89C" w:rsidR="00ED1A38" w:rsidRPr="00524356" w:rsidRDefault="00ED1A38" w:rsidP="000E21A1"/>
    <w:p w14:paraId="06C229CB" w14:textId="3D4A611B" w:rsidR="00376F69" w:rsidRDefault="00D73ACC" w:rsidP="00375D14">
      <w:pPr>
        <w:spacing w:line="360" w:lineRule="auto"/>
        <w:jc w:val="center"/>
        <w:rPr>
          <w:b/>
          <w:color w:val="000000"/>
          <w:sz w:val="40"/>
          <w:szCs w:val="40"/>
        </w:rPr>
      </w:pPr>
      <w:proofErr w:type="gramStart"/>
      <w:r>
        <w:rPr>
          <w:b/>
          <w:color w:val="000000"/>
          <w:sz w:val="40"/>
          <w:szCs w:val="40"/>
        </w:rPr>
        <w:t>{{title}}</w:t>
      </w:r>
      <w:r w:rsidRPr="00800C8F">
        <w:rPr>
          <w:b/>
          <w:color w:val="000000"/>
          <w:sz w:val="40"/>
          <w:szCs w:val="40"/>
        </w:rPr>
        <w:t xml:space="preserve"> </w:t>
      </w:r>
      <w:r w:rsidR="00376F69" w:rsidRPr="00800C8F">
        <w:rPr>
          <w:b/>
          <w:color w:val="000000"/>
          <w:sz w:val="40"/>
          <w:szCs w:val="40"/>
        </w:rPr>
        <w:t>(</w:t>
      </w:r>
      <w:r>
        <w:rPr>
          <w:b/>
          <w:color w:val="000000"/>
          <w:sz w:val="40"/>
          <w:szCs w:val="40"/>
        </w:rPr>
        <w:t>{{</w:t>
      </w:r>
      <w:proofErr w:type="spellStart"/>
      <w:proofErr w:type="gramEnd"/>
      <w:r w:rsidR="005D71E6">
        <w:rPr>
          <w:b/>
          <w:color w:val="000000"/>
          <w:sz w:val="40"/>
          <w:szCs w:val="40"/>
        </w:rPr>
        <w:t>trial_</w:t>
      </w:r>
      <w:proofErr w:type="gramStart"/>
      <w:r>
        <w:rPr>
          <w:b/>
          <w:color w:val="000000"/>
          <w:sz w:val="40"/>
          <w:szCs w:val="40"/>
        </w:rPr>
        <w:t>acronym</w:t>
      </w:r>
      <w:proofErr w:type="spellEnd"/>
      <w:r>
        <w:rPr>
          <w:b/>
          <w:color w:val="000000"/>
          <w:sz w:val="40"/>
          <w:szCs w:val="40"/>
        </w:rPr>
        <w:t>}}</w:t>
      </w:r>
      <w:r w:rsidR="00376F69" w:rsidRPr="00800C8F">
        <w:rPr>
          <w:b/>
          <w:color w:val="000000"/>
          <w:sz w:val="40"/>
          <w:szCs w:val="40"/>
        </w:rPr>
        <w:t>)</w:t>
      </w:r>
      <w:proofErr w:type="gramEnd"/>
    </w:p>
    <w:p w14:paraId="0FA16DF5" w14:textId="77777777" w:rsidR="000507FB" w:rsidRDefault="000507FB" w:rsidP="00711627">
      <w:pPr>
        <w:spacing w:line="360" w:lineRule="auto"/>
        <w:jc w:val="center"/>
        <w:rPr>
          <w:color w:val="000000"/>
          <w:sz w:val="40"/>
          <w:szCs w:val="40"/>
        </w:rPr>
      </w:pPr>
    </w:p>
    <w:p w14:paraId="61C9F456" w14:textId="169C27A7" w:rsidR="00376F69" w:rsidRPr="00800C8F" w:rsidRDefault="00376F69" w:rsidP="00711627">
      <w:pPr>
        <w:spacing w:line="360" w:lineRule="auto"/>
        <w:jc w:val="center"/>
        <w:rPr>
          <w:color w:val="000000"/>
          <w:sz w:val="40"/>
          <w:szCs w:val="40"/>
        </w:rPr>
      </w:pPr>
      <w:r w:rsidRPr="00800C8F">
        <w:rPr>
          <w:color w:val="000000"/>
          <w:sz w:val="40"/>
          <w:szCs w:val="40"/>
        </w:rPr>
        <w:t>Statistical Analysis Plan</w:t>
      </w:r>
    </w:p>
    <w:p w14:paraId="2A805889" w14:textId="3BAE1220" w:rsidR="00375D14" w:rsidRPr="00800C8F" w:rsidRDefault="00376F69" w:rsidP="00375D14">
      <w:pPr>
        <w:spacing w:line="360" w:lineRule="auto"/>
        <w:jc w:val="center"/>
        <w:rPr>
          <w:color w:val="000000"/>
          <w:sz w:val="40"/>
          <w:szCs w:val="40"/>
        </w:rPr>
      </w:pPr>
      <w:r w:rsidRPr="00800C8F">
        <w:rPr>
          <w:color w:val="000000"/>
          <w:sz w:val="40"/>
          <w:szCs w:val="40"/>
        </w:rPr>
        <w:t xml:space="preserve">Version </w:t>
      </w:r>
      <w:r w:rsidR="00CB6957">
        <w:rPr>
          <w:color w:val="000000"/>
          <w:sz w:val="40"/>
          <w:szCs w:val="40"/>
        </w:rPr>
        <w:t>0.1</w:t>
      </w:r>
      <w:r w:rsidR="00375D14">
        <w:rPr>
          <w:color w:val="000000"/>
          <w:sz w:val="40"/>
          <w:szCs w:val="40"/>
        </w:rPr>
        <w:t xml:space="preserve"> {{</w:t>
      </w:r>
      <w:proofErr w:type="spellStart"/>
      <w:r w:rsidR="00375D14">
        <w:rPr>
          <w:color w:val="000000"/>
          <w:sz w:val="40"/>
          <w:szCs w:val="40"/>
        </w:rPr>
        <w:t>todays_date</w:t>
      </w:r>
      <w:proofErr w:type="spellEnd"/>
      <w:r w:rsidR="00375D14">
        <w:rPr>
          <w:color w:val="000000"/>
          <w:sz w:val="40"/>
          <w:szCs w:val="40"/>
        </w:rPr>
        <w:t>}}</w:t>
      </w:r>
    </w:p>
    <w:p w14:paraId="1BAF82CB" w14:textId="18D13CFD" w:rsidR="00376F69" w:rsidRPr="00800C8F" w:rsidRDefault="00376F69" w:rsidP="00711627">
      <w:pPr>
        <w:spacing w:line="360" w:lineRule="auto"/>
        <w:jc w:val="center"/>
        <w:rPr>
          <w:color w:val="000000"/>
          <w:sz w:val="40"/>
          <w:szCs w:val="40"/>
        </w:rPr>
      </w:pPr>
    </w:p>
    <w:p w14:paraId="2EDB88F9" w14:textId="77777777" w:rsidR="00376F69" w:rsidRPr="00800C8F" w:rsidRDefault="00376F69" w:rsidP="00711627">
      <w:pPr>
        <w:spacing w:line="360" w:lineRule="auto"/>
        <w:jc w:val="center"/>
        <w:rPr>
          <w:color w:val="000000"/>
          <w:sz w:val="40"/>
          <w:szCs w:val="40"/>
        </w:rPr>
      </w:pPr>
    </w:p>
    <w:p w14:paraId="37229286" w14:textId="61E75FD9" w:rsidR="00376F69" w:rsidRDefault="00376F69" w:rsidP="00711627">
      <w:pPr>
        <w:spacing w:line="360" w:lineRule="auto"/>
        <w:jc w:val="center"/>
        <w:rPr>
          <w:sz w:val="28"/>
          <w:szCs w:val="28"/>
        </w:rPr>
      </w:pPr>
      <w:proofErr w:type="gramStart"/>
      <w:r w:rsidRPr="00800C8F">
        <w:rPr>
          <w:color w:val="000000"/>
          <w:sz w:val="28"/>
          <w:szCs w:val="28"/>
        </w:rPr>
        <w:t xml:space="preserve">ISRCTN: </w:t>
      </w:r>
      <w:r w:rsidR="002E51D1">
        <w:rPr>
          <w:sz w:val="28"/>
          <w:szCs w:val="28"/>
        </w:rPr>
        <w:t>{{</w:t>
      </w:r>
      <w:proofErr w:type="spellStart"/>
      <w:proofErr w:type="gramEnd"/>
      <w:r w:rsidR="002E51D1">
        <w:rPr>
          <w:sz w:val="28"/>
          <w:szCs w:val="28"/>
        </w:rPr>
        <w:t>isrctn_number</w:t>
      </w:r>
      <w:proofErr w:type="spellEnd"/>
      <w:r w:rsidR="002E51D1">
        <w:rPr>
          <w:sz w:val="28"/>
          <w:szCs w:val="28"/>
        </w:rPr>
        <w:t>}}</w:t>
      </w:r>
    </w:p>
    <w:p w14:paraId="445BDEE5" w14:textId="77777777" w:rsidR="00376F69" w:rsidRDefault="00376F69" w:rsidP="00711627">
      <w:pPr>
        <w:spacing w:line="360" w:lineRule="auto"/>
        <w:jc w:val="center"/>
        <w:rPr>
          <w:sz w:val="28"/>
          <w:szCs w:val="28"/>
        </w:rPr>
      </w:pPr>
    </w:p>
    <w:p w14:paraId="1382C439" w14:textId="7E5B8427" w:rsidR="00376F69" w:rsidRPr="00800C8F" w:rsidRDefault="00376F69" w:rsidP="00376F69">
      <w:pPr>
        <w:spacing w:line="360" w:lineRule="auto"/>
        <w:jc w:val="center"/>
        <w:rPr>
          <w:color w:val="000000"/>
          <w:sz w:val="28"/>
          <w:szCs w:val="28"/>
        </w:rPr>
      </w:pPr>
      <w:r>
        <w:rPr>
          <w:sz w:val="28"/>
          <w:szCs w:val="28"/>
        </w:rPr>
        <w:t xml:space="preserve">Consistent with protocol version </w:t>
      </w:r>
      <w:r w:rsidR="002E51D1">
        <w:rPr>
          <w:sz w:val="28"/>
          <w:szCs w:val="28"/>
        </w:rPr>
        <w:t>{{</w:t>
      </w:r>
      <w:proofErr w:type="spellStart"/>
      <w:r w:rsidR="002E51D1">
        <w:rPr>
          <w:sz w:val="28"/>
          <w:szCs w:val="28"/>
        </w:rPr>
        <w:t>protocol_version</w:t>
      </w:r>
      <w:r w:rsidR="00742346">
        <w:rPr>
          <w:sz w:val="28"/>
          <w:szCs w:val="28"/>
        </w:rPr>
        <w:t>_date</w:t>
      </w:r>
      <w:proofErr w:type="spellEnd"/>
      <w:r w:rsidR="002E51D1">
        <w:rPr>
          <w:sz w:val="28"/>
          <w:szCs w:val="28"/>
        </w:rPr>
        <w:t>}}</w:t>
      </w:r>
    </w:p>
    <w:p w14:paraId="14A729D6" w14:textId="63004A25" w:rsidR="00376F69" w:rsidRDefault="00376F69">
      <w:r>
        <w:br w:type="page"/>
      </w:r>
    </w:p>
    <w:p w14:paraId="1D295E23" w14:textId="77777777" w:rsidR="00386A83" w:rsidRPr="00524356" w:rsidRDefault="00386A83" w:rsidP="000E21A1"/>
    <w:p w14:paraId="6BBA4FED" w14:textId="2E65DD76" w:rsidR="001A29C3" w:rsidRPr="00FE7127" w:rsidRDefault="0058651E" w:rsidP="00FE7127">
      <w:pPr>
        <w:pStyle w:val="ListParagraph"/>
        <w:numPr>
          <w:ilvl w:val="0"/>
          <w:numId w:val="34"/>
        </w:numPr>
        <w:rPr>
          <w:rFonts w:asciiTheme="minorHAnsi" w:hAnsiTheme="minorHAnsi"/>
          <w:b/>
          <w:bCs/>
          <w:sz w:val="28"/>
          <w:szCs w:val="28"/>
        </w:rPr>
      </w:pPr>
      <w:bookmarkStart w:id="0" w:name="_Ref183511940"/>
      <w:r w:rsidRPr="00FE7127">
        <w:rPr>
          <w:rFonts w:asciiTheme="minorHAnsi" w:hAnsiTheme="minorHAnsi"/>
          <w:b/>
          <w:bCs/>
          <w:sz w:val="28"/>
          <w:szCs w:val="28"/>
        </w:rPr>
        <w:t>Version History</w:t>
      </w:r>
      <w:bookmarkEnd w:id="0"/>
    </w:p>
    <w:p w14:paraId="65992551" w14:textId="77777777" w:rsidR="001A29C3" w:rsidRPr="00524356" w:rsidRDefault="001A29C3" w:rsidP="000E21A1"/>
    <w:tbl>
      <w:tblPr>
        <w:tblpPr w:leftFromText="180" w:rightFromText="180" w:horzAnchor="margin" w:tblpX="-5" w:tblpY="1313"/>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1"/>
        <w:gridCol w:w="1811"/>
        <w:gridCol w:w="1811"/>
        <w:gridCol w:w="1937"/>
        <w:gridCol w:w="2482"/>
      </w:tblGrid>
      <w:tr w:rsidR="00542F99" w:rsidRPr="000E21A1" w14:paraId="5C676908" w14:textId="77777777" w:rsidTr="00F72B76">
        <w:trPr>
          <w:trHeight w:val="364"/>
        </w:trPr>
        <w:tc>
          <w:tcPr>
            <w:tcW w:w="1810" w:type="dxa"/>
          </w:tcPr>
          <w:p w14:paraId="09674EE4" w14:textId="65E3BF2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SAP Version no.</w:t>
            </w:r>
          </w:p>
        </w:tc>
        <w:tc>
          <w:tcPr>
            <w:tcW w:w="1810" w:type="dxa"/>
          </w:tcPr>
          <w:p w14:paraId="28AD1AC0" w14:textId="323B01F3"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Date changed</w:t>
            </w:r>
          </w:p>
        </w:tc>
        <w:tc>
          <w:tcPr>
            <w:tcW w:w="1810" w:type="dxa"/>
          </w:tcPr>
          <w:p w14:paraId="5B4A373A" w14:textId="137FCB7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Protocol Version and Date </w:t>
            </w:r>
          </w:p>
        </w:tc>
        <w:tc>
          <w:tcPr>
            <w:tcW w:w="1936" w:type="dxa"/>
          </w:tcPr>
          <w:p w14:paraId="493580F7" w14:textId="231C704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Description of and reason for </w:t>
            </w:r>
            <w:r w:rsidR="001253BD" w:rsidRPr="00F72B76">
              <w:rPr>
                <w:rFonts w:asciiTheme="minorHAnsi" w:hAnsiTheme="minorHAnsi" w:cstheme="minorHAnsi"/>
                <w:b/>
                <w:bCs/>
                <w:sz w:val="22"/>
                <w:szCs w:val="22"/>
              </w:rPr>
              <w:t>changes</w:t>
            </w:r>
          </w:p>
        </w:tc>
        <w:tc>
          <w:tcPr>
            <w:tcW w:w="2481" w:type="dxa"/>
          </w:tcPr>
          <w:p w14:paraId="24A155DB" w14:textId="3A4E4B96" w:rsidR="00542F99" w:rsidRPr="00F72B76" w:rsidRDefault="00B24750"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Names </w:t>
            </w:r>
            <w:r w:rsidR="00166FFA" w:rsidRPr="00F72B76">
              <w:rPr>
                <w:rFonts w:asciiTheme="minorHAnsi" w:hAnsiTheme="minorHAnsi" w:cstheme="minorHAnsi"/>
                <w:b/>
                <w:bCs/>
                <w:sz w:val="22"/>
                <w:szCs w:val="22"/>
              </w:rPr>
              <w:t>and Roles of</w:t>
            </w:r>
            <w:r w:rsidRPr="00F72B76">
              <w:rPr>
                <w:rFonts w:asciiTheme="minorHAnsi" w:hAnsiTheme="minorHAnsi" w:cstheme="minorHAnsi"/>
                <w:b/>
                <w:bCs/>
                <w:sz w:val="22"/>
                <w:szCs w:val="22"/>
              </w:rPr>
              <w:t xml:space="preserve"> person(s) </w:t>
            </w:r>
            <w:r w:rsidR="001253BD" w:rsidRPr="00F72B76">
              <w:rPr>
                <w:rFonts w:asciiTheme="minorHAnsi" w:hAnsiTheme="minorHAnsi" w:cstheme="minorHAnsi"/>
                <w:b/>
                <w:bCs/>
                <w:sz w:val="22"/>
                <w:szCs w:val="22"/>
              </w:rPr>
              <w:t>who wrote</w:t>
            </w:r>
            <w:r w:rsidR="00542F99" w:rsidRPr="00F72B76">
              <w:rPr>
                <w:rFonts w:asciiTheme="minorHAnsi" w:hAnsiTheme="minorHAnsi" w:cstheme="minorHAnsi"/>
                <w:b/>
                <w:bCs/>
                <w:sz w:val="22"/>
                <w:szCs w:val="22"/>
              </w:rPr>
              <w:t xml:space="preserve"> </w:t>
            </w:r>
            <w:r w:rsidR="001253BD" w:rsidRPr="00F72B76">
              <w:rPr>
                <w:rFonts w:asciiTheme="minorHAnsi" w:hAnsiTheme="minorHAnsi" w:cstheme="minorHAnsi"/>
                <w:b/>
                <w:bCs/>
                <w:sz w:val="22"/>
                <w:szCs w:val="22"/>
              </w:rPr>
              <w:t>Version/ responsible for changes</w:t>
            </w:r>
          </w:p>
        </w:tc>
      </w:tr>
      <w:tr w:rsidR="00542F99" w:rsidRPr="007829A2" w14:paraId="1EC1352D" w14:textId="77777777" w:rsidTr="00F72B76">
        <w:trPr>
          <w:trHeight w:val="364"/>
        </w:trPr>
        <w:tc>
          <w:tcPr>
            <w:tcW w:w="1810" w:type="dxa"/>
          </w:tcPr>
          <w:p w14:paraId="420FDA91" w14:textId="77777777" w:rsidR="00542F99" w:rsidRPr="00FE7127" w:rsidRDefault="00542F99" w:rsidP="00D844C8">
            <w:pPr>
              <w:pStyle w:val="Default"/>
              <w:rPr>
                <w:rFonts w:asciiTheme="minorHAnsi" w:hAnsiTheme="minorHAnsi" w:cstheme="minorHAnsi"/>
                <w:sz w:val="22"/>
                <w:szCs w:val="22"/>
              </w:rPr>
            </w:pPr>
          </w:p>
        </w:tc>
        <w:tc>
          <w:tcPr>
            <w:tcW w:w="1810" w:type="dxa"/>
          </w:tcPr>
          <w:p w14:paraId="4DCCE712" w14:textId="77777777" w:rsidR="00542F99" w:rsidRPr="00FE7127" w:rsidRDefault="00542F99" w:rsidP="00D844C8">
            <w:pPr>
              <w:pStyle w:val="Default"/>
              <w:rPr>
                <w:rFonts w:asciiTheme="minorHAnsi" w:hAnsiTheme="minorHAnsi" w:cstheme="minorHAnsi"/>
                <w:sz w:val="22"/>
                <w:szCs w:val="22"/>
              </w:rPr>
            </w:pPr>
          </w:p>
        </w:tc>
        <w:tc>
          <w:tcPr>
            <w:tcW w:w="1810" w:type="dxa"/>
          </w:tcPr>
          <w:p w14:paraId="7540C9E2" w14:textId="5CE81079" w:rsidR="00542F99" w:rsidRPr="00FE7127" w:rsidRDefault="00542F99" w:rsidP="00D844C8">
            <w:pPr>
              <w:pStyle w:val="Default"/>
              <w:rPr>
                <w:rFonts w:asciiTheme="minorHAnsi" w:hAnsiTheme="minorHAnsi" w:cstheme="minorHAnsi"/>
                <w:sz w:val="22"/>
                <w:szCs w:val="22"/>
              </w:rPr>
            </w:pPr>
          </w:p>
        </w:tc>
        <w:tc>
          <w:tcPr>
            <w:tcW w:w="1936" w:type="dxa"/>
          </w:tcPr>
          <w:p w14:paraId="518DE1CE" w14:textId="77777777" w:rsidR="00542F99" w:rsidRPr="00FE7127" w:rsidRDefault="00542F99" w:rsidP="00D844C8">
            <w:pPr>
              <w:pStyle w:val="Default"/>
              <w:rPr>
                <w:rFonts w:asciiTheme="minorHAnsi" w:hAnsiTheme="minorHAnsi" w:cstheme="minorHAnsi"/>
                <w:sz w:val="22"/>
                <w:szCs w:val="22"/>
              </w:rPr>
            </w:pPr>
          </w:p>
        </w:tc>
        <w:tc>
          <w:tcPr>
            <w:tcW w:w="2481" w:type="dxa"/>
          </w:tcPr>
          <w:p w14:paraId="4B1C7BAB" w14:textId="77777777" w:rsidR="00542F99" w:rsidRPr="00FE7127" w:rsidRDefault="00542F99" w:rsidP="00D844C8">
            <w:pPr>
              <w:pStyle w:val="Default"/>
              <w:rPr>
                <w:rFonts w:asciiTheme="minorHAnsi" w:hAnsiTheme="minorHAnsi" w:cstheme="minorHAnsi"/>
                <w:sz w:val="22"/>
                <w:szCs w:val="22"/>
              </w:rPr>
            </w:pPr>
          </w:p>
        </w:tc>
      </w:tr>
    </w:tbl>
    <w:p w14:paraId="369D9B77" w14:textId="77777777" w:rsidR="0058651E" w:rsidRPr="00524356" w:rsidRDefault="0058651E" w:rsidP="000E21A1">
      <w:pPr>
        <w:pStyle w:val="ListParagraph"/>
      </w:pPr>
    </w:p>
    <w:p w14:paraId="5EFC3F13" w14:textId="77777777" w:rsidR="0058651E" w:rsidRPr="00524356" w:rsidRDefault="0058651E" w:rsidP="000E21A1"/>
    <w:p w14:paraId="20E97117" w14:textId="77777777" w:rsidR="0058651E" w:rsidRPr="00FE7127" w:rsidRDefault="0058651E" w:rsidP="000E21A1">
      <w:pPr>
        <w:pStyle w:val="ListParagraph"/>
        <w:numPr>
          <w:ilvl w:val="0"/>
          <w:numId w:val="34"/>
        </w:numPr>
        <w:rPr>
          <w:rFonts w:asciiTheme="minorHAnsi" w:hAnsiTheme="minorHAnsi"/>
          <w:b/>
          <w:bCs/>
          <w:sz w:val="28"/>
          <w:szCs w:val="28"/>
        </w:rPr>
      </w:pPr>
      <w:r w:rsidRPr="00FE7127">
        <w:rPr>
          <w:rFonts w:asciiTheme="minorHAnsi" w:hAnsiTheme="minorHAnsi"/>
          <w:b/>
          <w:bCs/>
          <w:sz w:val="28"/>
          <w:szCs w:val="28"/>
        </w:rPr>
        <w:t xml:space="preserve">Signatures </w:t>
      </w:r>
    </w:p>
    <w:p w14:paraId="6715B4C8" w14:textId="77777777" w:rsidR="0058651E" w:rsidRPr="00524356" w:rsidRDefault="0058651E" w:rsidP="000E21A1"/>
    <w:p w14:paraId="0159D567" w14:textId="7260C054" w:rsidR="0058651E" w:rsidRPr="00FE7127" w:rsidRDefault="0058651E" w:rsidP="000E21A1">
      <w:pPr>
        <w:rPr>
          <w:sz w:val="22"/>
          <w:szCs w:val="22"/>
        </w:rPr>
      </w:pPr>
      <w:r w:rsidRPr="00FE7127">
        <w:rPr>
          <w:sz w:val="22"/>
          <w:szCs w:val="22"/>
        </w:rPr>
        <w:t>Trial statistician:</w:t>
      </w:r>
      <w:r w:rsidR="002B4D67">
        <w:rPr>
          <w:sz w:val="22"/>
          <w:szCs w:val="22"/>
        </w:rPr>
        <w:t xml:space="preserve"> </w:t>
      </w:r>
    </w:p>
    <w:p w14:paraId="6AB33DAE" w14:textId="7DEFBC92" w:rsidR="0058651E" w:rsidRDefault="00624ED7" w:rsidP="000E21A1">
      <w:pPr>
        <w:rPr>
          <w:ins w:id="1" w:author="Hassan Jafari" w:date="2025-11-28T13:30:00Z" w16du:dateUtc="2025-11-28T13:30:00Z"/>
          <w:sz w:val="22"/>
          <w:szCs w:val="22"/>
        </w:rPr>
      </w:pPr>
      <w:ins w:id="2" w:author="Hassan Jafari" w:date="2025-11-28T13:30:00Z" w16du:dateUtc="2025-11-28T13:30:00Z">
        <w:r>
          <w:rPr>
            <w:sz w:val="22"/>
            <w:szCs w:val="22"/>
          </w:rPr>
          <w:t>{{</w:t>
        </w:r>
        <w:proofErr w:type="spellStart"/>
        <w:r w:rsidRPr="00624ED7">
          <w:rPr>
            <w:sz w:val="22"/>
            <w:szCs w:val="22"/>
          </w:rPr>
          <w:t>trial_statisticians</w:t>
        </w:r>
        <w:proofErr w:type="spellEnd"/>
        <w:r>
          <w:rPr>
            <w:sz w:val="22"/>
            <w:szCs w:val="22"/>
          </w:rPr>
          <w:t>}}</w:t>
        </w:r>
      </w:ins>
    </w:p>
    <w:p w14:paraId="015DF618" w14:textId="77777777" w:rsidR="00624ED7" w:rsidRPr="00FE7127" w:rsidRDefault="00624ED7" w:rsidP="000E21A1">
      <w:pPr>
        <w:rPr>
          <w:sz w:val="22"/>
          <w:szCs w:val="22"/>
        </w:rPr>
      </w:pPr>
    </w:p>
    <w:p w14:paraId="3606B3CB" w14:textId="77777777" w:rsidR="0058651E" w:rsidRPr="00FE7127" w:rsidRDefault="0058651E" w:rsidP="000E21A1">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67D83256" w14:textId="77777777" w:rsidR="0058651E" w:rsidRPr="00FE7127" w:rsidRDefault="0058651E" w:rsidP="000E21A1">
      <w:pPr>
        <w:rPr>
          <w:sz w:val="22"/>
          <w:szCs w:val="22"/>
        </w:rPr>
      </w:pPr>
    </w:p>
    <w:p w14:paraId="35E550DC" w14:textId="77777777" w:rsidR="007454C7" w:rsidRDefault="007454C7" w:rsidP="007454C7">
      <w:pPr>
        <w:rPr>
          <w:sz w:val="22"/>
          <w:szCs w:val="22"/>
        </w:rPr>
      </w:pPr>
    </w:p>
    <w:p w14:paraId="6BBB3433" w14:textId="653ED103" w:rsidR="007454C7" w:rsidRDefault="007454C7" w:rsidP="007454C7">
      <w:pPr>
        <w:rPr>
          <w:sz w:val="22"/>
          <w:szCs w:val="22"/>
        </w:rPr>
      </w:pPr>
      <w:r w:rsidRPr="00FE7127">
        <w:rPr>
          <w:sz w:val="22"/>
          <w:szCs w:val="22"/>
        </w:rPr>
        <w:t>Senior Statistician:</w:t>
      </w:r>
      <w:r>
        <w:rPr>
          <w:sz w:val="22"/>
          <w:szCs w:val="22"/>
        </w:rPr>
        <w:t xml:space="preserve"> </w:t>
      </w:r>
    </w:p>
    <w:p w14:paraId="07CE758D" w14:textId="77777777" w:rsidR="007454C7" w:rsidRPr="00FE7127" w:rsidRDefault="007454C7" w:rsidP="007454C7">
      <w:pPr>
        <w:rPr>
          <w:sz w:val="22"/>
          <w:szCs w:val="22"/>
        </w:rPr>
      </w:pPr>
      <w:r>
        <w:rPr>
          <w:sz w:val="22"/>
          <w:szCs w:val="22"/>
        </w:rPr>
        <w:t>{{</w:t>
      </w:r>
      <w:proofErr w:type="spellStart"/>
      <w:r>
        <w:rPr>
          <w:sz w:val="22"/>
          <w:szCs w:val="22"/>
        </w:rPr>
        <w:t>senior_statistician</w:t>
      </w:r>
      <w:proofErr w:type="spellEnd"/>
      <w:r>
        <w:rPr>
          <w:sz w:val="22"/>
          <w:szCs w:val="22"/>
        </w:rPr>
        <w:t>}}</w:t>
      </w:r>
    </w:p>
    <w:p w14:paraId="168060CA" w14:textId="77777777" w:rsidR="007454C7" w:rsidRPr="00FE7127" w:rsidRDefault="007454C7" w:rsidP="007454C7">
      <w:pPr>
        <w:rPr>
          <w:sz w:val="22"/>
          <w:szCs w:val="22"/>
        </w:rPr>
      </w:pPr>
    </w:p>
    <w:p w14:paraId="560DF28F" w14:textId="77777777" w:rsidR="007454C7" w:rsidRPr="00FE7127" w:rsidRDefault="007454C7" w:rsidP="007454C7">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54B97E04" w14:textId="77777777" w:rsidR="0058651E" w:rsidRDefault="0058651E" w:rsidP="000E21A1">
      <w:pPr>
        <w:rPr>
          <w:sz w:val="22"/>
          <w:szCs w:val="22"/>
        </w:rPr>
      </w:pPr>
    </w:p>
    <w:p w14:paraId="2A3B54D2" w14:textId="77777777" w:rsidR="007454C7" w:rsidRPr="00FE7127" w:rsidRDefault="007454C7" w:rsidP="000E21A1">
      <w:pPr>
        <w:rPr>
          <w:sz w:val="22"/>
          <w:szCs w:val="22"/>
        </w:rPr>
      </w:pPr>
    </w:p>
    <w:p w14:paraId="1B084058" w14:textId="77777777" w:rsidR="00BA11A5" w:rsidRDefault="0058651E" w:rsidP="000E21A1">
      <w:pPr>
        <w:rPr>
          <w:sz w:val="22"/>
          <w:szCs w:val="22"/>
        </w:rPr>
      </w:pPr>
      <w:r w:rsidRPr="00FE7127">
        <w:rPr>
          <w:sz w:val="22"/>
          <w:szCs w:val="22"/>
        </w:rPr>
        <w:t>Chief Investigator:</w:t>
      </w:r>
      <w:r w:rsidR="006B3256">
        <w:rPr>
          <w:sz w:val="22"/>
          <w:szCs w:val="22"/>
        </w:rPr>
        <w:t xml:space="preserve"> </w:t>
      </w:r>
    </w:p>
    <w:p w14:paraId="115FAB86" w14:textId="6C33D1E5" w:rsidR="0058651E" w:rsidRPr="00FE7127" w:rsidRDefault="006B3256" w:rsidP="000E21A1">
      <w:pPr>
        <w:rPr>
          <w:sz w:val="22"/>
          <w:szCs w:val="22"/>
        </w:rPr>
      </w:pPr>
      <w:r>
        <w:rPr>
          <w:sz w:val="22"/>
          <w:szCs w:val="22"/>
        </w:rPr>
        <w:t>{{</w:t>
      </w:r>
      <w:proofErr w:type="spellStart"/>
      <w:r>
        <w:rPr>
          <w:sz w:val="22"/>
          <w:szCs w:val="22"/>
        </w:rPr>
        <w:t>name_of_cheif_investigator</w:t>
      </w:r>
      <w:proofErr w:type="spellEnd"/>
      <w:r>
        <w:rPr>
          <w:sz w:val="22"/>
          <w:szCs w:val="22"/>
        </w:rPr>
        <w:t>}}</w:t>
      </w:r>
    </w:p>
    <w:p w14:paraId="1E43F23F" w14:textId="77777777" w:rsidR="0058651E" w:rsidRPr="00FE7127" w:rsidRDefault="0058651E" w:rsidP="000E21A1">
      <w:pPr>
        <w:rPr>
          <w:sz w:val="22"/>
          <w:szCs w:val="22"/>
        </w:rPr>
      </w:pPr>
    </w:p>
    <w:p w14:paraId="2E022A33" w14:textId="77777777" w:rsidR="0058651E" w:rsidRPr="00FE7127" w:rsidRDefault="0058651E" w:rsidP="000E21A1">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5C1A837A" w14:textId="77777777" w:rsidR="0058651E" w:rsidRPr="00FE7127" w:rsidRDefault="0058651E" w:rsidP="000E21A1">
      <w:pPr>
        <w:rPr>
          <w:sz w:val="22"/>
          <w:szCs w:val="22"/>
        </w:rPr>
      </w:pPr>
    </w:p>
    <w:p w14:paraId="0554AA9C" w14:textId="77777777" w:rsidR="0058651E" w:rsidRPr="00FE7127" w:rsidRDefault="0058651E" w:rsidP="000E21A1">
      <w:pPr>
        <w:rPr>
          <w:sz w:val="22"/>
          <w:szCs w:val="22"/>
        </w:rPr>
      </w:pPr>
    </w:p>
    <w:p w14:paraId="669EBBB9" w14:textId="7F60937A" w:rsidR="0058651E" w:rsidRPr="007829A2" w:rsidRDefault="0058651E" w:rsidP="000E21A1">
      <w:pPr>
        <w:rPr>
          <w:sz w:val="22"/>
          <w:szCs w:val="22"/>
          <w:lang w:val="en-GB"/>
        </w:rPr>
      </w:pPr>
      <w:r w:rsidRPr="000E21A1">
        <w:br w:type="page"/>
      </w:r>
    </w:p>
    <w:p w14:paraId="421E36B2" w14:textId="77777777" w:rsidR="0058651E" w:rsidRPr="00524356" w:rsidRDefault="0058651E" w:rsidP="000E21A1">
      <w:pPr>
        <w:pStyle w:val="ListParagraph"/>
      </w:pPr>
    </w:p>
    <w:p w14:paraId="1C251A77" w14:textId="49CBCD92" w:rsidR="0058651E" w:rsidRPr="00FE7127" w:rsidRDefault="0058651E" w:rsidP="000E21A1">
      <w:pPr>
        <w:pStyle w:val="ListParagraph"/>
        <w:numPr>
          <w:ilvl w:val="0"/>
          <w:numId w:val="34"/>
        </w:numPr>
        <w:rPr>
          <w:rFonts w:asciiTheme="minorHAnsi" w:hAnsiTheme="minorHAnsi"/>
          <w:b/>
          <w:bCs/>
          <w:sz w:val="28"/>
          <w:szCs w:val="28"/>
        </w:rPr>
      </w:pPr>
      <w:r w:rsidRPr="00FE7127">
        <w:rPr>
          <w:rFonts w:asciiTheme="minorHAnsi" w:hAnsiTheme="minorHAnsi"/>
          <w:b/>
          <w:bCs/>
          <w:sz w:val="28"/>
          <w:szCs w:val="28"/>
        </w:rPr>
        <w:t xml:space="preserve"> Purpose and Scope of Statistical Analysis Strategy</w:t>
      </w:r>
    </w:p>
    <w:p w14:paraId="56750BDD" w14:textId="24892111" w:rsidR="0058651E" w:rsidRPr="00873CFB" w:rsidRDefault="0058651E" w:rsidP="000E21A1">
      <w:pPr>
        <w:rPr>
          <w:sz w:val="22"/>
          <w:szCs w:val="22"/>
        </w:rPr>
      </w:pPr>
      <w:r w:rsidRPr="00873CFB">
        <w:rPr>
          <w:sz w:val="22"/>
          <w:szCs w:val="22"/>
        </w:rPr>
        <w:t xml:space="preserve">This document details the presentation and analysis strategy for the primary papers reporting results from the </w:t>
      </w:r>
      <w:r w:rsidR="0049428C" w:rsidRPr="00873CFB">
        <w:rPr>
          <w:sz w:val="22"/>
          <w:szCs w:val="22"/>
        </w:rPr>
        <w:t>{{</w:t>
      </w:r>
      <w:proofErr w:type="spellStart"/>
      <w:r w:rsidR="0049428C" w:rsidRPr="00873CFB">
        <w:rPr>
          <w:sz w:val="22"/>
          <w:szCs w:val="22"/>
        </w:rPr>
        <w:t>trial_acronym</w:t>
      </w:r>
      <w:proofErr w:type="spellEnd"/>
      <w:r w:rsidR="0049428C" w:rsidRPr="00873CFB">
        <w:rPr>
          <w:sz w:val="22"/>
          <w:szCs w:val="22"/>
        </w:rPr>
        <w:t>}}</w:t>
      </w:r>
      <w:r w:rsidRPr="00873CFB">
        <w:rPr>
          <w:sz w:val="22"/>
          <w:szCs w:val="22"/>
        </w:rPr>
        <w:t xml:space="preserve"> trial. It is intended that the results reported in these papers will follow the strategy set out herein; subsequent papers of a more exploratory nature will not be bound by this strategy but will be expected to follow the broad principles laid down for the principal paper(s). These principles are not intended to curtail exploratory analysis or to prohibit sensible statistical and reporting practices, but they are intended to establish the strategy that will be followed as closely as possible, when </w:t>
      </w:r>
      <w:proofErr w:type="spellStart"/>
      <w:r w:rsidRPr="00873CFB">
        <w:rPr>
          <w:sz w:val="22"/>
          <w:szCs w:val="22"/>
        </w:rPr>
        <w:t>analysing</w:t>
      </w:r>
      <w:proofErr w:type="spellEnd"/>
      <w:r w:rsidRPr="00873CFB">
        <w:rPr>
          <w:sz w:val="22"/>
          <w:szCs w:val="22"/>
        </w:rPr>
        <w:t xml:space="preserve"> and reporting the trial. Reference was made to the trial protocol (version </w:t>
      </w:r>
      <w:r w:rsidR="0049428C" w:rsidRPr="00873CFB">
        <w:rPr>
          <w:sz w:val="22"/>
          <w:szCs w:val="22"/>
        </w:rPr>
        <w:t>{{</w:t>
      </w:r>
      <w:proofErr w:type="spellStart"/>
      <w:r w:rsidR="0049428C" w:rsidRPr="00873CFB">
        <w:rPr>
          <w:sz w:val="22"/>
          <w:szCs w:val="22"/>
        </w:rPr>
        <w:t>protocol_version</w:t>
      </w:r>
      <w:proofErr w:type="spellEnd"/>
      <w:r w:rsidR="0049428C" w:rsidRPr="00873CFB">
        <w:rPr>
          <w:sz w:val="22"/>
          <w:szCs w:val="22"/>
        </w:rPr>
        <w:t>}}</w:t>
      </w:r>
      <w:r w:rsidRPr="00873CFB">
        <w:rPr>
          <w:sz w:val="22"/>
          <w:szCs w:val="22"/>
        </w:rPr>
        <w:t xml:space="preserve">), ICH guidelines on Statistical Principles (E9) </w:t>
      </w:r>
      <w:r w:rsidRPr="00873CFB">
        <w:rPr>
          <w:sz w:val="22"/>
          <w:szCs w:val="22"/>
        </w:rPr>
        <w:fldChar w:fldCharType="begin"/>
      </w:r>
      <w:r w:rsidRPr="00873CFB">
        <w:rPr>
          <w:sz w:val="22"/>
          <w:szCs w:val="22"/>
        </w:rPr>
        <w:instrText xml:space="preserve"> ADDIN ZOTERO_ITEM CSL_CITATION {"citationID":"mL70OcXX","properties":{"formattedCitation":"(1)","plainCitation":"(1)","noteIndex":0},"citationItems":[{"id":2232,"uris":["http://zotero.org/users/2454224/items/22BIAKDU"],"itemData":{"id":2232,"type":"webpage","abstract":"ICH E9 statistical principles for clinical trials - Scientific guideline","container-title":"European Medicines Agency","genre":"Text","language":"en","title":"ICH E9 statistical principles for clinical trials - Scientific guideline","URL":"https://www.ema.europa.eu/en/ich-e9-statistical-principles-clinical-trials-scientific-guideline","author":[{"family":"EMA","given":""}],"accessed":{"date-parts":[["2023",2,28]]},"issued":{"date-parts":[["2018",9,17]]}}}],"schema":"https://github.com/citation-style-language/schema/raw/master/csl-citation.json"} </w:instrText>
      </w:r>
      <w:r w:rsidRPr="00873CFB">
        <w:rPr>
          <w:sz w:val="22"/>
          <w:szCs w:val="22"/>
        </w:rPr>
        <w:fldChar w:fldCharType="separate"/>
      </w:r>
      <w:r w:rsidRPr="00873CFB">
        <w:rPr>
          <w:sz w:val="22"/>
          <w:szCs w:val="22"/>
        </w:rPr>
        <w:t>(1)</w:t>
      </w:r>
      <w:r w:rsidRPr="00873CFB">
        <w:rPr>
          <w:sz w:val="22"/>
          <w:szCs w:val="22"/>
        </w:rPr>
        <w:fldChar w:fldCharType="end"/>
      </w:r>
      <w:r w:rsidRPr="00873CFB">
        <w:rPr>
          <w:sz w:val="22"/>
          <w:szCs w:val="22"/>
        </w:rPr>
        <w:t xml:space="preserve"> and ICH E9 Addendum R1 (2) and CONSORT (</w:t>
      </w:r>
      <w:r w:rsidRPr="00873CFB">
        <w:rPr>
          <w:sz w:val="22"/>
          <w:szCs w:val="22"/>
        </w:rPr>
        <w:fldChar w:fldCharType="begin"/>
      </w:r>
      <w:r w:rsidRPr="00873CFB">
        <w:rPr>
          <w:sz w:val="22"/>
          <w:szCs w:val="22"/>
        </w:rPr>
        <w:instrText xml:space="preserve"> ADDIN ZOTERO_ITEM CSL_CITATION {"citationID":"g4W1Qa1y","properties":{"formattedCitation":"(2)","plainCitation":"(2)","noteIndex":0},"citationItems":[{"id":1267,"uris":["http://zotero.org/users/2454224/items/YSNNEQYK"],"itemData":{"id":1267,"type":"article-journal","abstract":"The CONSORT statement is used worldwide to improve the reporting of randomised controlled trials. Kenneth Schulz and colleagues describe the latest version, CONSORT 2010, which updates the reporting guideline based on new methodological evidence and accumulating experience.","container-title":"Trials","DOI":"10.1186/1745-6215-11-32","ISSN":"1745-6215","issue":"1","journalAbbreviation":"Trials","page":"32","source":"BioMed Central","title":"CONSORT 2010 Statement: updated guidelines for reporting parallel group randomised trials","title-short":"CONSORT 2010 Statement","volume":"11","author":[{"family":"Schulz","given":"Kenneth F."},{"family":"Altman","given":"Douglas G."},{"family":"Moher","given":"David"},{"literal":"the CONSORT Group"}],"issued":{"date-parts":[["2010",3,24]]}}}],"schema":"https://github.com/citation-style-language/schema/raw/master/csl-citation.json"} </w:instrText>
      </w:r>
      <w:r w:rsidRPr="00873CFB">
        <w:rPr>
          <w:sz w:val="22"/>
          <w:szCs w:val="22"/>
        </w:rPr>
        <w:fldChar w:fldCharType="separate"/>
      </w:r>
      <w:r w:rsidRPr="00873CFB">
        <w:rPr>
          <w:sz w:val="22"/>
          <w:szCs w:val="22"/>
        </w:rPr>
        <w:t>3)</w:t>
      </w:r>
      <w:r w:rsidRPr="00873CFB">
        <w:rPr>
          <w:sz w:val="22"/>
          <w:szCs w:val="22"/>
        </w:rPr>
        <w:fldChar w:fldCharType="end"/>
      </w:r>
      <w:r w:rsidRPr="00873CFB">
        <w:rPr>
          <w:sz w:val="22"/>
          <w:szCs w:val="22"/>
        </w:rPr>
        <w:t xml:space="preserve"> guidelines. </w:t>
      </w:r>
    </w:p>
    <w:p w14:paraId="635505CF" w14:textId="77777777" w:rsidR="0058651E" w:rsidRPr="00873CFB" w:rsidRDefault="0058651E" w:rsidP="000E21A1">
      <w:pPr>
        <w:pStyle w:val="ListParagraph"/>
        <w:rPr>
          <w:sz w:val="22"/>
          <w:szCs w:val="22"/>
        </w:rPr>
      </w:pPr>
    </w:p>
    <w:p w14:paraId="4FCCBEF3" w14:textId="7D017661" w:rsidR="0058651E" w:rsidRPr="00873CFB" w:rsidRDefault="0058651E" w:rsidP="000E21A1">
      <w:pPr>
        <w:pStyle w:val="NoSpacing"/>
        <w:rPr>
          <w:rFonts w:asciiTheme="minorHAnsi" w:hAnsiTheme="minorHAnsi"/>
          <w:lang w:val="en-US"/>
        </w:rPr>
      </w:pPr>
      <w:r w:rsidRPr="00873CFB">
        <w:rPr>
          <w:rFonts w:asciiTheme="minorHAnsi" w:hAnsiTheme="minorHAnsi"/>
          <w:lang w:val="en-US"/>
        </w:rPr>
        <w:t xml:space="preserve">This trial is being </w:t>
      </w:r>
      <w:r w:rsidR="002E14A8" w:rsidRPr="00873CFB">
        <w:rPr>
          <w:rFonts w:asciiTheme="minorHAnsi" w:hAnsiTheme="minorHAnsi"/>
          <w:lang w:val="en-US"/>
        </w:rPr>
        <w:t>supported by the</w:t>
      </w:r>
      <w:r w:rsidRPr="00873CFB">
        <w:rPr>
          <w:rFonts w:asciiTheme="minorHAnsi" w:hAnsiTheme="minorHAnsi"/>
          <w:lang w:val="en-US"/>
        </w:rPr>
        <w:t xml:space="preserve"> </w:t>
      </w:r>
      <w:proofErr w:type="gramStart"/>
      <w:r w:rsidRPr="00873CFB">
        <w:rPr>
          <w:rFonts w:asciiTheme="minorHAnsi" w:hAnsiTheme="minorHAnsi"/>
          <w:lang w:val="en-US"/>
        </w:rPr>
        <w:t>KCTU</w:t>
      </w:r>
      <w:proofErr w:type="gramEnd"/>
      <w:r w:rsidRPr="00873CFB">
        <w:rPr>
          <w:rFonts w:asciiTheme="minorHAnsi" w:hAnsiTheme="minorHAnsi"/>
          <w:lang w:val="en-US"/>
        </w:rPr>
        <w:t xml:space="preserve"> and this Statistical Analysis Plan (SAP) has been developed following KCTU Statistics Standard Operating Procedure ST-02.</w:t>
      </w:r>
      <w:r w:rsidRPr="00873CFB">
        <w:rPr>
          <w:rFonts w:asciiTheme="minorHAnsi" w:hAnsiTheme="minorHAnsi"/>
          <w:highlight w:val="cyan"/>
          <w:lang w:val="en-US"/>
        </w:rPr>
        <w:t xml:space="preserve"> </w:t>
      </w:r>
    </w:p>
    <w:p w14:paraId="3F3975C2" w14:textId="3BC650BC" w:rsidR="001A29C3" w:rsidRPr="00FE7127" w:rsidRDefault="001A29C3" w:rsidP="000E21A1">
      <w:pPr>
        <w:pStyle w:val="ListParagraph"/>
        <w:numPr>
          <w:ilvl w:val="0"/>
          <w:numId w:val="34"/>
        </w:numPr>
        <w:rPr>
          <w:rFonts w:asciiTheme="minorHAnsi" w:hAnsiTheme="minorHAnsi"/>
          <w:b/>
          <w:bCs/>
          <w:sz w:val="28"/>
          <w:szCs w:val="28"/>
        </w:rPr>
      </w:pPr>
      <w:r w:rsidRPr="000E21A1">
        <w:br w:type="page"/>
      </w:r>
      <w:r w:rsidR="0058651E" w:rsidRPr="00FE7127">
        <w:rPr>
          <w:rFonts w:asciiTheme="minorHAnsi" w:hAnsiTheme="minorHAnsi"/>
          <w:b/>
          <w:bCs/>
          <w:sz w:val="28"/>
          <w:szCs w:val="28"/>
        </w:rPr>
        <w:lastRenderedPageBreak/>
        <w:t>Contents</w:t>
      </w:r>
    </w:p>
    <w:sdt>
      <w:sdtPr>
        <w:rPr>
          <w:rFonts w:asciiTheme="minorHAnsi" w:eastAsia="Times New Roman" w:hAnsiTheme="minorHAnsi" w:cstheme="minorHAnsi"/>
          <w:color w:val="auto"/>
          <w:sz w:val="24"/>
          <w:szCs w:val="24"/>
        </w:rPr>
        <w:id w:val="-656921222"/>
        <w:docPartObj>
          <w:docPartGallery w:val="Table of Contents"/>
          <w:docPartUnique/>
        </w:docPartObj>
      </w:sdtPr>
      <w:sdtEndPr>
        <w:rPr>
          <w:b/>
          <w:bCs/>
          <w:noProof/>
        </w:rPr>
      </w:sdtEndPr>
      <w:sdtContent>
        <w:p w14:paraId="6FEC9F7E" w14:textId="7E922E25" w:rsidR="00376F69" w:rsidRDefault="00376F69">
          <w:pPr>
            <w:pStyle w:val="TOCHeading"/>
          </w:pPr>
        </w:p>
        <w:p w14:paraId="311D22AD" w14:textId="5F2D7025" w:rsidR="000F6672" w:rsidRDefault="00376F69">
          <w:pPr>
            <w:pStyle w:val="TOC1"/>
            <w:tabs>
              <w:tab w:val="left" w:pos="480"/>
            </w:tabs>
            <w:rPr>
              <w:rFonts w:eastAsiaTheme="minorEastAsia" w:cstheme="minorBidi"/>
              <w:b w:val="0"/>
              <w:kern w:val="2"/>
              <w:lang w:eastAsia="en-GB"/>
              <w14:ligatures w14:val="standardContextual"/>
            </w:rPr>
          </w:pPr>
          <w:r>
            <w:fldChar w:fldCharType="begin"/>
          </w:r>
          <w:r>
            <w:instrText xml:space="preserve"> TOC \o "1-3" \h \z \u </w:instrText>
          </w:r>
          <w:r>
            <w:fldChar w:fldCharType="separate"/>
          </w:r>
          <w:hyperlink w:anchor="_Toc185323525" w:history="1">
            <w:r w:rsidR="000F6672" w:rsidRPr="000632D9">
              <w:rPr>
                <w:rStyle w:val="Hyperlink"/>
              </w:rPr>
              <w:t>1.</w:t>
            </w:r>
            <w:r w:rsidR="000F6672">
              <w:rPr>
                <w:rFonts w:eastAsiaTheme="minorEastAsia" w:cstheme="minorBidi"/>
                <w:b w:val="0"/>
                <w:kern w:val="2"/>
                <w:lang w:eastAsia="en-GB"/>
                <w14:ligatures w14:val="standardContextual"/>
              </w:rPr>
              <w:tab/>
            </w:r>
            <w:r w:rsidR="000F6672" w:rsidRPr="000632D9">
              <w:rPr>
                <w:rStyle w:val="Hyperlink"/>
              </w:rPr>
              <w:t>Description of the trial</w:t>
            </w:r>
            <w:r w:rsidR="000F6672">
              <w:rPr>
                <w:webHidden/>
              </w:rPr>
              <w:tab/>
            </w:r>
            <w:r w:rsidR="000F6672">
              <w:rPr>
                <w:webHidden/>
              </w:rPr>
              <w:fldChar w:fldCharType="begin"/>
            </w:r>
            <w:r w:rsidR="000F6672">
              <w:rPr>
                <w:webHidden/>
              </w:rPr>
              <w:instrText xml:space="preserve"> PAGEREF _Toc185323525 \h </w:instrText>
            </w:r>
            <w:r w:rsidR="000F6672">
              <w:rPr>
                <w:webHidden/>
              </w:rPr>
            </w:r>
            <w:r w:rsidR="000F6672">
              <w:rPr>
                <w:webHidden/>
              </w:rPr>
              <w:fldChar w:fldCharType="separate"/>
            </w:r>
            <w:r w:rsidR="000F6672">
              <w:rPr>
                <w:webHidden/>
              </w:rPr>
              <w:t>7</w:t>
            </w:r>
            <w:r w:rsidR="000F6672">
              <w:rPr>
                <w:webHidden/>
              </w:rPr>
              <w:fldChar w:fldCharType="end"/>
            </w:r>
          </w:hyperlink>
        </w:p>
        <w:p w14:paraId="45C814B3" w14:textId="4FAAF62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6" w:history="1">
            <w:r w:rsidRPr="000632D9">
              <w:rPr>
                <w:rStyle w:val="Hyperlink"/>
                <w:noProof/>
              </w:rPr>
              <w:t>1.1.</w:t>
            </w:r>
            <w:r>
              <w:rPr>
                <w:rFonts w:eastAsiaTheme="minorEastAsia" w:cstheme="minorBidi"/>
                <w:noProof/>
                <w:kern w:val="2"/>
                <w:lang w:val="en-GB" w:eastAsia="en-GB"/>
                <w14:ligatures w14:val="standardContextual"/>
              </w:rPr>
              <w:tab/>
            </w:r>
            <w:r w:rsidRPr="000632D9">
              <w:rPr>
                <w:rStyle w:val="Hyperlink"/>
                <w:noProof/>
              </w:rPr>
              <w:t>Research Team</w:t>
            </w:r>
            <w:r>
              <w:rPr>
                <w:noProof/>
                <w:webHidden/>
              </w:rPr>
              <w:tab/>
            </w:r>
            <w:r>
              <w:rPr>
                <w:noProof/>
                <w:webHidden/>
              </w:rPr>
              <w:fldChar w:fldCharType="begin"/>
            </w:r>
            <w:r>
              <w:rPr>
                <w:noProof/>
                <w:webHidden/>
              </w:rPr>
              <w:instrText xml:space="preserve"> PAGEREF _Toc185323526 \h </w:instrText>
            </w:r>
            <w:r>
              <w:rPr>
                <w:noProof/>
                <w:webHidden/>
              </w:rPr>
            </w:r>
            <w:r>
              <w:rPr>
                <w:noProof/>
                <w:webHidden/>
              </w:rPr>
              <w:fldChar w:fldCharType="separate"/>
            </w:r>
            <w:r>
              <w:rPr>
                <w:noProof/>
                <w:webHidden/>
              </w:rPr>
              <w:t>7</w:t>
            </w:r>
            <w:r>
              <w:rPr>
                <w:noProof/>
                <w:webHidden/>
              </w:rPr>
              <w:fldChar w:fldCharType="end"/>
            </w:r>
          </w:hyperlink>
        </w:p>
        <w:p w14:paraId="27CEE64E" w14:textId="03991CD2"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7" w:history="1">
            <w:r w:rsidRPr="000632D9">
              <w:rPr>
                <w:rStyle w:val="Hyperlink"/>
                <w:noProof/>
              </w:rPr>
              <w:t>1.2.</w:t>
            </w:r>
            <w:r>
              <w:rPr>
                <w:rFonts w:eastAsiaTheme="minorEastAsia" w:cstheme="minorBidi"/>
                <w:noProof/>
                <w:kern w:val="2"/>
                <w:lang w:val="en-GB" w:eastAsia="en-GB"/>
                <w14:ligatures w14:val="standardContextual"/>
              </w:rPr>
              <w:tab/>
            </w:r>
            <w:r w:rsidRPr="000632D9">
              <w:rPr>
                <w:rStyle w:val="Hyperlink"/>
                <w:noProof/>
              </w:rPr>
              <w:t>Principal research objectives to be addressed</w:t>
            </w:r>
            <w:r>
              <w:rPr>
                <w:noProof/>
                <w:webHidden/>
              </w:rPr>
              <w:tab/>
            </w:r>
            <w:r>
              <w:rPr>
                <w:noProof/>
                <w:webHidden/>
              </w:rPr>
              <w:fldChar w:fldCharType="begin"/>
            </w:r>
            <w:r>
              <w:rPr>
                <w:noProof/>
                <w:webHidden/>
              </w:rPr>
              <w:instrText xml:space="preserve"> PAGEREF _Toc185323527 \h </w:instrText>
            </w:r>
            <w:r>
              <w:rPr>
                <w:noProof/>
                <w:webHidden/>
              </w:rPr>
            </w:r>
            <w:r>
              <w:rPr>
                <w:noProof/>
                <w:webHidden/>
              </w:rPr>
              <w:fldChar w:fldCharType="separate"/>
            </w:r>
            <w:r>
              <w:rPr>
                <w:noProof/>
                <w:webHidden/>
              </w:rPr>
              <w:t>7</w:t>
            </w:r>
            <w:r>
              <w:rPr>
                <w:noProof/>
                <w:webHidden/>
              </w:rPr>
              <w:fldChar w:fldCharType="end"/>
            </w:r>
          </w:hyperlink>
        </w:p>
        <w:p w14:paraId="4765F88E" w14:textId="63981AA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8" w:history="1">
            <w:r w:rsidRPr="000632D9">
              <w:rPr>
                <w:rStyle w:val="Hyperlink"/>
                <w:noProof/>
              </w:rPr>
              <w:t>1.3.</w:t>
            </w:r>
            <w:r>
              <w:rPr>
                <w:rFonts w:eastAsiaTheme="minorEastAsia" w:cstheme="minorBidi"/>
                <w:noProof/>
                <w:kern w:val="2"/>
                <w:lang w:val="en-GB" w:eastAsia="en-GB"/>
                <w14:ligatures w14:val="standardContextual"/>
              </w:rPr>
              <w:tab/>
            </w:r>
            <w:r w:rsidRPr="000632D9">
              <w:rPr>
                <w:rStyle w:val="Hyperlink"/>
                <w:noProof/>
              </w:rPr>
              <w:t>Trial design including blinding</w:t>
            </w:r>
            <w:r>
              <w:rPr>
                <w:noProof/>
                <w:webHidden/>
              </w:rPr>
              <w:tab/>
            </w:r>
            <w:r>
              <w:rPr>
                <w:noProof/>
                <w:webHidden/>
              </w:rPr>
              <w:fldChar w:fldCharType="begin"/>
            </w:r>
            <w:r>
              <w:rPr>
                <w:noProof/>
                <w:webHidden/>
              </w:rPr>
              <w:instrText xml:space="preserve"> PAGEREF _Toc185323528 \h </w:instrText>
            </w:r>
            <w:r>
              <w:rPr>
                <w:noProof/>
                <w:webHidden/>
              </w:rPr>
            </w:r>
            <w:r>
              <w:rPr>
                <w:noProof/>
                <w:webHidden/>
              </w:rPr>
              <w:fldChar w:fldCharType="separate"/>
            </w:r>
            <w:r>
              <w:rPr>
                <w:noProof/>
                <w:webHidden/>
              </w:rPr>
              <w:t>7</w:t>
            </w:r>
            <w:r>
              <w:rPr>
                <w:noProof/>
                <w:webHidden/>
              </w:rPr>
              <w:fldChar w:fldCharType="end"/>
            </w:r>
          </w:hyperlink>
        </w:p>
        <w:p w14:paraId="2DFD3E99" w14:textId="7425AE59"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9" w:history="1">
            <w:r w:rsidRPr="000632D9">
              <w:rPr>
                <w:rStyle w:val="Hyperlink"/>
                <w:noProof/>
              </w:rPr>
              <w:t>1.4.</w:t>
            </w:r>
            <w:r>
              <w:rPr>
                <w:rFonts w:eastAsiaTheme="minorEastAsia" w:cstheme="minorBidi"/>
                <w:noProof/>
                <w:kern w:val="2"/>
                <w:lang w:val="en-GB" w:eastAsia="en-GB"/>
                <w14:ligatures w14:val="standardContextual"/>
              </w:rPr>
              <w:tab/>
            </w:r>
            <w:r w:rsidRPr="000632D9">
              <w:rPr>
                <w:rStyle w:val="Hyperlink"/>
                <w:noProof/>
              </w:rPr>
              <w:t>Figure 1. Trial design flow diagram</w:t>
            </w:r>
            <w:r>
              <w:rPr>
                <w:noProof/>
                <w:webHidden/>
              </w:rPr>
              <w:tab/>
            </w:r>
            <w:r>
              <w:rPr>
                <w:noProof/>
                <w:webHidden/>
              </w:rPr>
              <w:fldChar w:fldCharType="begin"/>
            </w:r>
            <w:r>
              <w:rPr>
                <w:noProof/>
                <w:webHidden/>
              </w:rPr>
              <w:instrText xml:space="preserve"> PAGEREF _Toc185323529 \h </w:instrText>
            </w:r>
            <w:r>
              <w:rPr>
                <w:noProof/>
                <w:webHidden/>
              </w:rPr>
            </w:r>
            <w:r>
              <w:rPr>
                <w:noProof/>
                <w:webHidden/>
              </w:rPr>
              <w:fldChar w:fldCharType="separate"/>
            </w:r>
            <w:r>
              <w:rPr>
                <w:noProof/>
                <w:webHidden/>
              </w:rPr>
              <w:t>8</w:t>
            </w:r>
            <w:r>
              <w:rPr>
                <w:noProof/>
                <w:webHidden/>
              </w:rPr>
              <w:fldChar w:fldCharType="end"/>
            </w:r>
          </w:hyperlink>
        </w:p>
        <w:p w14:paraId="67573358" w14:textId="0AB31331"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0" w:history="1">
            <w:r w:rsidRPr="000632D9">
              <w:rPr>
                <w:rStyle w:val="Hyperlink"/>
                <w:noProof/>
              </w:rPr>
              <w:t>1.5.</w:t>
            </w:r>
            <w:r>
              <w:rPr>
                <w:rFonts w:eastAsiaTheme="minorEastAsia" w:cstheme="minorBidi"/>
                <w:noProof/>
                <w:kern w:val="2"/>
                <w:lang w:val="en-GB" w:eastAsia="en-GB"/>
                <w14:ligatures w14:val="standardContextual"/>
              </w:rPr>
              <w:tab/>
            </w:r>
            <w:r w:rsidRPr="000632D9">
              <w:rPr>
                <w:rStyle w:val="Hyperlink"/>
                <w:noProof/>
              </w:rPr>
              <w:t>Method of allocation of groups</w:t>
            </w:r>
            <w:r>
              <w:rPr>
                <w:noProof/>
                <w:webHidden/>
              </w:rPr>
              <w:tab/>
            </w:r>
            <w:r>
              <w:rPr>
                <w:noProof/>
                <w:webHidden/>
              </w:rPr>
              <w:fldChar w:fldCharType="begin"/>
            </w:r>
            <w:r>
              <w:rPr>
                <w:noProof/>
                <w:webHidden/>
              </w:rPr>
              <w:instrText xml:space="preserve"> PAGEREF _Toc185323530 \h </w:instrText>
            </w:r>
            <w:r>
              <w:rPr>
                <w:noProof/>
                <w:webHidden/>
              </w:rPr>
            </w:r>
            <w:r>
              <w:rPr>
                <w:noProof/>
                <w:webHidden/>
              </w:rPr>
              <w:fldChar w:fldCharType="separate"/>
            </w:r>
            <w:r>
              <w:rPr>
                <w:noProof/>
                <w:webHidden/>
              </w:rPr>
              <w:t>9</w:t>
            </w:r>
            <w:r>
              <w:rPr>
                <w:noProof/>
                <w:webHidden/>
              </w:rPr>
              <w:fldChar w:fldCharType="end"/>
            </w:r>
          </w:hyperlink>
        </w:p>
        <w:p w14:paraId="1759A6EA" w14:textId="1E7625F8"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1" w:history="1">
            <w:r w:rsidRPr="000632D9">
              <w:rPr>
                <w:rStyle w:val="Hyperlink"/>
                <w:noProof/>
              </w:rPr>
              <w:t>1.6.</w:t>
            </w:r>
            <w:r>
              <w:rPr>
                <w:rFonts w:eastAsiaTheme="minorEastAsia" w:cstheme="minorBidi"/>
                <w:noProof/>
                <w:kern w:val="2"/>
                <w:lang w:val="en-GB" w:eastAsia="en-GB"/>
                <w14:ligatures w14:val="standardContextual"/>
              </w:rPr>
              <w:tab/>
            </w:r>
            <w:r w:rsidRPr="000632D9">
              <w:rPr>
                <w:rStyle w:val="Hyperlink"/>
                <w:noProof/>
              </w:rPr>
              <w:t>Duration of the treatment period</w:t>
            </w:r>
            <w:r>
              <w:rPr>
                <w:noProof/>
                <w:webHidden/>
              </w:rPr>
              <w:tab/>
            </w:r>
            <w:r>
              <w:rPr>
                <w:noProof/>
                <w:webHidden/>
              </w:rPr>
              <w:fldChar w:fldCharType="begin"/>
            </w:r>
            <w:r>
              <w:rPr>
                <w:noProof/>
                <w:webHidden/>
              </w:rPr>
              <w:instrText xml:space="preserve"> PAGEREF _Toc185323531 \h </w:instrText>
            </w:r>
            <w:r>
              <w:rPr>
                <w:noProof/>
                <w:webHidden/>
              </w:rPr>
            </w:r>
            <w:r>
              <w:rPr>
                <w:noProof/>
                <w:webHidden/>
              </w:rPr>
              <w:fldChar w:fldCharType="separate"/>
            </w:r>
            <w:r>
              <w:rPr>
                <w:noProof/>
                <w:webHidden/>
              </w:rPr>
              <w:t>9</w:t>
            </w:r>
            <w:r>
              <w:rPr>
                <w:noProof/>
                <w:webHidden/>
              </w:rPr>
              <w:fldChar w:fldCharType="end"/>
            </w:r>
          </w:hyperlink>
        </w:p>
        <w:p w14:paraId="656520B8" w14:textId="0E57B0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2" w:history="1">
            <w:r w:rsidRPr="000632D9">
              <w:rPr>
                <w:rStyle w:val="Hyperlink"/>
                <w:noProof/>
              </w:rPr>
              <w:t>1.7.</w:t>
            </w:r>
            <w:r>
              <w:rPr>
                <w:rFonts w:eastAsiaTheme="minorEastAsia" w:cstheme="minorBidi"/>
                <w:noProof/>
                <w:kern w:val="2"/>
                <w:lang w:val="en-GB" w:eastAsia="en-GB"/>
                <w14:ligatures w14:val="standardContextual"/>
              </w:rPr>
              <w:tab/>
            </w:r>
            <w:r w:rsidRPr="000632D9">
              <w:rPr>
                <w:rStyle w:val="Hyperlink"/>
                <w:noProof/>
              </w:rPr>
              <w:t>Frequency and duration of follow-up</w:t>
            </w:r>
            <w:r>
              <w:rPr>
                <w:noProof/>
                <w:webHidden/>
              </w:rPr>
              <w:tab/>
            </w:r>
            <w:r>
              <w:rPr>
                <w:noProof/>
                <w:webHidden/>
              </w:rPr>
              <w:fldChar w:fldCharType="begin"/>
            </w:r>
            <w:r>
              <w:rPr>
                <w:noProof/>
                <w:webHidden/>
              </w:rPr>
              <w:instrText xml:space="preserve"> PAGEREF _Toc185323532 \h </w:instrText>
            </w:r>
            <w:r>
              <w:rPr>
                <w:noProof/>
                <w:webHidden/>
              </w:rPr>
            </w:r>
            <w:r>
              <w:rPr>
                <w:noProof/>
                <w:webHidden/>
              </w:rPr>
              <w:fldChar w:fldCharType="separate"/>
            </w:r>
            <w:r>
              <w:rPr>
                <w:noProof/>
                <w:webHidden/>
              </w:rPr>
              <w:t>9</w:t>
            </w:r>
            <w:r>
              <w:rPr>
                <w:noProof/>
                <w:webHidden/>
              </w:rPr>
              <w:fldChar w:fldCharType="end"/>
            </w:r>
          </w:hyperlink>
        </w:p>
        <w:p w14:paraId="73A51825" w14:textId="2AF7E0E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3" w:history="1">
            <w:r w:rsidRPr="000632D9">
              <w:rPr>
                <w:rStyle w:val="Hyperlink"/>
                <w:noProof/>
              </w:rPr>
              <w:t>1.8.</w:t>
            </w:r>
            <w:r>
              <w:rPr>
                <w:rFonts w:eastAsiaTheme="minorEastAsia" w:cstheme="minorBidi"/>
                <w:noProof/>
                <w:kern w:val="2"/>
                <w:lang w:val="en-GB" w:eastAsia="en-GB"/>
                <w14:ligatures w14:val="standardContextual"/>
              </w:rPr>
              <w:tab/>
            </w:r>
            <w:r w:rsidRPr="000632D9">
              <w:rPr>
                <w:rStyle w:val="Hyperlink"/>
                <w:noProof/>
              </w:rPr>
              <w:t>Visit windows</w:t>
            </w:r>
            <w:r>
              <w:rPr>
                <w:noProof/>
                <w:webHidden/>
              </w:rPr>
              <w:tab/>
            </w:r>
            <w:r>
              <w:rPr>
                <w:noProof/>
                <w:webHidden/>
              </w:rPr>
              <w:fldChar w:fldCharType="begin"/>
            </w:r>
            <w:r>
              <w:rPr>
                <w:noProof/>
                <w:webHidden/>
              </w:rPr>
              <w:instrText xml:space="preserve"> PAGEREF _Toc185323533 \h </w:instrText>
            </w:r>
            <w:r>
              <w:rPr>
                <w:noProof/>
                <w:webHidden/>
              </w:rPr>
            </w:r>
            <w:r>
              <w:rPr>
                <w:noProof/>
                <w:webHidden/>
              </w:rPr>
              <w:fldChar w:fldCharType="separate"/>
            </w:r>
            <w:r>
              <w:rPr>
                <w:noProof/>
                <w:webHidden/>
              </w:rPr>
              <w:t>9</w:t>
            </w:r>
            <w:r>
              <w:rPr>
                <w:noProof/>
                <w:webHidden/>
              </w:rPr>
              <w:fldChar w:fldCharType="end"/>
            </w:r>
          </w:hyperlink>
        </w:p>
        <w:p w14:paraId="1F9C3376" w14:textId="3C8768D3"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4" w:history="1">
            <w:r w:rsidRPr="000632D9">
              <w:rPr>
                <w:rStyle w:val="Hyperlink"/>
                <w:noProof/>
              </w:rPr>
              <w:t>1.9.</w:t>
            </w:r>
            <w:r>
              <w:rPr>
                <w:rFonts w:eastAsiaTheme="minorEastAsia" w:cstheme="minorBidi"/>
                <w:noProof/>
                <w:kern w:val="2"/>
                <w:lang w:val="en-GB" w:eastAsia="en-GB"/>
                <w14:ligatures w14:val="standardContextual"/>
              </w:rPr>
              <w:tab/>
            </w:r>
            <w:r w:rsidRPr="000632D9">
              <w:rPr>
                <w:rStyle w:val="Hyperlink"/>
                <w:noProof/>
              </w:rPr>
              <w:t>Data collection</w:t>
            </w:r>
            <w:r>
              <w:rPr>
                <w:noProof/>
                <w:webHidden/>
              </w:rPr>
              <w:tab/>
            </w:r>
            <w:r>
              <w:rPr>
                <w:noProof/>
                <w:webHidden/>
              </w:rPr>
              <w:fldChar w:fldCharType="begin"/>
            </w:r>
            <w:r>
              <w:rPr>
                <w:noProof/>
                <w:webHidden/>
              </w:rPr>
              <w:instrText xml:space="preserve"> PAGEREF _Toc185323534 \h </w:instrText>
            </w:r>
            <w:r>
              <w:rPr>
                <w:noProof/>
                <w:webHidden/>
              </w:rPr>
            </w:r>
            <w:r>
              <w:rPr>
                <w:noProof/>
                <w:webHidden/>
              </w:rPr>
              <w:fldChar w:fldCharType="separate"/>
            </w:r>
            <w:r>
              <w:rPr>
                <w:noProof/>
                <w:webHidden/>
              </w:rPr>
              <w:t>9</w:t>
            </w:r>
            <w:r>
              <w:rPr>
                <w:noProof/>
                <w:webHidden/>
              </w:rPr>
              <w:fldChar w:fldCharType="end"/>
            </w:r>
          </w:hyperlink>
        </w:p>
        <w:p w14:paraId="466EFE9F" w14:textId="4BC9B091"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5" w:history="1">
            <w:r w:rsidRPr="000632D9">
              <w:rPr>
                <w:rStyle w:val="Hyperlink"/>
                <w:noProof/>
              </w:rPr>
              <w:t>1.10.</w:t>
            </w:r>
            <w:r>
              <w:rPr>
                <w:rFonts w:eastAsiaTheme="minorEastAsia" w:cstheme="minorBidi"/>
                <w:noProof/>
                <w:kern w:val="2"/>
                <w:lang w:val="en-GB" w:eastAsia="en-GB"/>
                <w14:ligatures w14:val="standardContextual"/>
              </w:rPr>
              <w:tab/>
            </w:r>
            <w:r w:rsidRPr="000632D9">
              <w:rPr>
                <w:rStyle w:val="Hyperlink"/>
                <w:noProof/>
              </w:rPr>
              <w:t>Eligibility screening</w:t>
            </w:r>
            <w:r>
              <w:rPr>
                <w:noProof/>
                <w:webHidden/>
              </w:rPr>
              <w:tab/>
            </w:r>
            <w:r>
              <w:rPr>
                <w:noProof/>
                <w:webHidden/>
              </w:rPr>
              <w:fldChar w:fldCharType="begin"/>
            </w:r>
            <w:r>
              <w:rPr>
                <w:noProof/>
                <w:webHidden/>
              </w:rPr>
              <w:instrText xml:space="preserve"> PAGEREF _Toc185323535 \h </w:instrText>
            </w:r>
            <w:r>
              <w:rPr>
                <w:noProof/>
                <w:webHidden/>
              </w:rPr>
            </w:r>
            <w:r>
              <w:rPr>
                <w:noProof/>
                <w:webHidden/>
              </w:rPr>
              <w:fldChar w:fldCharType="separate"/>
            </w:r>
            <w:r>
              <w:rPr>
                <w:noProof/>
                <w:webHidden/>
              </w:rPr>
              <w:t>9</w:t>
            </w:r>
            <w:r>
              <w:rPr>
                <w:noProof/>
                <w:webHidden/>
              </w:rPr>
              <w:fldChar w:fldCharType="end"/>
            </w:r>
          </w:hyperlink>
        </w:p>
        <w:p w14:paraId="2B2B01EA" w14:textId="7F7E5009"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6" w:history="1">
            <w:r w:rsidRPr="000632D9">
              <w:rPr>
                <w:rStyle w:val="Hyperlink"/>
                <w:noProof/>
              </w:rPr>
              <w:t>1.11.</w:t>
            </w:r>
            <w:r>
              <w:rPr>
                <w:rFonts w:eastAsiaTheme="minorEastAsia" w:cstheme="minorBidi"/>
                <w:noProof/>
                <w:kern w:val="2"/>
                <w:lang w:val="en-GB" w:eastAsia="en-GB"/>
                <w14:ligatures w14:val="standardContextual"/>
              </w:rPr>
              <w:tab/>
            </w:r>
            <w:r w:rsidRPr="000632D9">
              <w:rPr>
                <w:rStyle w:val="Hyperlink"/>
                <w:noProof/>
              </w:rPr>
              <w:t>Measures</w:t>
            </w:r>
            <w:r>
              <w:rPr>
                <w:noProof/>
                <w:webHidden/>
              </w:rPr>
              <w:tab/>
            </w:r>
            <w:r>
              <w:rPr>
                <w:noProof/>
                <w:webHidden/>
              </w:rPr>
              <w:fldChar w:fldCharType="begin"/>
            </w:r>
            <w:r>
              <w:rPr>
                <w:noProof/>
                <w:webHidden/>
              </w:rPr>
              <w:instrText xml:space="preserve"> PAGEREF _Toc185323536 \h </w:instrText>
            </w:r>
            <w:r>
              <w:rPr>
                <w:noProof/>
                <w:webHidden/>
              </w:rPr>
            </w:r>
            <w:r>
              <w:rPr>
                <w:noProof/>
                <w:webHidden/>
              </w:rPr>
              <w:fldChar w:fldCharType="separate"/>
            </w:r>
            <w:r>
              <w:rPr>
                <w:noProof/>
                <w:webHidden/>
              </w:rPr>
              <w:t>9</w:t>
            </w:r>
            <w:r>
              <w:rPr>
                <w:noProof/>
                <w:webHidden/>
              </w:rPr>
              <w:fldChar w:fldCharType="end"/>
            </w:r>
          </w:hyperlink>
        </w:p>
        <w:p w14:paraId="2BF533EB" w14:textId="6427363C"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8" w:history="1">
            <w:r w:rsidRPr="000632D9">
              <w:rPr>
                <w:rStyle w:val="Hyperlink"/>
                <w:noProof/>
              </w:rPr>
              <w:t>1.12.</w:t>
            </w:r>
            <w:r>
              <w:rPr>
                <w:rFonts w:eastAsiaTheme="minorEastAsia" w:cstheme="minorBidi"/>
                <w:noProof/>
                <w:kern w:val="2"/>
                <w:lang w:val="en-GB" w:eastAsia="en-GB"/>
                <w14:ligatures w14:val="standardContextual"/>
              </w:rPr>
              <w:tab/>
            </w:r>
            <w:r w:rsidRPr="000632D9">
              <w:rPr>
                <w:rStyle w:val="Hyperlink"/>
                <w:noProof/>
              </w:rPr>
              <w:t>Sample size estimation (including clinical significance)</w:t>
            </w:r>
            <w:r>
              <w:rPr>
                <w:noProof/>
                <w:webHidden/>
              </w:rPr>
              <w:tab/>
            </w:r>
            <w:r>
              <w:rPr>
                <w:noProof/>
                <w:webHidden/>
              </w:rPr>
              <w:fldChar w:fldCharType="begin"/>
            </w:r>
            <w:r>
              <w:rPr>
                <w:noProof/>
                <w:webHidden/>
              </w:rPr>
              <w:instrText xml:space="preserve"> PAGEREF _Toc185323538 \h </w:instrText>
            </w:r>
            <w:r>
              <w:rPr>
                <w:noProof/>
                <w:webHidden/>
              </w:rPr>
            </w:r>
            <w:r>
              <w:rPr>
                <w:noProof/>
                <w:webHidden/>
              </w:rPr>
              <w:fldChar w:fldCharType="separate"/>
            </w:r>
            <w:r>
              <w:rPr>
                <w:noProof/>
                <w:webHidden/>
              </w:rPr>
              <w:t>10</w:t>
            </w:r>
            <w:r>
              <w:rPr>
                <w:noProof/>
                <w:webHidden/>
              </w:rPr>
              <w:fldChar w:fldCharType="end"/>
            </w:r>
          </w:hyperlink>
        </w:p>
        <w:p w14:paraId="78D583E7" w14:textId="25B2B2E3"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9" w:history="1">
            <w:r w:rsidRPr="000632D9">
              <w:rPr>
                <w:rStyle w:val="Hyperlink"/>
                <w:noProof/>
              </w:rPr>
              <w:t>1.13.</w:t>
            </w:r>
            <w:r>
              <w:rPr>
                <w:rFonts w:eastAsiaTheme="minorEastAsia" w:cstheme="minorBidi"/>
                <w:noProof/>
                <w:kern w:val="2"/>
                <w:lang w:val="en-GB" w:eastAsia="en-GB"/>
                <w14:ligatures w14:val="standardContextual"/>
              </w:rPr>
              <w:tab/>
            </w:r>
            <w:r w:rsidRPr="000632D9">
              <w:rPr>
                <w:rStyle w:val="Hyperlink"/>
                <w:noProof/>
              </w:rPr>
              <w:t>Brief description and timing of proposed analyses</w:t>
            </w:r>
            <w:r>
              <w:rPr>
                <w:noProof/>
                <w:webHidden/>
              </w:rPr>
              <w:tab/>
            </w:r>
            <w:r>
              <w:rPr>
                <w:noProof/>
                <w:webHidden/>
              </w:rPr>
              <w:fldChar w:fldCharType="begin"/>
            </w:r>
            <w:r>
              <w:rPr>
                <w:noProof/>
                <w:webHidden/>
              </w:rPr>
              <w:instrText xml:space="preserve"> PAGEREF _Toc185323539 \h </w:instrText>
            </w:r>
            <w:r>
              <w:rPr>
                <w:noProof/>
                <w:webHidden/>
              </w:rPr>
            </w:r>
            <w:r>
              <w:rPr>
                <w:noProof/>
                <w:webHidden/>
              </w:rPr>
              <w:fldChar w:fldCharType="separate"/>
            </w:r>
            <w:r>
              <w:rPr>
                <w:noProof/>
                <w:webHidden/>
              </w:rPr>
              <w:t>10</w:t>
            </w:r>
            <w:r>
              <w:rPr>
                <w:noProof/>
                <w:webHidden/>
              </w:rPr>
              <w:fldChar w:fldCharType="end"/>
            </w:r>
          </w:hyperlink>
        </w:p>
        <w:p w14:paraId="32322456" w14:textId="379F4539" w:rsidR="000F6672" w:rsidRDefault="000F6672">
          <w:pPr>
            <w:pStyle w:val="TOC1"/>
            <w:tabs>
              <w:tab w:val="left" w:pos="480"/>
            </w:tabs>
            <w:rPr>
              <w:rFonts w:eastAsiaTheme="minorEastAsia" w:cstheme="minorBidi"/>
              <w:b w:val="0"/>
              <w:kern w:val="2"/>
              <w:lang w:eastAsia="en-GB"/>
              <w14:ligatures w14:val="standardContextual"/>
            </w:rPr>
          </w:pPr>
          <w:hyperlink w:anchor="_Toc185323542" w:history="1">
            <w:r w:rsidRPr="000632D9">
              <w:rPr>
                <w:rStyle w:val="Hyperlink"/>
              </w:rPr>
              <w:t>2.</w:t>
            </w:r>
            <w:r>
              <w:rPr>
                <w:rFonts w:eastAsiaTheme="minorEastAsia" w:cstheme="minorBidi"/>
                <w:b w:val="0"/>
                <w:kern w:val="2"/>
                <w:lang w:eastAsia="en-GB"/>
                <w14:ligatures w14:val="standardContextual"/>
              </w:rPr>
              <w:tab/>
            </w:r>
            <w:r w:rsidRPr="000632D9">
              <w:rPr>
                <w:rStyle w:val="Hyperlink"/>
              </w:rPr>
              <w:t>Data analysis plan – Data description</w:t>
            </w:r>
            <w:r>
              <w:rPr>
                <w:webHidden/>
              </w:rPr>
              <w:tab/>
            </w:r>
            <w:r>
              <w:rPr>
                <w:webHidden/>
              </w:rPr>
              <w:fldChar w:fldCharType="begin"/>
            </w:r>
            <w:r>
              <w:rPr>
                <w:webHidden/>
              </w:rPr>
              <w:instrText xml:space="preserve"> PAGEREF _Toc185323542 \h </w:instrText>
            </w:r>
            <w:r>
              <w:rPr>
                <w:webHidden/>
              </w:rPr>
            </w:r>
            <w:r>
              <w:rPr>
                <w:webHidden/>
              </w:rPr>
              <w:fldChar w:fldCharType="separate"/>
            </w:r>
            <w:r>
              <w:rPr>
                <w:webHidden/>
              </w:rPr>
              <w:t>11</w:t>
            </w:r>
            <w:r>
              <w:rPr>
                <w:webHidden/>
              </w:rPr>
              <w:fldChar w:fldCharType="end"/>
            </w:r>
          </w:hyperlink>
        </w:p>
        <w:p w14:paraId="48A8D4FA" w14:textId="51217072"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3" w:history="1">
            <w:r w:rsidRPr="000632D9">
              <w:rPr>
                <w:rStyle w:val="Hyperlink"/>
                <w:noProof/>
              </w:rPr>
              <w:t>2.1.</w:t>
            </w:r>
            <w:r>
              <w:rPr>
                <w:rFonts w:eastAsiaTheme="minorEastAsia" w:cstheme="minorBidi"/>
                <w:noProof/>
                <w:kern w:val="2"/>
                <w:lang w:val="en-GB" w:eastAsia="en-GB"/>
                <w14:ligatures w14:val="standardContextual"/>
              </w:rPr>
              <w:tab/>
            </w:r>
            <w:r w:rsidRPr="000632D9">
              <w:rPr>
                <w:rStyle w:val="Hyperlink"/>
                <w:noProof/>
              </w:rPr>
              <w:t>Recruitment and representativeness of recruited patients</w:t>
            </w:r>
            <w:r>
              <w:rPr>
                <w:noProof/>
                <w:webHidden/>
              </w:rPr>
              <w:tab/>
            </w:r>
            <w:r>
              <w:rPr>
                <w:noProof/>
                <w:webHidden/>
              </w:rPr>
              <w:fldChar w:fldCharType="begin"/>
            </w:r>
            <w:r>
              <w:rPr>
                <w:noProof/>
                <w:webHidden/>
              </w:rPr>
              <w:instrText xml:space="preserve"> PAGEREF _Toc185323543 \h </w:instrText>
            </w:r>
            <w:r>
              <w:rPr>
                <w:noProof/>
                <w:webHidden/>
              </w:rPr>
            </w:r>
            <w:r>
              <w:rPr>
                <w:noProof/>
                <w:webHidden/>
              </w:rPr>
              <w:fldChar w:fldCharType="separate"/>
            </w:r>
            <w:r>
              <w:rPr>
                <w:noProof/>
                <w:webHidden/>
              </w:rPr>
              <w:t>11</w:t>
            </w:r>
            <w:r>
              <w:rPr>
                <w:noProof/>
                <w:webHidden/>
              </w:rPr>
              <w:fldChar w:fldCharType="end"/>
            </w:r>
          </w:hyperlink>
        </w:p>
        <w:p w14:paraId="0FFF5D94" w14:textId="4C27950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4" w:history="1">
            <w:r w:rsidRPr="000632D9">
              <w:rPr>
                <w:rStyle w:val="Hyperlink"/>
                <w:noProof/>
              </w:rPr>
              <w:t>2.2.</w:t>
            </w:r>
            <w:r>
              <w:rPr>
                <w:rFonts w:eastAsiaTheme="minorEastAsia" w:cstheme="minorBidi"/>
                <w:noProof/>
                <w:kern w:val="2"/>
                <w:lang w:val="en-GB" w:eastAsia="en-GB"/>
                <w14:ligatures w14:val="standardContextual"/>
              </w:rPr>
              <w:tab/>
            </w:r>
            <w:r w:rsidRPr="000632D9">
              <w:rPr>
                <w:rStyle w:val="Hyperlink"/>
                <w:noProof/>
              </w:rPr>
              <w:t>Baseline comparability of randomised groups</w:t>
            </w:r>
            <w:r>
              <w:rPr>
                <w:noProof/>
                <w:webHidden/>
              </w:rPr>
              <w:tab/>
            </w:r>
            <w:r>
              <w:rPr>
                <w:noProof/>
                <w:webHidden/>
              </w:rPr>
              <w:fldChar w:fldCharType="begin"/>
            </w:r>
            <w:r>
              <w:rPr>
                <w:noProof/>
                <w:webHidden/>
              </w:rPr>
              <w:instrText xml:space="preserve"> PAGEREF _Toc185323544 \h </w:instrText>
            </w:r>
            <w:r>
              <w:rPr>
                <w:noProof/>
                <w:webHidden/>
              </w:rPr>
            </w:r>
            <w:r>
              <w:rPr>
                <w:noProof/>
                <w:webHidden/>
              </w:rPr>
              <w:fldChar w:fldCharType="separate"/>
            </w:r>
            <w:r>
              <w:rPr>
                <w:noProof/>
                <w:webHidden/>
              </w:rPr>
              <w:t>13</w:t>
            </w:r>
            <w:r>
              <w:rPr>
                <w:noProof/>
                <w:webHidden/>
              </w:rPr>
              <w:fldChar w:fldCharType="end"/>
            </w:r>
          </w:hyperlink>
        </w:p>
        <w:p w14:paraId="52B5B9AD" w14:textId="5E840B4F"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6" w:history="1">
            <w:r w:rsidRPr="000632D9">
              <w:rPr>
                <w:rStyle w:val="Hyperlink"/>
                <w:noProof/>
              </w:rPr>
              <w:t>2.3.</w:t>
            </w:r>
            <w:r>
              <w:rPr>
                <w:rFonts w:eastAsiaTheme="minorEastAsia" w:cstheme="minorBidi"/>
                <w:noProof/>
                <w:kern w:val="2"/>
                <w:lang w:val="en-GB" w:eastAsia="en-GB"/>
                <w14:ligatures w14:val="standardContextual"/>
              </w:rPr>
              <w:tab/>
            </w:r>
            <w:r w:rsidRPr="000632D9">
              <w:rPr>
                <w:rStyle w:val="Hyperlink"/>
                <w:noProof/>
              </w:rPr>
              <w:t>Adherence to allocated treatment and treatment fidelity</w:t>
            </w:r>
            <w:r>
              <w:rPr>
                <w:noProof/>
                <w:webHidden/>
              </w:rPr>
              <w:tab/>
            </w:r>
            <w:r>
              <w:rPr>
                <w:noProof/>
                <w:webHidden/>
              </w:rPr>
              <w:fldChar w:fldCharType="begin"/>
            </w:r>
            <w:r>
              <w:rPr>
                <w:noProof/>
                <w:webHidden/>
              </w:rPr>
              <w:instrText xml:space="preserve"> PAGEREF _Toc185323546 \h </w:instrText>
            </w:r>
            <w:r>
              <w:rPr>
                <w:noProof/>
                <w:webHidden/>
              </w:rPr>
            </w:r>
            <w:r>
              <w:rPr>
                <w:noProof/>
                <w:webHidden/>
              </w:rPr>
              <w:fldChar w:fldCharType="separate"/>
            </w:r>
            <w:r>
              <w:rPr>
                <w:noProof/>
                <w:webHidden/>
              </w:rPr>
              <w:t>13</w:t>
            </w:r>
            <w:r>
              <w:rPr>
                <w:noProof/>
                <w:webHidden/>
              </w:rPr>
              <w:fldChar w:fldCharType="end"/>
            </w:r>
          </w:hyperlink>
        </w:p>
        <w:p w14:paraId="20A1038E" w14:textId="3F7937B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7" w:history="1">
            <w:r w:rsidRPr="000632D9">
              <w:rPr>
                <w:rStyle w:val="Hyperlink"/>
                <w:noProof/>
              </w:rPr>
              <w:t>2.4.</w:t>
            </w:r>
            <w:r>
              <w:rPr>
                <w:rFonts w:eastAsiaTheme="minorEastAsia" w:cstheme="minorBidi"/>
                <w:noProof/>
                <w:kern w:val="2"/>
                <w:lang w:val="en-GB" w:eastAsia="en-GB"/>
                <w14:ligatures w14:val="standardContextual"/>
              </w:rPr>
              <w:tab/>
            </w:r>
            <w:r w:rsidRPr="000632D9">
              <w:rPr>
                <w:rStyle w:val="Hyperlink"/>
                <w:noProof/>
              </w:rPr>
              <w:t>Loss to follow-up and other missing data</w:t>
            </w:r>
            <w:r>
              <w:rPr>
                <w:noProof/>
                <w:webHidden/>
              </w:rPr>
              <w:tab/>
            </w:r>
            <w:r>
              <w:rPr>
                <w:noProof/>
                <w:webHidden/>
              </w:rPr>
              <w:fldChar w:fldCharType="begin"/>
            </w:r>
            <w:r>
              <w:rPr>
                <w:noProof/>
                <w:webHidden/>
              </w:rPr>
              <w:instrText xml:space="preserve"> PAGEREF _Toc185323547 \h </w:instrText>
            </w:r>
            <w:r>
              <w:rPr>
                <w:noProof/>
                <w:webHidden/>
              </w:rPr>
            </w:r>
            <w:r>
              <w:rPr>
                <w:noProof/>
                <w:webHidden/>
              </w:rPr>
              <w:fldChar w:fldCharType="separate"/>
            </w:r>
            <w:r>
              <w:rPr>
                <w:noProof/>
                <w:webHidden/>
              </w:rPr>
              <w:t>13</w:t>
            </w:r>
            <w:r>
              <w:rPr>
                <w:noProof/>
                <w:webHidden/>
              </w:rPr>
              <w:fldChar w:fldCharType="end"/>
            </w:r>
          </w:hyperlink>
        </w:p>
        <w:p w14:paraId="5C123307" w14:textId="27C00658"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8" w:history="1">
            <w:r w:rsidRPr="000632D9">
              <w:rPr>
                <w:rStyle w:val="Hyperlink"/>
                <w:noProof/>
              </w:rPr>
              <w:t>2.5.</w:t>
            </w:r>
            <w:r>
              <w:rPr>
                <w:rFonts w:eastAsiaTheme="minorEastAsia" w:cstheme="minorBidi"/>
                <w:noProof/>
                <w:kern w:val="2"/>
                <w:lang w:val="en-GB" w:eastAsia="en-GB"/>
                <w14:ligatures w14:val="standardContextual"/>
              </w:rPr>
              <w:tab/>
            </w:r>
            <w:r w:rsidRPr="000632D9">
              <w:rPr>
                <w:rStyle w:val="Hyperlink"/>
                <w:noProof/>
              </w:rPr>
              <w:t>Harms</w:t>
            </w:r>
            <w:r>
              <w:rPr>
                <w:noProof/>
                <w:webHidden/>
              </w:rPr>
              <w:tab/>
            </w:r>
            <w:r>
              <w:rPr>
                <w:noProof/>
                <w:webHidden/>
              </w:rPr>
              <w:fldChar w:fldCharType="begin"/>
            </w:r>
            <w:r>
              <w:rPr>
                <w:noProof/>
                <w:webHidden/>
              </w:rPr>
              <w:instrText xml:space="preserve"> PAGEREF _Toc185323548 \h </w:instrText>
            </w:r>
            <w:r>
              <w:rPr>
                <w:noProof/>
                <w:webHidden/>
              </w:rPr>
            </w:r>
            <w:r>
              <w:rPr>
                <w:noProof/>
                <w:webHidden/>
              </w:rPr>
              <w:fldChar w:fldCharType="separate"/>
            </w:r>
            <w:r>
              <w:rPr>
                <w:noProof/>
                <w:webHidden/>
              </w:rPr>
              <w:t>13</w:t>
            </w:r>
            <w:r>
              <w:rPr>
                <w:noProof/>
                <w:webHidden/>
              </w:rPr>
              <w:fldChar w:fldCharType="end"/>
            </w:r>
          </w:hyperlink>
        </w:p>
        <w:p w14:paraId="413C8895" w14:textId="0037E373"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2" w:history="1">
            <w:r w:rsidRPr="000632D9">
              <w:rPr>
                <w:rStyle w:val="Hyperlink"/>
                <w:noProof/>
              </w:rPr>
              <w:t>2.6.</w:t>
            </w:r>
            <w:r>
              <w:rPr>
                <w:rFonts w:eastAsiaTheme="minorEastAsia" w:cstheme="minorBidi"/>
                <w:noProof/>
                <w:kern w:val="2"/>
                <w:lang w:val="en-GB" w:eastAsia="en-GB"/>
                <w14:ligatures w14:val="standardContextual"/>
              </w:rPr>
              <w:tab/>
            </w:r>
            <w:r w:rsidRPr="000632D9">
              <w:rPr>
                <w:rStyle w:val="Hyperlink"/>
                <w:noProof/>
              </w:rPr>
              <w:t>Assessment of outcome measures (unblinding)</w:t>
            </w:r>
            <w:r>
              <w:rPr>
                <w:noProof/>
                <w:webHidden/>
              </w:rPr>
              <w:tab/>
            </w:r>
            <w:r>
              <w:rPr>
                <w:noProof/>
                <w:webHidden/>
              </w:rPr>
              <w:fldChar w:fldCharType="begin"/>
            </w:r>
            <w:r>
              <w:rPr>
                <w:noProof/>
                <w:webHidden/>
              </w:rPr>
              <w:instrText xml:space="preserve"> PAGEREF _Toc185323552 \h </w:instrText>
            </w:r>
            <w:r>
              <w:rPr>
                <w:noProof/>
                <w:webHidden/>
              </w:rPr>
            </w:r>
            <w:r>
              <w:rPr>
                <w:noProof/>
                <w:webHidden/>
              </w:rPr>
              <w:fldChar w:fldCharType="separate"/>
            </w:r>
            <w:r>
              <w:rPr>
                <w:noProof/>
                <w:webHidden/>
              </w:rPr>
              <w:t>13</w:t>
            </w:r>
            <w:r>
              <w:rPr>
                <w:noProof/>
                <w:webHidden/>
              </w:rPr>
              <w:fldChar w:fldCharType="end"/>
            </w:r>
          </w:hyperlink>
        </w:p>
        <w:p w14:paraId="4A508B54" w14:textId="5B36067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3" w:history="1">
            <w:r w:rsidRPr="000632D9">
              <w:rPr>
                <w:rStyle w:val="Hyperlink"/>
                <w:noProof/>
              </w:rPr>
              <w:t>2.7.</w:t>
            </w:r>
            <w:r>
              <w:rPr>
                <w:rFonts w:eastAsiaTheme="minorEastAsia" w:cstheme="minorBidi"/>
                <w:noProof/>
                <w:kern w:val="2"/>
                <w:lang w:val="en-GB" w:eastAsia="en-GB"/>
                <w14:ligatures w14:val="standardContextual"/>
              </w:rPr>
              <w:tab/>
            </w:r>
            <w:r w:rsidRPr="000632D9">
              <w:rPr>
                <w:rStyle w:val="Hyperlink"/>
                <w:noProof/>
              </w:rPr>
              <w:t>Descriptive statistics for outcome measures</w:t>
            </w:r>
            <w:r>
              <w:rPr>
                <w:noProof/>
                <w:webHidden/>
              </w:rPr>
              <w:tab/>
            </w:r>
            <w:r>
              <w:rPr>
                <w:noProof/>
                <w:webHidden/>
              </w:rPr>
              <w:fldChar w:fldCharType="begin"/>
            </w:r>
            <w:r>
              <w:rPr>
                <w:noProof/>
                <w:webHidden/>
              </w:rPr>
              <w:instrText xml:space="preserve"> PAGEREF _Toc185323553 \h </w:instrText>
            </w:r>
            <w:r>
              <w:rPr>
                <w:noProof/>
                <w:webHidden/>
              </w:rPr>
            </w:r>
            <w:r>
              <w:rPr>
                <w:noProof/>
                <w:webHidden/>
              </w:rPr>
              <w:fldChar w:fldCharType="separate"/>
            </w:r>
            <w:r>
              <w:rPr>
                <w:noProof/>
                <w:webHidden/>
              </w:rPr>
              <w:t>13</w:t>
            </w:r>
            <w:r>
              <w:rPr>
                <w:noProof/>
                <w:webHidden/>
              </w:rPr>
              <w:fldChar w:fldCharType="end"/>
            </w:r>
          </w:hyperlink>
        </w:p>
        <w:p w14:paraId="0EFDEF22" w14:textId="0DCA760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5" w:history="1">
            <w:r w:rsidRPr="000632D9">
              <w:rPr>
                <w:rStyle w:val="Hyperlink"/>
                <w:noProof/>
              </w:rPr>
              <w:t>2.8.</w:t>
            </w:r>
            <w:r>
              <w:rPr>
                <w:rFonts w:eastAsiaTheme="minorEastAsia" w:cstheme="minorBidi"/>
                <w:noProof/>
                <w:kern w:val="2"/>
                <w:lang w:val="en-GB" w:eastAsia="en-GB"/>
                <w14:ligatures w14:val="standardContextual"/>
              </w:rPr>
              <w:tab/>
            </w:r>
            <w:r w:rsidRPr="000632D9">
              <w:rPr>
                <w:rStyle w:val="Hyperlink"/>
                <w:noProof/>
              </w:rPr>
              <w:t>Description of therapists/therapies</w:t>
            </w:r>
            <w:r>
              <w:rPr>
                <w:noProof/>
                <w:webHidden/>
              </w:rPr>
              <w:tab/>
            </w:r>
            <w:r>
              <w:rPr>
                <w:noProof/>
                <w:webHidden/>
              </w:rPr>
              <w:fldChar w:fldCharType="begin"/>
            </w:r>
            <w:r>
              <w:rPr>
                <w:noProof/>
                <w:webHidden/>
              </w:rPr>
              <w:instrText xml:space="preserve"> PAGEREF _Toc185323555 \h </w:instrText>
            </w:r>
            <w:r>
              <w:rPr>
                <w:noProof/>
                <w:webHidden/>
              </w:rPr>
            </w:r>
            <w:r>
              <w:rPr>
                <w:noProof/>
                <w:webHidden/>
              </w:rPr>
              <w:fldChar w:fldCharType="separate"/>
            </w:r>
            <w:r>
              <w:rPr>
                <w:noProof/>
                <w:webHidden/>
              </w:rPr>
              <w:t>13</w:t>
            </w:r>
            <w:r>
              <w:rPr>
                <w:noProof/>
                <w:webHidden/>
              </w:rPr>
              <w:fldChar w:fldCharType="end"/>
            </w:r>
          </w:hyperlink>
        </w:p>
        <w:p w14:paraId="3ECBA81E" w14:textId="43626E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6" w:history="1">
            <w:r w:rsidRPr="000632D9">
              <w:rPr>
                <w:rStyle w:val="Hyperlink"/>
                <w:noProof/>
              </w:rPr>
              <w:t>2.9.</w:t>
            </w:r>
            <w:r>
              <w:rPr>
                <w:rFonts w:eastAsiaTheme="minorEastAsia" w:cstheme="minorBidi"/>
                <w:noProof/>
                <w:kern w:val="2"/>
                <w:lang w:val="en-GB" w:eastAsia="en-GB"/>
                <w14:ligatures w14:val="standardContextual"/>
              </w:rPr>
              <w:tab/>
            </w:r>
            <w:r w:rsidRPr="000632D9">
              <w:rPr>
                <w:rStyle w:val="Hyperlink"/>
                <w:noProof/>
              </w:rPr>
              <w:t>Protocol deviations/violations</w:t>
            </w:r>
            <w:r>
              <w:rPr>
                <w:noProof/>
                <w:webHidden/>
              </w:rPr>
              <w:tab/>
            </w:r>
            <w:r>
              <w:rPr>
                <w:noProof/>
                <w:webHidden/>
              </w:rPr>
              <w:fldChar w:fldCharType="begin"/>
            </w:r>
            <w:r>
              <w:rPr>
                <w:noProof/>
                <w:webHidden/>
              </w:rPr>
              <w:instrText xml:space="preserve"> PAGEREF _Toc185323556 \h </w:instrText>
            </w:r>
            <w:r>
              <w:rPr>
                <w:noProof/>
                <w:webHidden/>
              </w:rPr>
            </w:r>
            <w:r>
              <w:rPr>
                <w:noProof/>
                <w:webHidden/>
              </w:rPr>
              <w:fldChar w:fldCharType="separate"/>
            </w:r>
            <w:r>
              <w:rPr>
                <w:noProof/>
                <w:webHidden/>
              </w:rPr>
              <w:t>14</w:t>
            </w:r>
            <w:r>
              <w:rPr>
                <w:noProof/>
                <w:webHidden/>
              </w:rPr>
              <w:fldChar w:fldCharType="end"/>
            </w:r>
          </w:hyperlink>
        </w:p>
        <w:p w14:paraId="25FD6CA7" w14:textId="6BD65B98" w:rsidR="000F6672" w:rsidRDefault="000F6672">
          <w:pPr>
            <w:pStyle w:val="TOC1"/>
            <w:tabs>
              <w:tab w:val="left" w:pos="480"/>
            </w:tabs>
            <w:rPr>
              <w:rFonts w:eastAsiaTheme="minorEastAsia" w:cstheme="minorBidi"/>
              <w:b w:val="0"/>
              <w:kern w:val="2"/>
              <w:lang w:eastAsia="en-GB"/>
              <w14:ligatures w14:val="standardContextual"/>
            </w:rPr>
          </w:pPr>
          <w:hyperlink w:anchor="_Toc185323557" w:history="1">
            <w:r w:rsidRPr="000632D9">
              <w:rPr>
                <w:rStyle w:val="Hyperlink"/>
              </w:rPr>
              <w:t>3.</w:t>
            </w:r>
            <w:r>
              <w:rPr>
                <w:rFonts w:eastAsiaTheme="minorEastAsia" w:cstheme="minorBidi"/>
                <w:b w:val="0"/>
                <w:kern w:val="2"/>
                <w:lang w:eastAsia="en-GB"/>
                <w14:ligatures w14:val="standardContextual"/>
              </w:rPr>
              <w:tab/>
            </w:r>
            <w:r w:rsidRPr="000632D9">
              <w:rPr>
                <w:rStyle w:val="Hyperlink"/>
              </w:rPr>
              <w:t>Data analysis plan – Inferential analysis</w:t>
            </w:r>
            <w:r>
              <w:rPr>
                <w:webHidden/>
              </w:rPr>
              <w:tab/>
            </w:r>
            <w:r>
              <w:rPr>
                <w:webHidden/>
              </w:rPr>
              <w:fldChar w:fldCharType="begin"/>
            </w:r>
            <w:r>
              <w:rPr>
                <w:webHidden/>
              </w:rPr>
              <w:instrText xml:space="preserve"> PAGEREF _Toc185323557 \h </w:instrText>
            </w:r>
            <w:r>
              <w:rPr>
                <w:webHidden/>
              </w:rPr>
            </w:r>
            <w:r>
              <w:rPr>
                <w:webHidden/>
              </w:rPr>
              <w:fldChar w:fldCharType="separate"/>
            </w:r>
            <w:r>
              <w:rPr>
                <w:webHidden/>
              </w:rPr>
              <w:t>15</w:t>
            </w:r>
            <w:r>
              <w:rPr>
                <w:webHidden/>
              </w:rPr>
              <w:fldChar w:fldCharType="end"/>
            </w:r>
          </w:hyperlink>
        </w:p>
        <w:p w14:paraId="063E0FC6" w14:textId="1A98E56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8" w:history="1">
            <w:r w:rsidRPr="000632D9">
              <w:rPr>
                <w:rStyle w:val="Hyperlink"/>
                <w:noProof/>
              </w:rPr>
              <w:t>3.1.</w:t>
            </w:r>
            <w:r>
              <w:rPr>
                <w:rFonts w:eastAsiaTheme="minorEastAsia" w:cstheme="minorBidi"/>
                <w:noProof/>
                <w:kern w:val="2"/>
                <w:lang w:val="en-GB" w:eastAsia="en-GB"/>
                <w14:ligatures w14:val="standardContextual"/>
              </w:rPr>
              <w:tab/>
            </w:r>
            <w:r w:rsidRPr="000632D9">
              <w:rPr>
                <w:rStyle w:val="Hyperlink"/>
                <w:noProof/>
              </w:rPr>
              <w:t>Description of primary estimand</w:t>
            </w:r>
            <w:r>
              <w:rPr>
                <w:noProof/>
                <w:webHidden/>
              </w:rPr>
              <w:tab/>
            </w:r>
            <w:r>
              <w:rPr>
                <w:noProof/>
                <w:webHidden/>
              </w:rPr>
              <w:fldChar w:fldCharType="begin"/>
            </w:r>
            <w:r>
              <w:rPr>
                <w:noProof/>
                <w:webHidden/>
              </w:rPr>
              <w:instrText xml:space="preserve"> PAGEREF _Toc185323558 \h </w:instrText>
            </w:r>
            <w:r>
              <w:rPr>
                <w:noProof/>
                <w:webHidden/>
              </w:rPr>
            </w:r>
            <w:r>
              <w:rPr>
                <w:noProof/>
                <w:webHidden/>
              </w:rPr>
              <w:fldChar w:fldCharType="separate"/>
            </w:r>
            <w:r>
              <w:rPr>
                <w:noProof/>
                <w:webHidden/>
              </w:rPr>
              <w:t>15</w:t>
            </w:r>
            <w:r>
              <w:rPr>
                <w:noProof/>
                <w:webHidden/>
              </w:rPr>
              <w:fldChar w:fldCharType="end"/>
            </w:r>
          </w:hyperlink>
        </w:p>
        <w:p w14:paraId="15EFCEE3" w14:textId="44AF7105"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9" w:history="1">
            <w:r w:rsidRPr="000632D9">
              <w:rPr>
                <w:rStyle w:val="Hyperlink"/>
                <w:noProof/>
              </w:rPr>
              <w:t>3.2.</w:t>
            </w:r>
            <w:r>
              <w:rPr>
                <w:rFonts w:eastAsiaTheme="minorEastAsia" w:cstheme="minorBidi"/>
                <w:noProof/>
                <w:kern w:val="2"/>
                <w:lang w:val="en-GB" w:eastAsia="en-GB"/>
                <w14:ligatures w14:val="standardContextual"/>
              </w:rPr>
              <w:tab/>
            </w:r>
            <w:r w:rsidRPr="000632D9">
              <w:rPr>
                <w:rStyle w:val="Hyperlink"/>
                <w:noProof/>
              </w:rPr>
              <w:t>Analysis model for primary outcome(s)</w:t>
            </w:r>
            <w:r>
              <w:rPr>
                <w:noProof/>
                <w:webHidden/>
              </w:rPr>
              <w:tab/>
            </w:r>
            <w:r>
              <w:rPr>
                <w:noProof/>
                <w:webHidden/>
              </w:rPr>
              <w:fldChar w:fldCharType="begin"/>
            </w:r>
            <w:r>
              <w:rPr>
                <w:noProof/>
                <w:webHidden/>
              </w:rPr>
              <w:instrText xml:space="preserve"> PAGEREF _Toc185323559 \h </w:instrText>
            </w:r>
            <w:r>
              <w:rPr>
                <w:noProof/>
                <w:webHidden/>
              </w:rPr>
            </w:r>
            <w:r>
              <w:rPr>
                <w:noProof/>
                <w:webHidden/>
              </w:rPr>
              <w:fldChar w:fldCharType="separate"/>
            </w:r>
            <w:r>
              <w:rPr>
                <w:noProof/>
                <w:webHidden/>
              </w:rPr>
              <w:t>15</w:t>
            </w:r>
            <w:r>
              <w:rPr>
                <w:noProof/>
                <w:webHidden/>
              </w:rPr>
              <w:fldChar w:fldCharType="end"/>
            </w:r>
          </w:hyperlink>
        </w:p>
        <w:p w14:paraId="2BE09788" w14:textId="14A3177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0" w:history="1">
            <w:r w:rsidRPr="000632D9">
              <w:rPr>
                <w:rStyle w:val="Hyperlink"/>
                <w:noProof/>
              </w:rPr>
              <w:t>3.3.</w:t>
            </w:r>
            <w:r>
              <w:rPr>
                <w:rFonts w:eastAsiaTheme="minorEastAsia" w:cstheme="minorBidi"/>
                <w:noProof/>
                <w:kern w:val="2"/>
                <w:lang w:val="en-GB" w:eastAsia="en-GB"/>
                <w14:ligatures w14:val="standardContextual"/>
              </w:rPr>
              <w:tab/>
            </w:r>
            <w:r w:rsidRPr="000632D9">
              <w:rPr>
                <w:rStyle w:val="Hyperlink"/>
                <w:noProof/>
              </w:rPr>
              <w:t>List of anticipated intercurrent events and any supplementary analyses using different strategies</w:t>
            </w:r>
            <w:r>
              <w:rPr>
                <w:noProof/>
                <w:webHidden/>
              </w:rPr>
              <w:tab/>
            </w:r>
            <w:r>
              <w:rPr>
                <w:noProof/>
                <w:webHidden/>
              </w:rPr>
              <w:fldChar w:fldCharType="begin"/>
            </w:r>
            <w:r>
              <w:rPr>
                <w:noProof/>
                <w:webHidden/>
              </w:rPr>
              <w:instrText xml:space="preserve"> PAGEREF _Toc185323560 \h </w:instrText>
            </w:r>
            <w:r>
              <w:rPr>
                <w:noProof/>
                <w:webHidden/>
              </w:rPr>
            </w:r>
            <w:r>
              <w:rPr>
                <w:noProof/>
                <w:webHidden/>
              </w:rPr>
              <w:fldChar w:fldCharType="separate"/>
            </w:r>
            <w:r>
              <w:rPr>
                <w:noProof/>
                <w:webHidden/>
              </w:rPr>
              <w:t>15</w:t>
            </w:r>
            <w:r>
              <w:rPr>
                <w:noProof/>
                <w:webHidden/>
              </w:rPr>
              <w:fldChar w:fldCharType="end"/>
            </w:r>
          </w:hyperlink>
        </w:p>
        <w:p w14:paraId="622217AB" w14:textId="19D1954B"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2" w:history="1">
            <w:r w:rsidRPr="000632D9">
              <w:rPr>
                <w:rStyle w:val="Hyperlink"/>
                <w:noProof/>
              </w:rPr>
              <w:t>3.4.</w:t>
            </w:r>
            <w:r>
              <w:rPr>
                <w:rFonts w:eastAsiaTheme="minorEastAsia" w:cstheme="minorBidi"/>
                <w:noProof/>
                <w:kern w:val="2"/>
                <w:lang w:val="en-GB" w:eastAsia="en-GB"/>
                <w14:ligatures w14:val="standardContextual"/>
              </w:rPr>
              <w:tab/>
            </w:r>
            <w:r w:rsidRPr="000632D9">
              <w:rPr>
                <w:rStyle w:val="Hyperlink"/>
                <w:noProof/>
              </w:rPr>
              <w:t>Analysis of secondary outcomes</w:t>
            </w:r>
            <w:r>
              <w:rPr>
                <w:noProof/>
                <w:webHidden/>
              </w:rPr>
              <w:tab/>
            </w:r>
            <w:r>
              <w:rPr>
                <w:noProof/>
                <w:webHidden/>
              </w:rPr>
              <w:fldChar w:fldCharType="begin"/>
            </w:r>
            <w:r>
              <w:rPr>
                <w:noProof/>
                <w:webHidden/>
              </w:rPr>
              <w:instrText xml:space="preserve"> PAGEREF _Toc185323562 \h </w:instrText>
            </w:r>
            <w:r>
              <w:rPr>
                <w:noProof/>
                <w:webHidden/>
              </w:rPr>
            </w:r>
            <w:r>
              <w:rPr>
                <w:noProof/>
                <w:webHidden/>
              </w:rPr>
              <w:fldChar w:fldCharType="separate"/>
            </w:r>
            <w:r>
              <w:rPr>
                <w:noProof/>
                <w:webHidden/>
              </w:rPr>
              <w:t>15</w:t>
            </w:r>
            <w:r>
              <w:rPr>
                <w:noProof/>
                <w:webHidden/>
              </w:rPr>
              <w:fldChar w:fldCharType="end"/>
            </w:r>
          </w:hyperlink>
        </w:p>
        <w:p w14:paraId="50F2DE1A" w14:textId="0D2B5EA9"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5" w:history="1">
            <w:r w:rsidRPr="000632D9">
              <w:rPr>
                <w:rStyle w:val="Hyperlink"/>
                <w:noProof/>
              </w:rPr>
              <w:t>3.5.</w:t>
            </w:r>
            <w:r>
              <w:rPr>
                <w:rFonts w:eastAsiaTheme="minorEastAsia" w:cstheme="minorBidi"/>
                <w:noProof/>
                <w:kern w:val="2"/>
                <w:lang w:val="en-GB" w:eastAsia="en-GB"/>
                <w14:ligatures w14:val="standardContextual"/>
              </w:rPr>
              <w:tab/>
            </w:r>
            <w:r w:rsidRPr="000632D9">
              <w:rPr>
                <w:rStyle w:val="Hyperlink"/>
                <w:noProof/>
              </w:rPr>
              <w:t>Time points</w:t>
            </w:r>
            <w:r>
              <w:rPr>
                <w:noProof/>
                <w:webHidden/>
              </w:rPr>
              <w:tab/>
            </w:r>
            <w:r>
              <w:rPr>
                <w:noProof/>
                <w:webHidden/>
              </w:rPr>
              <w:fldChar w:fldCharType="begin"/>
            </w:r>
            <w:r>
              <w:rPr>
                <w:noProof/>
                <w:webHidden/>
              </w:rPr>
              <w:instrText xml:space="preserve"> PAGEREF _Toc185323565 \h </w:instrText>
            </w:r>
            <w:r>
              <w:rPr>
                <w:noProof/>
                <w:webHidden/>
              </w:rPr>
            </w:r>
            <w:r>
              <w:rPr>
                <w:noProof/>
                <w:webHidden/>
              </w:rPr>
              <w:fldChar w:fldCharType="separate"/>
            </w:r>
            <w:r>
              <w:rPr>
                <w:noProof/>
                <w:webHidden/>
              </w:rPr>
              <w:t>15</w:t>
            </w:r>
            <w:r>
              <w:rPr>
                <w:noProof/>
                <w:webHidden/>
              </w:rPr>
              <w:fldChar w:fldCharType="end"/>
            </w:r>
          </w:hyperlink>
        </w:p>
        <w:p w14:paraId="103F6344" w14:textId="6DC7927F"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6" w:history="1">
            <w:r w:rsidRPr="000632D9">
              <w:rPr>
                <w:rStyle w:val="Hyperlink"/>
                <w:noProof/>
              </w:rPr>
              <w:t>3.6.</w:t>
            </w:r>
            <w:r>
              <w:rPr>
                <w:rFonts w:eastAsiaTheme="minorEastAsia" w:cstheme="minorBidi"/>
                <w:noProof/>
                <w:kern w:val="2"/>
                <w:lang w:val="en-GB" w:eastAsia="en-GB"/>
                <w14:ligatures w14:val="standardContextual"/>
              </w:rPr>
              <w:tab/>
            </w:r>
            <w:r w:rsidRPr="000632D9">
              <w:rPr>
                <w:rStyle w:val="Hyperlink"/>
                <w:noProof/>
              </w:rPr>
              <w:t>Stratification and clustering</w:t>
            </w:r>
            <w:r>
              <w:rPr>
                <w:noProof/>
                <w:webHidden/>
              </w:rPr>
              <w:tab/>
            </w:r>
            <w:r>
              <w:rPr>
                <w:noProof/>
                <w:webHidden/>
              </w:rPr>
              <w:fldChar w:fldCharType="begin"/>
            </w:r>
            <w:r>
              <w:rPr>
                <w:noProof/>
                <w:webHidden/>
              </w:rPr>
              <w:instrText xml:space="preserve"> PAGEREF _Toc185323566 \h </w:instrText>
            </w:r>
            <w:r>
              <w:rPr>
                <w:noProof/>
                <w:webHidden/>
              </w:rPr>
            </w:r>
            <w:r>
              <w:rPr>
                <w:noProof/>
                <w:webHidden/>
              </w:rPr>
              <w:fldChar w:fldCharType="separate"/>
            </w:r>
            <w:r>
              <w:rPr>
                <w:noProof/>
                <w:webHidden/>
              </w:rPr>
              <w:t>15</w:t>
            </w:r>
            <w:r>
              <w:rPr>
                <w:noProof/>
                <w:webHidden/>
              </w:rPr>
              <w:fldChar w:fldCharType="end"/>
            </w:r>
          </w:hyperlink>
        </w:p>
        <w:p w14:paraId="6ACFD6AE" w14:textId="5059CE8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7" w:history="1">
            <w:r w:rsidRPr="000632D9">
              <w:rPr>
                <w:rStyle w:val="Hyperlink"/>
                <w:noProof/>
              </w:rPr>
              <w:t>3.7.</w:t>
            </w:r>
            <w:r>
              <w:rPr>
                <w:rFonts w:eastAsiaTheme="minorEastAsia" w:cstheme="minorBidi"/>
                <w:noProof/>
                <w:kern w:val="2"/>
                <w:lang w:val="en-GB" w:eastAsia="en-GB"/>
                <w14:ligatures w14:val="standardContextual"/>
              </w:rPr>
              <w:tab/>
            </w:r>
            <w:r w:rsidRPr="000632D9">
              <w:rPr>
                <w:rStyle w:val="Hyperlink"/>
                <w:noProof/>
              </w:rPr>
              <w:t>Missing items in scales and subscales</w:t>
            </w:r>
            <w:r>
              <w:rPr>
                <w:noProof/>
                <w:webHidden/>
              </w:rPr>
              <w:tab/>
            </w:r>
            <w:r>
              <w:rPr>
                <w:noProof/>
                <w:webHidden/>
              </w:rPr>
              <w:fldChar w:fldCharType="begin"/>
            </w:r>
            <w:r>
              <w:rPr>
                <w:noProof/>
                <w:webHidden/>
              </w:rPr>
              <w:instrText xml:space="preserve"> PAGEREF _Toc185323567 \h </w:instrText>
            </w:r>
            <w:r>
              <w:rPr>
                <w:noProof/>
                <w:webHidden/>
              </w:rPr>
            </w:r>
            <w:r>
              <w:rPr>
                <w:noProof/>
                <w:webHidden/>
              </w:rPr>
              <w:fldChar w:fldCharType="separate"/>
            </w:r>
            <w:r>
              <w:rPr>
                <w:noProof/>
                <w:webHidden/>
              </w:rPr>
              <w:t>15</w:t>
            </w:r>
            <w:r>
              <w:rPr>
                <w:noProof/>
                <w:webHidden/>
              </w:rPr>
              <w:fldChar w:fldCharType="end"/>
            </w:r>
          </w:hyperlink>
        </w:p>
        <w:p w14:paraId="426BCD24" w14:textId="19E5285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8" w:history="1">
            <w:r w:rsidRPr="000632D9">
              <w:rPr>
                <w:rStyle w:val="Hyperlink"/>
                <w:noProof/>
              </w:rPr>
              <w:t>3.8.</w:t>
            </w:r>
            <w:r>
              <w:rPr>
                <w:rFonts w:eastAsiaTheme="minorEastAsia" w:cstheme="minorBidi"/>
                <w:noProof/>
                <w:kern w:val="2"/>
                <w:lang w:val="en-GB" w:eastAsia="en-GB"/>
                <w14:ligatures w14:val="standardContextual"/>
              </w:rPr>
              <w:tab/>
            </w:r>
            <w:r w:rsidRPr="000632D9">
              <w:rPr>
                <w:rStyle w:val="Hyperlink"/>
                <w:noProof/>
              </w:rPr>
              <w:t>Missing baseline data</w:t>
            </w:r>
            <w:r>
              <w:rPr>
                <w:noProof/>
                <w:webHidden/>
              </w:rPr>
              <w:tab/>
            </w:r>
            <w:r>
              <w:rPr>
                <w:noProof/>
                <w:webHidden/>
              </w:rPr>
              <w:fldChar w:fldCharType="begin"/>
            </w:r>
            <w:r>
              <w:rPr>
                <w:noProof/>
                <w:webHidden/>
              </w:rPr>
              <w:instrText xml:space="preserve"> PAGEREF _Toc185323568 \h </w:instrText>
            </w:r>
            <w:r>
              <w:rPr>
                <w:noProof/>
                <w:webHidden/>
              </w:rPr>
            </w:r>
            <w:r>
              <w:rPr>
                <w:noProof/>
                <w:webHidden/>
              </w:rPr>
              <w:fldChar w:fldCharType="separate"/>
            </w:r>
            <w:r>
              <w:rPr>
                <w:noProof/>
                <w:webHidden/>
              </w:rPr>
              <w:t>16</w:t>
            </w:r>
            <w:r>
              <w:rPr>
                <w:noProof/>
                <w:webHidden/>
              </w:rPr>
              <w:fldChar w:fldCharType="end"/>
            </w:r>
          </w:hyperlink>
        </w:p>
        <w:p w14:paraId="3CA9C8B4" w14:textId="1BCD667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9" w:history="1">
            <w:r w:rsidRPr="000632D9">
              <w:rPr>
                <w:rStyle w:val="Hyperlink"/>
                <w:noProof/>
              </w:rPr>
              <w:t>3.9.</w:t>
            </w:r>
            <w:r>
              <w:rPr>
                <w:rFonts w:eastAsiaTheme="minorEastAsia" w:cstheme="minorBidi"/>
                <w:noProof/>
                <w:kern w:val="2"/>
                <w:lang w:val="en-GB" w:eastAsia="en-GB"/>
                <w14:ligatures w14:val="standardContextual"/>
              </w:rPr>
              <w:tab/>
            </w:r>
            <w:r w:rsidRPr="000632D9">
              <w:rPr>
                <w:rStyle w:val="Hyperlink"/>
                <w:noProof/>
              </w:rPr>
              <w:t>Missing outcome data</w:t>
            </w:r>
            <w:r>
              <w:rPr>
                <w:noProof/>
                <w:webHidden/>
              </w:rPr>
              <w:tab/>
            </w:r>
            <w:r>
              <w:rPr>
                <w:noProof/>
                <w:webHidden/>
              </w:rPr>
              <w:fldChar w:fldCharType="begin"/>
            </w:r>
            <w:r>
              <w:rPr>
                <w:noProof/>
                <w:webHidden/>
              </w:rPr>
              <w:instrText xml:space="preserve"> PAGEREF _Toc185323569 \h </w:instrText>
            </w:r>
            <w:r>
              <w:rPr>
                <w:noProof/>
                <w:webHidden/>
              </w:rPr>
            </w:r>
            <w:r>
              <w:rPr>
                <w:noProof/>
                <w:webHidden/>
              </w:rPr>
              <w:fldChar w:fldCharType="separate"/>
            </w:r>
            <w:r>
              <w:rPr>
                <w:noProof/>
                <w:webHidden/>
              </w:rPr>
              <w:t>16</w:t>
            </w:r>
            <w:r>
              <w:rPr>
                <w:noProof/>
                <w:webHidden/>
              </w:rPr>
              <w:fldChar w:fldCharType="end"/>
            </w:r>
          </w:hyperlink>
        </w:p>
        <w:p w14:paraId="58856713" w14:textId="4C076411"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0" w:history="1">
            <w:r w:rsidRPr="000632D9">
              <w:rPr>
                <w:rStyle w:val="Hyperlink"/>
                <w:noProof/>
              </w:rPr>
              <w:t>3.10.</w:t>
            </w:r>
            <w:r>
              <w:rPr>
                <w:rFonts w:eastAsiaTheme="minorEastAsia" w:cstheme="minorBidi"/>
                <w:noProof/>
                <w:kern w:val="2"/>
                <w:lang w:val="en-GB" w:eastAsia="en-GB"/>
                <w14:ligatures w14:val="standardContextual"/>
              </w:rPr>
              <w:tab/>
            </w:r>
            <w:r w:rsidRPr="000632D9">
              <w:rPr>
                <w:rStyle w:val="Hyperlink"/>
                <w:noProof/>
              </w:rPr>
              <w:t>Method for handling multiple comparisons/multiplicity</w:t>
            </w:r>
            <w:r>
              <w:rPr>
                <w:noProof/>
                <w:webHidden/>
              </w:rPr>
              <w:tab/>
            </w:r>
            <w:r>
              <w:rPr>
                <w:noProof/>
                <w:webHidden/>
              </w:rPr>
              <w:fldChar w:fldCharType="begin"/>
            </w:r>
            <w:r>
              <w:rPr>
                <w:noProof/>
                <w:webHidden/>
              </w:rPr>
              <w:instrText xml:space="preserve"> PAGEREF _Toc185323570 \h </w:instrText>
            </w:r>
            <w:r>
              <w:rPr>
                <w:noProof/>
                <w:webHidden/>
              </w:rPr>
            </w:r>
            <w:r>
              <w:rPr>
                <w:noProof/>
                <w:webHidden/>
              </w:rPr>
              <w:fldChar w:fldCharType="separate"/>
            </w:r>
            <w:r>
              <w:rPr>
                <w:noProof/>
                <w:webHidden/>
              </w:rPr>
              <w:t>16</w:t>
            </w:r>
            <w:r>
              <w:rPr>
                <w:noProof/>
                <w:webHidden/>
              </w:rPr>
              <w:fldChar w:fldCharType="end"/>
            </w:r>
          </w:hyperlink>
        </w:p>
        <w:p w14:paraId="10D01AE6" w14:textId="0527DABF"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1" w:history="1">
            <w:r w:rsidRPr="000632D9">
              <w:rPr>
                <w:rStyle w:val="Hyperlink"/>
                <w:noProof/>
              </w:rPr>
              <w:t>3.11.</w:t>
            </w:r>
            <w:r>
              <w:rPr>
                <w:rFonts w:eastAsiaTheme="minorEastAsia" w:cstheme="minorBidi"/>
                <w:noProof/>
                <w:kern w:val="2"/>
                <w:lang w:val="en-GB" w:eastAsia="en-GB"/>
                <w14:ligatures w14:val="standardContextual"/>
              </w:rPr>
              <w:tab/>
            </w:r>
            <w:r w:rsidRPr="000632D9">
              <w:rPr>
                <w:rStyle w:val="Hyperlink"/>
                <w:noProof/>
              </w:rPr>
              <w:t>Method for handling non-compliance (per protocol/CACE analyses)</w:t>
            </w:r>
            <w:r>
              <w:rPr>
                <w:noProof/>
                <w:webHidden/>
              </w:rPr>
              <w:tab/>
            </w:r>
            <w:r>
              <w:rPr>
                <w:noProof/>
                <w:webHidden/>
              </w:rPr>
              <w:fldChar w:fldCharType="begin"/>
            </w:r>
            <w:r>
              <w:rPr>
                <w:noProof/>
                <w:webHidden/>
              </w:rPr>
              <w:instrText xml:space="preserve"> PAGEREF _Toc185323571 \h </w:instrText>
            </w:r>
            <w:r>
              <w:rPr>
                <w:noProof/>
                <w:webHidden/>
              </w:rPr>
            </w:r>
            <w:r>
              <w:rPr>
                <w:noProof/>
                <w:webHidden/>
              </w:rPr>
              <w:fldChar w:fldCharType="separate"/>
            </w:r>
            <w:r>
              <w:rPr>
                <w:noProof/>
                <w:webHidden/>
              </w:rPr>
              <w:t>16</w:t>
            </w:r>
            <w:r>
              <w:rPr>
                <w:noProof/>
                <w:webHidden/>
              </w:rPr>
              <w:fldChar w:fldCharType="end"/>
            </w:r>
          </w:hyperlink>
        </w:p>
        <w:p w14:paraId="1AA4989D" w14:textId="46BE43D7"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3" w:history="1">
            <w:r w:rsidRPr="000632D9">
              <w:rPr>
                <w:rStyle w:val="Hyperlink"/>
                <w:noProof/>
              </w:rPr>
              <w:t>3.12.</w:t>
            </w:r>
            <w:r>
              <w:rPr>
                <w:rFonts w:eastAsiaTheme="minorEastAsia" w:cstheme="minorBidi"/>
                <w:noProof/>
                <w:kern w:val="2"/>
                <w:lang w:val="en-GB" w:eastAsia="en-GB"/>
                <w14:ligatures w14:val="standardContextual"/>
              </w:rPr>
              <w:tab/>
            </w:r>
            <w:r w:rsidRPr="000632D9">
              <w:rPr>
                <w:rStyle w:val="Hyperlink"/>
                <w:noProof/>
              </w:rPr>
              <w:t>Model assumption checks</w:t>
            </w:r>
            <w:r>
              <w:rPr>
                <w:noProof/>
                <w:webHidden/>
              </w:rPr>
              <w:tab/>
            </w:r>
            <w:r>
              <w:rPr>
                <w:noProof/>
                <w:webHidden/>
              </w:rPr>
              <w:fldChar w:fldCharType="begin"/>
            </w:r>
            <w:r>
              <w:rPr>
                <w:noProof/>
                <w:webHidden/>
              </w:rPr>
              <w:instrText xml:space="preserve"> PAGEREF _Toc185323573 \h </w:instrText>
            </w:r>
            <w:r>
              <w:rPr>
                <w:noProof/>
                <w:webHidden/>
              </w:rPr>
            </w:r>
            <w:r>
              <w:rPr>
                <w:noProof/>
                <w:webHidden/>
              </w:rPr>
              <w:fldChar w:fldCharType="separate"/>
            </w:r>
            <w:r>
              <w:rPr>
                <w:noProof/>
                <w:webHidden/>
              </w:rPr>
              <w:t>16</w:t>
            </w:r>
            <w:r>
              <w:rPr>
                <w:noProof/>
                <w:webHidden/>
              </w:rPr>
              <w:fldChar w:fldCharType="end"/>
            </w:r>
          </w:hyperlink>
        </w:p>
        <w:p w14:paraId="377F7536" w14:textId="335C1E07"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4" w:history="1">
            <w:r w:rsidRPr="000632D9">
              <w:rPr>
                <w:rStyle w:val="Hyperlink"/>
                <w:noProof/>
              </w:rPr>
              <w:t>3.13.</w:t>
            </w:r>
            <w:r>
              <w:rPr>
                <w:rFonts w:eastAsiaTheme="minorEastAsia" w:cstheme="minorBidi"/>
                <w:noProof/>
                <w:kern w:val="2"/>
                <w:lang w:val="en-GB" w:eastAsia="en-GB"/>
                <w14:ligatures w14:val="standardContextual"/>
              </w:rPr>
              <w:tab/>
            </w:r>
            <w:r w:rsidRPr="000632D9">
              <w:rPr>
                <w:rStyle w:val="Hyperlink"/>
                <w:noProof/>
              </w:rPr>
              <w:t>Sensitivity analyses</w:t>
            </w:r>
            <w:r>
              <w:rPr>
                <w:noProof/>
                <w:webHidden/>
              </w:rPr>
              <w:tab/>
            </w:r>
            <w:r>
              <w:rPr>
                <w:noProof/>
                <w:webHidden/>
              </w:rPr>
              <w:fldChar w:fldCharType="begin"/>
            </w:r>
            <w:r>
              <w:rPr>
                <w:noProof/>
                <w:webHidden/>
              </w:rPr>
              <w:instrText xml:space="preserve"> PAGEREF _Toc185323574 \h </w:instrText>
            </w:r>
            <w:r>
              <w:rPr>
                <w:noProof/>
                <w:webHidden/>
              </w:rPr>
            </w:r>
            <w:r>
              <w:rPr>
                <w:noProof/>
                <w:webHidden/>
              </w:rPr>
              <w:fldChar w:fldCharType="separate"/>
            </w:r>
            <w:r>
              <w:rPr>
                <w:noProof/>
                <w:webHidden/>
              </w:rPr>
              <w:t>17</w:t>
            </w:r>
            <w:r>
              <w:rPr>
                <w:noProof/>
                <w:webHidden/>
              </w:rPr>
              <w:fldChar w:fldCharType="end"/>
            </w:r>
          </w:hyperlink>
        </w:p>
        <w:p w14:paraId="2FC0589B" w14:textId="7A1F0076"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5" w:history="1">
            <w:r w:rsidRPr="000632D9">
              <w:rPr>
                <w:rStyle w:val="Hyperlink"/>
                <w:noProof/>
              </w:rPr>
              <w:t>3.14.</w:t>
            </w:r>
            <w:r>
              <w:rPr>
                <w:rFonts w:eastAsiaTheme="minorEastAsia" w:cstheme="minorBidi"/>
                <w:noProof/>
                <w:kern w:val="2"/>
                <w:lang w:val="en-GB" w:eastAsia="en-GB"/>
                <w14:ligatures w14:val="standardContextual"/>
              </w:rPr>
              <w:tab/>
            </w:r>
            <w:r w:rsidRPr="000632D9">
              <w:rPr>
                <w:rStyle w:val="Hyperlink"/>
                <w:noProof/>
              </w:rPr>
              <w:t>Planned subgroup analyses</w:t>
            </w:r>
            <w:r>
              <w:rPr>
                <w:noProof/>
                <w:webHidden/>
              </w:rPr>
              <w:tab/>
            </w:r>
            <w:r>
              <w:rPr>
                <w:noProof/>
                <w:webHidden/>
              </w:rPr>
              <w:fldChar w:fldCharType="begin"/>
            </w:r>
            <w:r>
              <w:rPr>
                <w:noProof/>
                <w:webHidden/>
              </w:rPr>
              <w:instrText xml:space="preserve"> PAGEREF _Toc185323575 \h </w:instrText>
            </w:r>
            <w:r>
              <w:rPr>
                <w:noProof/>
                <w:webHidden/>
              </w:rPr>
            </w:r>
            <w:r>
              <w:rPr>
                <w:noProof/>
                <w:webHidden/>
              </w:rPr>
              <w:fldChar w:fldCharType="separate"/>
            </w:r>
            <w:r>
              <w:rPr>
                <w:noProof/>
                <w:webHidden/>
              </w:rPr>
              <w:t>17</w:t>
            </w:r>
            <w:r>
              <w:rPr>
                <w:noProof/>
                <w:webHidden/>
              </w:rPr>
              <w:fldChar w:fldCharType="end"/>
            </w:r>
          </w:hyperlink>
        </w:p>
        <w:p w14:paraId="011410CC" w14:textId="70C269FB"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6" w:history="1">
            <w:r w:rsidRPr="000632D9">
              <w:rPr>
                <w:rStyle w:val="Hyperlink"/>
                <w:noProof/>
              </w:rPr>
              <w:t>3.15.</w:t>
            </w:r>
            <w:r>
              <w:rPr>
                <w:rFonts w:eastAsiaTheme="minorEastAsia" w:cstheme="minorBidi"/>
                <w:noProof/>
                <w:kern w:val="2"/>
                <w:lang w:val="en-GB" w:eastAsia="en-GB"/>
                <w14:ligatures w14:val="standardContextual"/>
              </w:rPr>
              <w:tab/>
            </w:r>
            <w:r w:rsidRPr="000632D9">
              <w:rPr>
                <w:rStyle w:val="Hyperlink"/>
                <w:noProof/>
              </w:rPr>
              <w:t>Exploratory analyses</w:t>
            </w:r>
            <w:r>
              <w:rPr>
                <w:noProof/>
                <w:webHidden/>
              </w:rPr>
              <w:tab/>
            </w:r>
            <w:r>
              <w:rPr>
                <w:noProof/>
                <w:webHidden/>
              </w:rPr>
              <w:fldChar w:fldCharType="begin"/>
            </w:r>
            <w:r>
              <w:rPr>
                <w:noProof/>
                <w:webHidden/>
              </w:rPr>
              <w:instrText xml:space="preserve"> PAGEREF _Toc185323576 \h </w:instrText>
            </w:r>
            <w:r>
              <w:rPr>
                <w:noProof/>
                <w:webHidden/>
              </w:rPr>
            </w:r>
            <w:r>
              <w:rPr>
                <w:noProof/>
                <w:webHidden/>
              </w:rPr>
              <w:fldChar w:fldCharType="separate"/>
            </w:r>
            <w:r>
              <w:rPr>
                <w:noProof/>
                <w:webHidden/>
              </w:rPr>
              <w:t>17</w:t>
            </w:r>
            <w:r>
              <w:rPr>
                <w:noProof/>
                <w:webHidden/>
              </w:rPr>
              <w:fldChar w:fldCharType="end"/>
            </w:r>
          </w:hyperlink>
        </w:p>
        <w:p w14:paraId="79D51775" w14:textId="50395DB5"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7" w:history="1">
            <w:r w:rsidRPr="000632D9">
              <w:rPr>
                <w:rStyle w:val="Hyperlink"/>
                <w:noProof/>
              </w:rPr>
              <w:t>3.16.</w:t>
            </w:r>
            <w:r>
              <w:rPr>
                <w:rFonts w:eastAsiaTheme="minorEastAsia" w:cstheme="minorBidi"/>
                <w:noProof/>
                <w:kern w:val="2"/>
                <w:lang w:val="en-GB" w:eastAsia="en-GB"/>
                <w14:ligatures w14:val="standardContextual"/>
              </w:rPr>
              <w:tab/>
            </w:r>
            <w:r w:rsidRPr="000632D9">
              <w:rPr>
                <w:rStyle w:val="Hyperlink"/>
                <w:noProof/>
              </w:rPr>
              <w:t>Exploratory mediator and moderator analysis</w:t>
            </w:r>
            <w:r>
              <w:rPr>
                <w:noProof/>
                <w:webHidden/>
              </w:rPr>
              <w:tab/>
            </w:r>
            <w:r>
              <w:rPr>
                <w:noProof/>
                <w:webHidden/>
              </w:rPr>
              <w:fldChar w:fldCharType="begin"/>
            </w:r>
            <w:r>
              <w:rPr>
                <w:noProof/>
                <w:webHidden/>
              </w:rPr>
              <w:instrText xml:space="preserve"> PAGEREF _Toc185323577 \h </w:instrText>
            </w:r>
            <w:r>
              <w:rPr>
                <w:noProof/>
                <w:webHidden/>
              </w:rPr>
            </w:r>
            <w:r>
              <w:rPr>
                <w:noProof/>
                <w:webHidden/>
              </w:rPr>
              <w:fldChar w:fldCharType="separate"/>
            </w:r>
            <w:r>
              <w:rPr>
                <w:noProof/>
                <w:webHidden/>
              </w:rPr>
              <w:t>17</w:t>
            </w:r>
            <w:r>
              <w:rPr>
                <w:noProof/>
                <w:webHidden/>
              </w:rPr>
              <w:fldChar w:fldCharType="end"/>
            </w:r>
          </w:hyperlink>
        </w:p>
        <w:p w14:paraId="7EF1C9EE" w14:textId="56434BCF"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8" w:history="1">
            <w:r w:rsidRPr="000632D9">
              <w:rPr>
                <w:rStyle w:val="Hyperlink"/>
                <w:noProof/>
              </w:rPr>
              <w:t>3.17.</w:t>
            </w:r>
            <w:r>
              <w:rPr>
                <w:rFonts w:eastAsiaTheme="minorEastAsia" w:cstheme="minorBidi"/>
                <w:noProof/>
                <w:kern w:val="2"/>
                <w:lang w:val="en-GB" w:eastAsia="en-GB"/>
                <w14:ligatures w14:val="standardContextual"/>
              </w:rPr>
              <w:tab/>
            </w:r>
            <w:r w:rsidRPr="000632D9">
              <w:rPr>
                <w:rStyle w:val="Hyperlink"/>
                <w:noProof/>
              </w:rPr>
              <w:t>Interim analysis</w:t>
            </w:r>
            <w:r>
              <w:rPr>
                <w:noProof/>
                <w:webHidden/>
              </w:rPr>
              <w:tab/>
            </w:r>
            <w:r>
              <w:rPr>
                <w:noProof/>
                <w:webHidden/>
              </w:rPr>
              <w:fldChar w:fldCharType="begin"/>
            </w:r>
            <w:r>
              <w:rPr>
                <w:noProof/>
                <w:webHidden/>
              </w:rPr>
              <w:instrText xml:space="preserve"> PAGEREF _Toc185323578 \h </w:instrText>
            </w:r>
            <w:r>
              <w:rPr>
                <w:noProof/>
                <w:webHidden/>
              </w:rPr>
            </w:r>
            <w:r>
              <w:rPr>
                <w:noProof/>
                <w:webHidden/>
              </w:rPr>
              <w:fldChar w:fldCharType="separate"/>
            </w:r>
            <w:r>
              <w:rPr>
                <w:noProof/>
                <w:webHidden/>
              </w:rPr>
              <w:t>17</w:t>
            </w:r>
            <w:r>
              <w:rPr>
                <w:noProof/>
                <w:webHidden/>
              </w:rPr>
              <w:fldChar w:fldCharType="end"/>
            </w:r>
          </w:hyperlink>
        </w:p>
        <w:p w14:paraId="1CDCA088" w14:textId="0928C392" w:rsidR="000F6672" w:rsidRDefault="000F6672">
          <w:pPr>
            <w:pStyle w:val="TOC1"/>
            <w:tabs>
              <w:tab w:val="left" w:pos="480"/>
            </w:tabs>
            <w:rPr>
              <w:rFonts w:eastAsiaTheme="minorEastAsia" w:cstheme="minorBidi"/>
              <w:b w:val="0"/>
              <w:kern w:val="2"/>
              <w:lang w:eastAsia="en-GB"/>
              <w14:ligatures w14:val="standardContextual"/>
            </w:rPr>
          </w:pPr>
          <w:hyperlink w:anchor="_Toc185323579" w:history="1">
            <w:r w:rsidRPr="000632D9">
              <w:rPr>
                <w:rStyle w:val="Hyperlink"/>
              </w:rPr>
              <w:t>4.</w:t>
            </w:r>
            <w:r>
              <w:rPr>
                <w:rFonts w:eastAsiaTheme="minorEastAsia" w:cstheme="minorBidi"/>
                <w:b w:val="0"/>
                <w:kern w:val="2"/>
                <w:lang w:eastAsia="en-GB"/>
                <w14:ligatures w14:val="standardContextual"/>
              </w:rPr>
              <w:tab/>
            </w:r>
            <w:r w:rsidRPr="000632D9">
              <w:rPr>
                <w:rStyle w:val="Hyperlink"/>
              </w:rPr>
              <w:t>Quality Control and Quality Assurance</w:t>
            </w:r>
            <w:r>
              <w:rPr>
                <w:webHidden/>
              </w:rPr>
              <w:tab/>
            </w:r>
            <w:r>
              <w:rPr>
                <w:webHidden/>
              </w:rPr>
              <w:fldChar w:fldCharType="begin"/>
            </w:r>
            <w:r>
              <w:rPr>
                <w:webHidden/>
              </w:rPr>
              <w:instrText xml:space="preserve"> PAGEREF _Toc185323579 \h </w:instrText>
            </w:r>
            <w:r>
              <w:rPr>
                <w:webHidden/>
              </w:rPr>
            </w:r>
            <w:r>
              <w:rPr>
                <w:webHidden/>
              </w:rPr>
              <w:fldChar w:fldCharType="separate"/>
            </w:r>
            <w:r>
              <w:rPr>
                <w:webHidden/>
              </w:rPr>
              <w:t>17</w:t>
            </w:r>
            <w:r>
              <w:rPr>
                <w:webHidden/>
              </w:rPr>
              <w:fldChar w:fldCharType="end"/>
            </w:r>
          </w:hyperlink>
        </w:p>
        <w:p w14:paraId="570738A1" w14:textId="15B050C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0" w:history="1">
            <w:r w:rsidRPr="000632D9">
              <w:rPr>
                <w:rStyle w:val="Hyperlink"/>
                <w:noProof/>
              </w:rPr>
              <w:t>4.1.</w:t>
            </w:r>
            <w:r>
              <w:rPr>
                <w:rFonts w:eastAsiaTheme="minorEastAsia" w:cstheme="minorBidi"/>
                <w:noProof/>
                <w:kern w:val="2"/>
                <w:lang w:val="en-GB" w:eastAsia="en-GB"/>
                <w14:ligatures w14:val="standardContextual"/>
              </w:rPr>
              <w:tab/>
            </w:r>
            <w:r w:rsidRPr="000632D9">
              <w:rPr>
                <w:rStyle w:val="Hyperlink"/>
                <w:noProof/>
              </w:rPr>
              <w:t>Quality control</w:t>
            </w:r>
            <w:r>
              <w:rPr>
                <w:noProof/>
                <w:webHidden/>
              </w:rPr>
              <w:tab/>
            </w:r>
            <w:r>
              <w:rPr>
                <w:noProof/>
                <w:webHidden/>
              </w:rPr>
              <w:fldChar w:fldCharType="begin"/>
            </w:r>
            <w:r>
              <w:rPr>
                <w:noProof/>
                <w:webHidden/>
              </w:rPr>
              <w:instrText xml:space="preserve"> PAGEREF _Toc185323580 \h </w:instrText>
            </w:r>
            <w:r>
              <w:rPr>
                <w:noProof/>
                <w:webHidden/>
              </w:rPr>
            </w:r>
            <w:r>
              <w:rPr>
                <w:noProof/>
                <w:webHidden/>
              </w:rPr>
              <w:fldChar w:fldCharType="separate"/>
            </w:r>
            <w:r>
              <w:rPr>
                <w:noProof/>
                <w:webHidden/>
              </w:rPr>
              <w:t>17</w:t>
            </w:r>
            <w:r>
              <w:rPr>
                <w:noProof/>
                <w:webHidden/>
              </w:rPr>
              <w:fldChar w:fldCharType="end"/>
            </w:r>
          </w:hyperlink>
        </w:p>
        <w:p w14:paraId="4B144D4F" w14:textId="5F8D122C"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1" w:history="1">
            <w:r w:rsidRPr="000632D9">
              <w:rPr>
                <w:rStyle w:val="Hyperlink"/>
                <w:noProof/>
              </w:rPr>
              <w:t>4.2.</w:t>
            </w:r>
            <w:r>
              <w:rPr>
                <w:rFonts w:eastAsiaTheme="minorEastAsia" w:cstheme="minorBidi"/>
                <w:noProof/>
                <w:kern w:val="2"/>
                <w:lang w:val="en-GB" w:eastAsia="en-GB"/>
                <w14:ligatures w14:val="standardContextual"/>
              </w:rPr>
              <w:tab/>
            </w:r>
            <w:r w:rsidRPr="000632D9">
              <w:rPr>
                <w:rStyle w:val="Hyperlink"/>
                <w:noProof/>
              </w:rPr>
              <w:t>Carrying out the final analysis</w:t>
            </w:r>
            <w:r>
              <w:rPr>
                <w:noProof/>
                <w:webHidden/>
              </w:rPr>
              <w:tab/>
            </w:r>
            <w:r>
              <w:rPr>
                <w:noProof/>
                <w:webHidden/>
              </w:rPr>
              <w:fldChar w:fldCharType="begin"/>
            </w:r>
            <w:r>
              <w:rPr>
                <w:noProof/>
                <w:webHidden/>
              </w:rPr>
              <w:instrText xml:space="preserve"> PAGEREF _Toc185323581 \h </w:instrText>
            </w:r>
            <w:r>
              <w:rPr>
                <w:noProof/>
                <w:webHidden/>
              </w:rPr>
            </w:r>
            <w:r>
              <w:rPr>
                <w:noProof/>
                <w:webHidden/>
              </w:rPr>
              <w:fldChar w:fldCharType="separate"/>
            </w:r>
            <w:r>
              <w:rPr>
                <w:noProof/>
                <w:webHidden/>
              </w:rPr>
              <w:t>17</w:t>
            </w:r>
            <w:r>
              <w:rPr>
                <w:noProof/>
                <w:webHidden/>
              </w:rPr>
              <w:fldChar w:fldCharType="end"/>
            </w:r>
          </w:hyperlink>
        </w:p>
        <w:p w14:paraId="64E69ADA" w14:textId="2D2146B4"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2" w:history="1">
            <w:r w:rsidRPr="000632D9">
              <w:rPr>
                <w:rStyle w:val="Hyperlink"/>
                <w:noProof/>
              </w:rPr>
              <w:t>4.3.</w:t>
            </w:r>
            <w:r>
              <w:rPr>
                <w:rFonts w:eastAsiaTheme="minorEastAsia" w:cstheme="minorBidi"/>
                <w:noProof/>
                <w:kern w:val="2"/>
                <w:lang w:val="en-GB" w:eastAsia="en-GB"/>
                <w14:ligatures w14:val="standardContextual"/>
              </w:rPr>
              <w:tab/>
            </w:r>
            <w:r w:rsidRPr="000632D9">
              <w:rPr>
                <w:rStyle w:val="Hyperlink"/>
                <w:noProof/>
              </w:rPr>
              <w:t>Approval and version control of the SAP</w:t>
            </w:r>
            <w:r>
              <w:rPr>
                <w:noProof/>
                <w:webHidden/>
              </w:rPr>
              <w:tab/>
            </w:r>
            <w:r>
              <w:rPr>
                <w:noProof/>
                <w:webHidden/>
              </w:rPr>
              <w:fldChar w:fldCharType="begin"/>
            </w:r>
            <w:r>
              <w:rPr>
                <w:noProof/>
                <w:webHidden/>
              </w:rPr>
              <w:instrText xml:space="preserve"> PAGEREF _Toc185323582 \h </w:instrText>
            </w:r>
            <w:r>
              <w:rPr>
                <w:noProof/>
                <w:webHidden/>
              </w:rPr>
            </w:r>
            <w:r>
              <w:rPr>
                <w:noProof/>
                <w:webHidden/>
              </w:rPr>
              <w:fldChar w:fldCharType="separate"/>
            </w:r>
            <w:r>
              <w:rPr>
                <w:noProof/>
                <w:webHidden/>
              </w:rPr>
              <w:t>17</w:t>
            </w:r>
            <w:r>
              <w:rPr>
                <w:noProof/>
                <w:webHidden/>
              </w:rPr>
              <w:fldChar w:fldCharType="end"/>
            </w:r>
          </w:hyperlink>
        </w:p>
        <w:p w14:paraId="7DCF7E26" w14:textId="55FDFAF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3" w:history="1">
            <w:r w:rsidRPr="000632D9">
              <w:rPr>
                <w:rStyle w:val="Hyperlink"/>
                <w:noProof/>
              </w:rPr>
              <w:t>4.4.</w:t>
            </w:r>
            <w:r>
              <w:rPr>
                <w:rFonts w:eastAsiaTheme="minorEastAsia" w:cstheme="minorBidi"/>
                <w:noProof/>
                <w:kern w:val="2"/>
                <w:lang w:val="en-GB" w:eastAsia="en-GB"/>
                <w14:ligatures w14:val="standardContextual"/>
              </w:rPr>
              <w:tab/>
            </w:r>
            <w:r w:rsidRPr="000632D9">
              <w:rPr>
                <w:rStyle w:val="Hyperlink"/>
                <w:noProof/>
              </w:rPr>
              <w:t>Quality Assurance</w:t>
            </w:r>
            <w:r>
              <w:rPr>
                <w:noProof/>
                <w:webHidden/>
              </w:rPr>
              <w:tab/>
            </w:r>
            <w:r>
              <w:rPr>
                <w:noProof/>
                <w:webHidden/>
              </w:rPr>
              <w:fldChar w:fldCharType="begin"/>
            </w:r>
            <w:r>
              <w:rPr>
                <w:noProof/>
                <w:webHidden/>
              </w:rPr>
              <w:instrText xml:space="preserve"> PAGEREF _Toc185323583 \h </w:instrText>
            </w:r>
            <w:r>
              <w:rPr>
                <w:noProof/>
                <w:webHidden/>
              </w:rPr>
            </w:r>
            <w:r>
              <w:rPr>
                <w:noProof/>
                <w:webHidden/>
              </w:rPr>
              <w:fldChar w:fldCharType="separate"/>
            </w:r>
            <w:r>
              <w:rPr>
                <w:noProof/>
                <w:webHidden/>
              </w:rPr>
              <w:t>18</w:t>
            </w:r>
            <w:r>
              <w:rPr>
                <w:noProof/>
                <w:webHidden/>
              </w:rPr>
              <w:fldChar w:fldCharType="end"/>
            </w:r>
          </w:hyperlink>
        </w:p>
        <w:p w14:paraId="1C2779A8" w14:textId="0CE3D93E" w:rsidR="000F6672" w:rsidRDefault="000F6672">
          <w:pPr>
            <w:pStyle w:val="TOC1"/>
            <w:tabs>
              <w:tab w:val="left" w:pos="480"/>
            </w:tabs>
            <w:rPr>
              <w:rFonts w:eastAsiaTheme="minorEastAsia" w:cstheme="minorBidi"/>
              <w:b w:val="0"/>
              <w:kern w:val="2"/>
              <w:lang w:eastAsia="en-GB"/>
              <w14:ligatures w14:val="standardContextual"/>
            </w:rPr>
          </w:pPr>
          <w:hyperlink w:anchor="_Toc185323584" w:history="1">
            <w:r w:rsidRPr="000632D9">
              <w:rPr>
                <w:rStyle w:val="Hyperlink"/>
              </w:rPr>
              <w:t>5.</w:t>
            </w:r>
            <w:r>
              <w:rPr>
                <w:rFonts w:eastAsiaTheme="minorEastAsia" w:cstheme="minorBidi"/>
                <w:b w:val="0"/>
                <w:kern w:val="2"/>
                <w:lang w:eastAsia="en-GB"/>
                <w14:ligatures w14:val="standardContextual"/>
              </w:rPr>
              <w:tab/>
            </w:r>
            <w:r w:rsidRPr="000632D9">
              <w:rPr>
                <w:rStyle w:val="Hyperlink"/>
              </w:rPr>
              <w:t>Software</w:t>
            </w:r>
            <w:r>
              <w:rPr>
                <w:webHidden/>
              </w:rPr>
              <w:tab/>
            </w:r>
            <w:r>
              <w:rPr>
                <w:webHidden/>
              </w:rPr>
              <w:fldChar w:fldCharType="begin"/>
            </w:r>
            <w:r>
              <w:rPr>
                <w:webHidden/>
              </w:rPr>
              <w:instrText xml:space="preserve"> PAGEREF _Toc185323584 \h </w:instrText>
            </w:r>
            <w:r>
              <w:rPr>
                <w:webHidden/>
              </w:rPr>
            </w:r>
            <w:r>
              <w:rPr>
                <w:webHidden/>
              </w:rPr>
              <w:fldChar w:fldCharType="separate"/>
            </w:r>
            <w:r>
              <w:rPr>
                <w:webHidden/>
              </w:rPr>
              <w:t>18</w:t>
            </w:r>
            <w:r>
              <w:rPr>
                <w:webHidden/>
              </w:rPr>
              <w:fldChar w:fldCharType="end"/>
            </w:r>
          </w:hyperlink>
        </w:p>
        <w:p w14:paraId="3172F3A1" w14:textId="656A2E81"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6" w:history="1">
            <w:r w:rsidRPr="000632D9">
              <w:rPr>
                <w:rStyle w:val="Hyperlink"/>
                <w:noProof/>
              </w:rPr>
              <w:t>5.1.</w:t>
            </w:r>
            <w:r>
              <w:rPr>
                <w:rFonts w:eastAsiaTheme="minorEastAsia" w:cstheme="minorBidi"/>
                <w:noProof/>
                <w:kern w:val="2"/>
                <w:lang w:val="en-GB" w:eastAsia="en-GB"/>
                <w14:ligatures w14:val="standardContextual"/>
              </w:rPr>
              <w:tab/>
            </w:r>
            <w:r w:rsidRPr="000632D9">
              <w:rPr>
                <w:rStyle w:val="Hyperlink"/>
                <w:noProof/>
              </w:rPr>
              <w:t>Data management</w:t>
            </w:r>
            <w:r>
              <w:rPr>
                <w:noProof/>
                <w:webHidden/>
              </w:rPr>
              <w:tab/>
            </w:r>
            <w:r>
              <w:rPr>
                <w:noProof/>
                <w:webHidden/>
              </w:rPr>
              <w:fldChar w:fldCharType="begin"/>
            </w:r>
            <w:r>
              <w:rPr>
                <w:noProof/>
                <w:webHidden/>
              </w:rPr>
              <w:instrText xml:space="preserve"> PAGEREF _Toc185323586 \h </w:instrText>
            </w:r>
            <w:r>
              <w:rPr>
                <w:noProof/>
                <w:webHidden/>
              </w:rPr>
            </w:r>
            <w:r>
              <w:rPr>
                <w:noProof/>
                <w:webHidden/>
              </w:rPr>
              <w:fldChar w:fldCharType="separate"/>
            </w:r>
            <w:r>
              <w:rPr>
                <w:noProof/>
                <w:webHidden/>
              </w:rPr>
              <w:t>18</w:t>
            </w:r>
            <w:r>
              <w:rPr>
                <w:noProof/>
                <w:webHidden/>
              </w:rPr>
              <w:fldChar w:fldCharType="end"/>
            </w:r>
          </w:hyperlink>
        </w:p>
        <w:p w14:paraId="21F939E9" w14:textId="65C358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7" w:history="1">
            <w:r w:rsidRPr="000632D9">
              <w:rPr>
                <w:rStyle w:val="Hyperlink"/>
                <w:noProof/>
              </w:rPr>
              <w:t>5.2.</w:t>
            </w:r>
            <w:r>
              <w:rPr>
                <w:rFonts w:eastAsiaTheme="minorEastAsia" w:cstheme="minorBidi"/>
                <w:noProof/>
                <w:kern w:val="2"/>
                <w:lang w:val="en-GB" w:eastAsia="en-GB"/>
                <w14:ligatures w14:val="standardContextual"/>
              </w:rPr>
              <w:tab/>
            </w:r>
            <w:r w:rsidRPr="000632D9">
              <w:rPr>
                <w:rStyle w:val="Hyperlink"/>
                <w:noProof/>
              </w:rPr>
              <w:t>Analysis software</w:t>
            </w:r>
            <w:r>
              <w:rPr>
                <w:noProof/>
                <w:webHidden/>
              </w:rPr>
              <w:tab/>
            </w:r>
            <w:r>
              <w:rPr>
                <w:noProof/>
                <w:webHidden/>
              </w:rPr>
              <w:fldChar w:fldCharType="begin"/>
            </w:r>
            <w:r>
              <w:rPr>
                <w:noProof/>
                <w:webHidden/>
              </w:rPr>
              <w:instrText xml:space="preserve"> PAGEREF _Toc185323587 \h </w:instrText>
            </w:r>
            <w:r>
              <w:rPr>
                <w:noProof/>
                <w:webHidden/>
              </w:rPr>
            </w:r>
            <w:r>
              <w:rPr>
                <w:noProof/>
                <w:webHidden/>
              </w:rPr>
              <w:fldChar w:fldCharType="separate"/>
            </w:r>
            <w:r>
              <w:rPr>
                <w:noProof/>
                <w:webHidden/>
              </w:rPr>
              <w:t>18</w:t>
            </w:r>
            <w:r>
              <w:rPr>
                <w:noProof/>
                <w:webHidden/>
              </w:rPr>
              <w:fldChar w:fldCharType="end"/>
            </w:r>
          </w:hyperlink>
        </w:p>
        <w:p w14:paraId="712F71FD" w14:textId="56DEFB6D" w:rsidR="000F6672" w:rsidRDefault="000F6672">
          <w:pPr>
            <w:pStyle w:val="TOC1"/>
            <w:tabs>
              <w:tab w:val="left" w:pos="480"/>
            </w:tabs>
            <w:rPr>
              <w:rFonts w:eastAsiaTheme="minorEastAsia" w:cstheme="minorBidi"/>
              <w:b w:val="0"/>
              <w:kern w:val="2"/>
              <w:lang w:eastAsia="en-GB"/>
              <w14:ligatures w14:val="standardContextual"/>
            </w:rPr>
          </w:pPr>
          <w:hyperlink w:anchor="_Toc185323588" w:history="1">
            <w:r w:rsidRPr="000632D9">
              <w:rPr>
                <w:rStyle w:val="Hyperlink"/>
              </w:rPr>
              <w:t>6.</w:t>
            </w:r>
            <w:r>
              <w:rPr>
                <w:rFonts w:eastAsiaTheme="minorEastAsia" w:cstheme="minorBidi"/>
                <w:b w:val="0"/>
                <w:kern w:val="2"/>
                <w:lang w:eastAsia="en-GB"/>
                <w14:ligatures w14:val="standardContextual"/>
              </w:rPr>
              <w:tab/>
            </w:r>
            <w:r w:rsidRPr="000632D9">
              <w:rPr>
                <w:rStyle w:val="Hyperlink"/>
              </w:rPr>
              <w:t>Scoring of outcome measures</w:t>
            </w:r>
            <w:r>
              <w:rPr>
                <w:webHidden/>
              </w:rPr>
              <w:tab/>
            </w:r>
            <w:r>
              <w:rPr>
                <w:webHidden/>
              </w:rPr>
              <w:fldChar w:fldCharType="begin"/>
            </w:r>
            <w:r>
              <w:rPr>
                <w:webHidden/>
              </w:rPr>
              <w:instrText xml:space="preserve"> PAGEREF _Toc185323588 \h </w:instrText>
            </w:r>
            <w:r>
              <w:rPr>
                <w:webHidden/>
              </w:rPr>
            </w:r>
            <w:r>
              <w:rPr>
                <w:webHidden/>
              </w:rPr>
              <w:fldChar w:fldCharType="separate"/>
            </w:r>
            <w:r>
              <w:rPr>
                <w:webHidden/>
              </w:rPr>
              <w:t>19</w:t>
            </w:r>
            <w:r>
              <w:rPr>
                <w:webHidden/>
              </w:rPr>
              <w:fldChar w:fldCharType="end"/>
            </w:r>
          </w:hyperlink>
        </w:p>
        <w:p w14:paraId="4434E8A7" w14:textId="3AAFE9C1" w:rsidR="000F6672" w:rsidRDefault="000F6672">
          <w:pPr>
            <w:pStyle w:val="TOC1"/>
            <w:tabs>
              <w:tab w:val="left" w:pos="480"/>
            </w:tabs>
            <w:rPr>
              <w:rFonts w:eastAsiaTheme="minorEastAsia" w:cstheme="minorBidi"/>
              <w:b w:val="0"/>
              <w:kern w:val="2"/>
              <w:lang w:eastAsia="en-GB"/>
              <w14:ligatures w14:val="standardContextual"/>
            </w:rPr>
          </w:pPr>
          <w:hyperlink w:anchor="_Toc185323589" w:history="1">
            <w:r w:rsidRPr="000632D9">
              <w:rPr>
                <w:rStyle w:val="Hyperlink"/>
              </w:rPr>
              <w:t>7.</w:t>
            </w:r>
            <w:r>
              <w:rPr>
                <w:rFonts w:eastAsiaTheme="minorEastAsia" w:cstheme="minorBidi"/>
                <w:b w:val="0"/>
                <w:kern w:val="2"/>
                <w:lang w:eastAsia="en-GB"/>
                <w14:ligatures w14:val="standardContextual"/>
              </w:rPr>
              <w:tab/>
            </w:r>
            <w:r w:rsidRPr="000632D9">
              <w:rPr>
                <w:rStyle w:val="Hyperlink"/>
              </w:rPr>
              <w:t>Health Economic Analysis Plan (if relevant/not separate)</w:t>
            </w:r>
            <w:r>
              <w:rPr>
                <w:webHidden/>
              </w:rPr>
              <w:tab/>
            </w:r>
            <w:r>
              <w:rPr>
                <w:webHidden/>
              </w:rPr>
              <w:fldChar w:fldCharType="begin"/>
            </w:r>
            <w:r>
              <w:rPr>
                <w:webHidden/>
              </w:rPr>
              <w:instrText xml:space="preserve"> PAGEREF _Toc185323589 \h </w:instrText>
            </w:r>
            <w:r>
              <w:rPr>
                <w:webHidden/>
              </w:rPr>
            </w:r>
            <w:r>
              <w:rPr>
                <w:webHidden/>
              </w:rPr>
              <w:fldChar w:fldCharType="separate"/>
            </w:r>
            <w:r>
              <w:rPr>
                <w:webHidden/>
              </w:rPr>
              <w:t>20</w:t>
            </w:r>
            <w:r>
              <w:rPr>
                <w:webHidden/>
              </w:rPr>
              <w:fldChar w:fldCharType="end"/>
            </w:r>
          </w:hyperlink>
        </w:p>
        <w:p w14:paraId="3CCE1E51" w14:textId="415E6819" w:rsidR="000F6672" w:rsidRDefault="000F6672">
          <w:pPr>
            <w:pStyle w:val="TOC1"/>
            <w:tabs>
              <w:tab w:val="left" w:pos="480"/>
            </w:tabs>
            <w:rPr>
              <w:rFonts w:eastAsiaTheme="minorEastAsia" w:cstheme="minorBidi"/>
              <w:b w:val="0"/>
              <w:kern w:val="2"/>
              <w:lang w:eastAsia="en-GB"/>
              <w14:ligatures w14:val="standardContextual"/>
            </w:rPr>
          </w:pPr>
          <w:hyperlink w:anchor="_Toc185323590" w:history="1">
            <w:r w:rsidRPr="000632D9">
              <w:rPr>
                <w:rStyle w:val="Hyperlink"/>
              </w:rPr>
              <w:t>8.</w:t>
            </w:r>
            <w:r>
              <w:rPr>
                <w:rFonts w:eastAsiaTheme="minorEastAsia" w:cstheme="minorBidi"/>
                <w:b w:val="0"/>
                <w:kern w:val="2"/>
                <w:lang w:eastAsia="en-GB"/>
                <w14:ligatures w14:val="standardContextual"/>
              </w:rPr>
              <w:tab/>
            </w:r>
            <w:r w:rsidRPr="000632D9">
              <w:rPr>
                <w:rStyle w:val="Hyperlink"/>
              </w:rPr>
              <w:t>Schedule Of Assessments And Measures</w:t>
            </w:r>
            <w:r>
              <w:rPr>
                <w:webHidden/>
              </w:rPr>
              <w:tab/>
            </w:r>
            <w:r>
              <w:rPr>
                <w:webHidden/>
              </w:rPr>
              <w:fldChar w:fldCharType="begin"/>
            </w:r>
            <w:r>
              <w:rPr>
                <w:webHidden/>
              </w:rPr>
              <w:instrText xml:space="preserve"> PAGEREF _Toc185323590 \h </w:instrText>
            </w:r>
            <w:r>
              <w:rPr>
                <w:webHidden/>
              </w:rPr>
            </w:r>
            <w:r>
              <w:rPr>
                <w:webHidden/>
              </w:rPr>
              <w:fldChar w:fldCharType="separate"/>
            </w:r>
            <w:r>
              <w:rPr>
                <w:webHidden/>
              </w:rPr>
              <w:t>21</w:t>
            </w:r>
            <w:r>
              <w:rPr>
                <w:webHidden/>
              </w:rPr>
              <w:fldChar w:fldCharType="end"/>
            </w:r>
          </w:hyperlink>
        </w:p>
        <w:p w14:paraId="4A6DE67D" w14:textId="376D851B" w:rsidR="000F6672" w:rsidRDefault="000F6672">
          <w:pPr>
            <w:pStyle w:val="TOC1"/>
            <w:tabs>
              <w:tab w:val="left" w:pos="480"/>
            </w:tabs>
            <w:rPr>
              <w:rFonts w:eastAsiaTheme="minorEastAsia" w:cstheme="minorBidi"/>
              <w:b w:val="0"/>
              <w:kern w:val="2"/>
              <w:lang w:eastAsia="en-GB"/>
              <w14:ligatures w14:val="standardContextual"/>
            </w:rPr>
          </w:pPr>
          <w:hyperlink w:anchor="_Toc185323596" w:history="1">
            <w:r w:rsidRPr="000632D9">
              <w:rPr>
                <w:rStyle w:val="Hyperlink"/>
              </w:rPr>
              <w:t>9.</w:t>
            </w:r>
            <w:r>
              <w:rPr>
                <w:rFonts w:eastAsiaTheme="minorEastAsia" w:cstheme="minorBidi"/>
                <w:b w:val="0"/>
                <w:kern w:val="2"/>
                <w:lang w:eastAsia="en-GB"/>
                <w14:ligatures w14:val="standardContextual"/>
              </w:rPr>
              <w:tab/>
            </w:r>
            <w:r w:rsidRPr="000632D9">
              <w:rPr>
                <w:rStyle w:val="Hyperlink"/>
              </w:rPr>
              <w:t>Reference list</w:t>
            </w:r>
            <w:r>
              <w:rPr>
                <w:webHidden/>
              </w:rPr>
              <w:tab/>
            </w:r>
            <w:r>
              <w:rPr>
                <w:webHidden/>
              </w:rPr>
              <w:fldChar w:fldCharType="begin"/>
            </w:r>
            <w:r>
              <w:rPr>
                <w:webHidden/>
              </w:rPr>
              <w:instrText xml:space="preserve"> PAGEREF _Toc185323596 \h </w:instrText>
            </w:r>
            <w:r>
              <w:rPr>
                <w:webHidden/>
              </w:rPr>
            </w:r>
            <w:r>
              <w:rPr>
                <w:webHidden/>
              </w:rPr>
              <w:fldChar w:fldCharType="separate"/>
            </w:r>
            <w:r>
              <w:rPr>
                <w:webHidden/>
              </w:rPr>
              <w:t>22</w:t>
            </w:r>
            <w:r>
              <w:rPr>
                <w:webHidden/>
              </w:rPr>
              <w:fldChar w:fldCharType="end"/>
            </w:r>
          </w:hyperlink>
        </w:p>
        <w:p w14:paraId="63AFA679" w14:textId="6D8BD9C4" w:rsidR="00376F69" w:rsidRDefault="00376F69">
          <w:r>
            <w:rPr>
              <w:b/>
              <w:bCs/>
              <w:noProof/>
            </w:rPr>
            <w:fldChar w:fldCharType="end"/>
          </w:r>
        </w:p>
      </w:sdtContent>
    </w:sdt>
    <w:p w14:paraId="5782D6FC" w14:textId="215774AE" w:rsidR="00DE3073" w:rsidRPr="00816362" w:rsidRDefault="00DE3073" w:rsidP="000E21A1">
      <w:pPr>
        <w:pStyle w:val="TOCHeading"/>
      </w:pPr>
    </w:p>
    <w:p w14:paraId="154D12D9" w14:textId="63E9AD83" w:rsidR="001A29C3" w:rsidRPr="00524356" w:rsidRDefault="001A29C3" w:rsidP="000E21A1"/>
    <w:p w14:paraId="48D8BA5D" w14:textId="77777777" w:rsidR="001A29C3" w:rsidRPr="00524356" w:rsidRDefault="001A29C3" w:rsidP="000E21A1"/>
    <w:p w14:paraId="5F6DE61D" w14:textId="77777777" w:rsidR="00CC7EE3" w:rsidRDefault="00CC7EE3">
      <w:r>
        <w:br w:type="page"/>
      </w:r>
    </w:p>
    <w:p w14:paraId="38A0A159" w14:textId="7A15C0EF" w:rsidR="001A29C3" w:rsidRPr="00816362" w:rsidRDefault="00680214" w:rsidP="000E21A1">
      <w:pPr>
        <w:pStyle w:val="Heading1"/>
      </w:pPr>
      <w:bookmarkStart w:id="3" w:name="_Toc185323509"/>
      <w:bookmarkStart w:id="4" w:name="_Toc185323523"/>
      <w:bookmarkStart w:id="5" w:name="_Toc185323524"/>
      <w:bookmarkEnd w:id="3"/>
      <w:bookmarkEnd w:id="4"/>
      <w:bookmarkEnd w:id="5"/>
      <w:commentRangeStart w:id="6"/>
      <w:r>
        <w:lastRenderedPageBreak/>
        <w:t>Background and rationale of trial</w:t>
      </w:r>
      <w:commentRangeEnd w:id="6"/>
      <w:r w:rsidR="00D33E0C">
        <w:rPr>
          <w:rStyle w:val="CommentReference"/>
          <w:b w:val="0"/>
          <w:bCs w:val="0"/>
          <w:kern w:val="0"/>
          <w:lang w:val="en-US"/>
        </w:rPr>
        <w:commentReference w:id="6"/>
      </w:r>
    </w:p>
    <w:p w14:paraId="055A9533" w14:textId="71C6C486" w:rsidR="001A29C3" w:rsidRPr="00873CFB" w:rsidRDefault="00FC78ED" w:rsidP="000E21A1">
      <w:pPr>
        <w:rPr>
          <w:sz w:val="22"/>
          <w:szCs w:val="22"/>
        </w:rPr>
      </w:pPr>
      <w:r w:rsidRPr="00873CFB">
        <w:rPr>
          <w:sz w:val="22"/>
          <w:szCs w:val="22"/>
        </w:rPr>
        <w:t>{{</w:t>
      </w:r>
      <w:proofErr w:type="spellStart"/>
      <w:r w:rsidRPr="00873CFB">
        <w:rPr>
          <w:sz w:val="22"/>
          <w:szCs w:val="22"/>
        </w:rPr>
        <w:t>description_of_trial</w:t>
      </w:r>
      <w:proofErr w:type="spellEnd"/>
      <w:r w:rsidRPr="00873CFB">
        <w:rPr>
          <w:sz w:val="22"/>
          <w:szCs w:val="22"/>
        </w:rPr>
        <w:t>}}</w:t>
      </w:r>
    </w:p>
    <w:p w14:paraId="051A3224" w14:textId="77777777" w:rsidR="00773FDB" w:rsidRPr="00524356" w:rsidRDefault="00773FDB" w:rsidP="000E21A1"/>
    <w:p w14:paraId="023D6A56" w14:textId="16F53687" w:rsidR="00773FDB" w:rsidRPr="00524356" w:rsidRDefault="00773FDB" w:rsidP="001922E9">
      <w:pPr>
        <w:pStyle w:val="Heading2"/>
      </w:pPr>
      <w:bookmarkStart w:id="7" w:name="_Toc183099234"/>
      <w:bookmarkStart w:id="8" w:name="_Toc185323526"/>
      <w:r w:rsidRPr="00524356">
        <w:t>Research Team</w:t>
      </w:r>
      <w:bookmarkEnd w:id="7"/>
      <w:bookmarkEnd w:id="8"/>
    </w:p>
    <w:p w14:paraId="0621BD0B" w14:textId="77777777" w:rsidR="00773FDB" w:rsidRPr="00524356" w:rsidRDefault="00773FDB" w:rsidP="000E21A1"/>
    <w:p w14:paraId="50F6AE94" w14:textId="77777777" w:rsidR="004E441F" w:rsidRDefault="00107DC8" w:rsidP="000E21A1">
      <w:pPr>
        <w:rPr>
          <w:sz w:val="22"/>
          <w:szCs w:val="22"/>
        </w:rPr>
      </w:pPr>
      <w:r w:rsidRPr="004E441F">
        <w:rPr>
          <w:b/>
          <w:bCs/>
          <w:sz w:val="22"/>
          <w:szCs w:val="22"/>
        </w:rPr>
        <w:t>Principal investigator:</w:t>
      </w:r>
      <w:r>
        <w:rPr>
          <w:sz w:val="22"/>
          <w:szCs w:val="22"/>
        </w:rPr>
        <w:t xml:space="preserve"> </w:t>
      </w:r>
    </w:p>
    <w:p w14:paraId="2298BAED" w14:textId="0ACC0C0B" w:rsidR="00107DC8" w:rsidRDefault="00107DC8" w:rsidP="000E21A1">
      <w:pPr>
        <w:rPr>
          <w:sz w:val="22"/>
          <w:szCs w:val="22"/>
        </w:rPr>
      </w:pPr>
      <w:r>
        <w:rPr>
          <w:sz w:val="22"/>
          <w:szCs w:val="22"/>
        </w:rPr>
        <w:t>{{</w:t>
      </w:r>
      <w:proofErr w:type="spellStart"/>
      <w:r>
        <w:rPr>
          <w:sz w:val="22"/>
          <w:szCs w:val="22"/>
        </w:rPr>
        <w:t>name_of_cheif_investigator</w:t>
      </w:r>
      <w:proofErr w:type="spellEnd"/>
      <w:r>
        <w:rPr>
          <w:sz w:val="22"/>
          <w:szCs w:val="22"/>
        </w:rPr>
        <w:t>}}</w:t>
      </w:r>
    </w:p>
    <w:p w14:paraId="57D89DDF" w14:textId="77777777" w:rsidR="00107DC8" w:rsidRDefault="00107DC8" w:rsidP="000E21A1">
      <w:pPr>
        <w:rPr>
          <w:sz w:val="22"/>
          <w:szCs w:val="22"/>
        </w:rPr>
      </w:pPr>
    </w:p>
    <w:p w14:paraId="2C7C4FF0" w14:textId="77777777" w:rsidR="004E441F" w:rsidRDefault="00107DC8" w:rsidP="000E21A1">
      <w:pPr>
        <w:rPr>
          <w:sz w:val="22"/>
          <w:szCs w:val="22"/>
        </w:rPr>
      </w:pPr>
      <w:r w:rsidRPr="004E441F">
        <w:rPr>
          <w:b/>
          <w:bCs/>
          <w:sz w:val="22"/>
          <w:szCs w:val="22"/>
        </w:rPr>
        <w:t xml:space="preserve">Other </w:t>
      </w:r>
      <w:r w:rsidR="00773FDB" w:rsidRPr="004E441F">
        <w:rPr>
          <w:b/>
          <w:bCs/>
          <w:sz w:val="22"/>
          <w:szCs w:val="22"/>
        </w:rPr>
        <w:t>Investigators</w:t>
      </w:r>
      <w:r w:rsidR="00D844C8" w:rsidRPr="004E441F">
        <w:rPr>
          <w:b/>
          <w:bCs/>
          <w:sz w:val="22"/>
          <w:szCs w:val="22"/>
        </w:rPr>
        <w:t>:</w:t>
      </w:r>
      <w:r w:rsidR="0049428C">
        <w:rPr>
          <w:sz w:val="22"/>
          <w:szCs w:val="22"/>
        </w:rPr>
        <w:t xml:space="preserve"> </w:t>
      </w:r>
    </w:p>
    <w:p w14:paraId="0A273424" w14:textId="22944087" w:rsidR="00773FDB" w:rsidRPr="00FE7127" w:rsidRDefault="0049428C" w:rsidP="000E21A1">
      <w:pPr>
        <w:rPr>
          <w:sz w:val="22"/>
          <w:szCs w:val="22"/>
        </w:rPr>
      </w:pPr>
      <w:r>
        <w:rPr>
          <w:sz w:val="22"/>
          <w:szCs w:val="22"/>
        </w:rPr>
        <w:t>{{investigators}}</w:t>
      </w:r>
    </w:p>
    <w:p w14:paraId="3CC912F1" w14:textId="77777777" w:rsidR="00773FDB" w:rsidRPr="00FE7127" w:rsidRDefault="00773FDB" w:rsidP="000E21A1">
      <w:pPr>
        <w:rPr>
          <w:sz w:val="22"/>
          <w:szCs w:val="22"/>
        </w:rPr>
      </w:pPr>
    </w:p>
    <w:p w14:paraId="5E94BF89" w14:textId="77777777" w:rsidR="004E441F" w:rsidRDefault="00773FDB" w:rsidP="000E21A1">
      <w:pPr>
        <w:rPr>
          <w:sz w:val="22"/>
          <w:szCs w:val="22"/>
        </w:rPr>
      </w:pPr>
      <w:r w:rsidRPr="004E441F">
        <w:rPr>
          <w:b/>
          <w:bCs/>
          <w:sz w:val="22"/>
          <w:szCs w:val="22"/>
        </w:rPr>
        <w:t>Trial manager</w:t>
      </w:r>
      <w:r w:rsidR="00D844C8" w:rsidRPr="004E441F">
        <w:rPr>
          <w:b/>
          <w:bCs/>
          <w:sz w:val="22"/>
          <w:szCs w:val="22"/>
        </w:rPr>
        <w:t>:</w:t>
      </w:r>
      <w:r w:rsidR="0049428C">
        <w:rPr>
          <w:sz w:val="22"/>
          <w:szCs w:val="22"/>
        </w:rPr>
        <w:t xml:space="preserve"> </w:t>
      </w:r>
    </w:p>
    <w:p w14:paraId="08E8690B" w14:textId="38137C4F" w:rsidR="00773FDB" w:rsidRPr="00FE7127" w:rsidRDefault="0049428C" w:rsidP="000E21A1">
      <w:pPr>
        <w:rPr>
          <w:sz w:val="22"/>
          <w:szCs w:val="22"/>
        </w:rPr>
      </w:pPr>
      <w:r>
        <w:rPr>
          <w:sz w:val="22"/>
          <w:szCs w:val="22"/>
        </w:rPr>
        <w:t>{{</w:t>
      </w:r>
      <w:proofErr w:type="spellStart"/>
      <w:r>
        <w:rPr>
          <w:sz w:val="22"/>
          <w:szCs w:val="22"/>
        </w:rPr>
        <w:t>trial_manager</w:t>
      </w:r>
      <w:proofErr w:type="spellEnd"/>
      <w:r>
        <w:rPr>
          <w:sz w:val="22"/>
          <w:szCs w:val="22"/>
        </w:rPr>
        <w:t>}}</w:t>
      </w:r>
    </w:p>
    <w:p w14:paraId="7A2089EC" w14:textId="77777777" w:rsidR="00773FDB" w:rsidRPr="00FE7127" w:rsidRDefault="00773FDB" w:rsidP="000E21A1">
      <w:pPr>
        <w:rPr>
          <w:sz w:val="22"/>
          <w:szCs w:val="22"/>
        </w:rPr>
      </w:pPr>
    </w:p>
    <w:p w14:paraId="439FD7D1" w14:textId="2513605B" w:rsidR="007454C7" w:rsidRDefault="007454C7" w:rsidP="000E21A1">
      <w:pPr>
        <w:rPr>
          <w:b/>
          <w:bCs/>
          <w:sz w:val="22"/>
          <w:szCs w:val="22"/>
        </w:rPr>
      </w:pPr>
      <w:r>
        <w:rPr>
          <w:b/>
          <w:bCs/>
          <w:sz w:val="22"/>
          <w:szCs w:val="22"/>
        </w:rPr>
        <w:t>Senior statist</w:t>
      </w:r>
      <w:commentRangeStart w:id="9"/>
      <w:commentRangeStart w:id="10"/>
      <w:r>
        <w:rPr>
          <w:b/>
          <w:bCs/>
          <w:sz w:val="22"/>
          <w:szCs w:val="22"/>
        </w:rPr>
        <w:t>ician:</w:t>
      </w:r>
      <w:commentRangeEnd w:id="9"/>
      <w:r>
        <w:rPr>
          <w:rStyle w:val="CommentReference"/>
        </w:rPr>
        <w:commentReference w:id="9"/>
      </w:r>
      <w:commentRangeEnd w:id="10"/>
      <w:r w:rsidR="00EC7D10">
        <w:rPr>
          <w:rStyle w:val="CommentReference"/>
        </w:rPr>
        <w:commentReference w:id="10"/>
      </w:r>
    </w:p>
    <w:p w14:paraId="52F6EFC3" w14:textId="5FAFB44C" w:rsidR="007454C7" w:rsidRPr="00EC7D10" w:rsidRDefault="00EC7D10" w:rsidP="000E21A1">
      <w:pPr>
        <w:rPr>
          <w:sz w:val="22"/>
          <w:szCs w:val="22"/>
        </w:rPr>
      </w:pPr>
      <w:ins w:id="11" w:author="Hassan Jafari" w:date="2025-11-28T13:32:00Z" w16du:dateUtc="2025-11-28T13:32:00Z">
        <w:r w:rsidRPr="00EC7D10">
          <w:rPr>
            <w:sz w:val="22"/>
            <w:szCs w:val="22"/>
          </w:rPr>
          <w:t>{{</w:t>
        </w:r>
        <w:proofErr w:type="spellStart"/>
        <w:r w:rsidRPr="00EC7D10">
          <w:rPr>
            <w:sz w:val="22"/>
            <w:szCs w:val="22"/>
          </w:rPr>
          <w:t>senior_statistician</w:t>
        </w:r>
        <w:proofErr w:type="spellEnd"/>
        <w:r w:rsidRPr="00EC7D10">
          <w:rPr>
            <w:sz w:val="22"/>
            <w:szCs w:val="22"/>
          </w:rPr>
          <w:t>}}</w:t>
        </w:r>
        <w:r w:rsidRPr="00EC7D10">
          <w:rPr>
            <w:sz w:val="22"/>
            <w:szCs w:val="22"/>
          </w:rPr>
          <w:br/>
        </w:r>
      </w:ins>
    </w:p>
    <w:p w14:paraId="7FC502D9" w14:textId="3111BF1C" w:rsidR="004E441F" w:rsidRDefault="00773FDB" w:rsidP="000E21A1">
      <w:pPr>
        <w:rPr>
          <w:sz w:val="22"/>
          <w:szCs w:val="22"/>
        </w:rPr>
      </w:pPr>
      <w:r w:rsidRPr="004E441F">
        <w:rPr>
          <w:b/>
          <w:bCs/>
          <w:sz w:val="22"/>
          <w:szCs w:val="22"/>
        </w:rPr>
        <w:t>Trial statistician</w:t>
      </w:r>
      <w:r w:rsidR="00D844C8" w:rsidRPr="004E441F">
        <w:rPr>
          <w:b/>
          <w:bCs/>
          <w:sz w:val="22"/>
          <w:szCs w:val="22"/>
        </w:rPr>
        <w:t>:</w:t>
      </w:r>
      <w:r w:rsidR="0049428C">
        <w:rPr>
          <w:sz w:val="22"/>
          <w:szCs w:val="22"/>
        </w:rPr>
        <w:t xml:space="preserve"> </w:t>
      </w:r>
    </w:p>
    <w:p w14:paraId="4D5810A7" w14:textId="0B84C6A3" w:rsidR="00773FDB" w:rsidRPr="00FE7127" w:rsidRDefault="0049428C" w:rsidP="000E21A1">
      <w:pPr>
        <w:rPr>
          <w:sz w:val="22"/>
          <w:szCs w:val="22"/>
        </w:rPr>
      </w:pPr>
      <w:r>
        <w:rPr>
          <w:sz w:val="22"/>
          <w:szCs w:val="22"/>
        </w:rPr>
        <w:t>{{</w:t>
      </w:r>
      <w:proofErr w:type="spellStart"/>
      <w:r>
        <w:rPr>
          <w:sz w:val="22"/>
          <w:szCs w:val="22"/>
        </w:rPr>
        <w:t>trial_statisticians</w:t>
      </w:r>
      <w:proofErr w:type="spellEnd"/>
      <w:r>
        <w:rPr>
          <w:sz w:val="22"/>
          <w:szCs w:val="22"/>
        </w:rPr>
        <w:t>}}</w:t>
      </w:r>
    </w:p>
    <w:p w14:paraId="47C91DDC" w14:textId="77777777" w:rsidR="00773FDB" w:rsidRPr="00FE7127" w:rsidRDefault="00773FDB" w:rsidP="000E21A1">
      <w:pPr>
        <w:rPr>
          <w:sz w:val="22"/>
          <w:szCs w:val="22"/>
        </w:rPr>
      </w:pPr>
    </w:p>
    <w:p w14:paraId="7EFF681E" w14:textId="77777777" w:rsidR="004E441F" w:rsidRDefault="00773FDB" w:rsidP="000E21A1">
      <w:pPr>
        <w:rPr>
          <w:sz w:val="22"/>
          <w:szCs w:val="22"/>
        </w:rPr>
      </w:pPr>
      <w:r w:rsidRPr="004E441F">
        <w:rPr>
          <w:b/>
          <w:bCs/>
          <w:sz w:val="22"/>
          <w:szCs w:val="22"/>
        </w:rPr>
        <w:t>Trial health economist</w:t>
      </w:r>
      <w:r w:rsidR="00D844C8" w:rsidRPr="004E441F">
        <w:rPr>
          <w:b/>
          <w:bCs/>
          <w:sz w:val="22"/>
          <w:szCs w:val="22"/>
        </w:rPr>
        <w:t>:</w:t>
      </w:r>
      <w:r w:rsidR="0049428C">
        <w:rPr>
          <w:sz w:val="22"/>
          <w:szCs w:val="22"/>
        </w:rPr>
        <w:t xml:space="preserve"> </w:t>
      </w:r>
    </w:p>
    <w:p w14:paraId="098B62B5" w14:textId="440B4268" w:rsidR="00773FDB" w:rsidRPr="00FE7127" w:rsidRDefault="0049428C" w:rsidP="000E21A1">
      <w:pPr>
        <w:rPr>
          <w:sz w:val="22"/>
          <w:szCs w:val="22"/>
        </w:rPr>
      </w:pPr>
      <w:r>
        <w:rPr>
          <w:sz w:val="22"/>
          <w:szCs w:val="22"/>
        </w:rPr>
        <w:t>{{</w:t>
      </w:r>
      <w:proofErr w:type="spellStart"/>
      <w:r>
        <w:rPr>
          <w:sz w:val="22"/>
          <w:szCs w:val="22"/>
        </w:rPr>
        <w:t>health_economist</w:t>
      </w:r>
      <w:proofErr w:type="spellEnd"/>
      <w:r>
        <w:rPr>
          <w:sz w:val="22"/>
          <w:szCs w:val="22"/>
        </w:rPr>
        <w:t>}}</w:t>
      </w:r>
    </w:p>
    <w:p w14:paraId="58961A8C" w14:textId="77777777" w:rsidR="00773FDB" w:rsidRPr="00524356" w:rsidRDefault="00773FDB" w:rsidP="000E21A1"/>
    <w:p w14:paraId="7F1A6C09" w14:textId="77777777" w:rsidR="001A29C3" w:rsidRPr="00524356" w:rsidRDefault="001A29C3" w:rsidP="000E21A1"/>
    <w:p w14:paraId="33AFA369" w14:textId="364B47F9" w:rsidR="001A29C3" w:rsidRPr="00524356" w:rsidRDefault="001A29C3" w:rsidP="001922E9">
      <w:pPr>
        <w:pStyle w:val="Heading2"/>
      </w:pPr>
      <w:bookmarkStart w:id="12" w:name="_Toc183099235"/>
      <w:bookmarkStart w:id="13" w:name="_Toc185323527"/>
      <w:r w:rsidRPr="00524356">
        <w:t>Principal research objectives to be addressed</w:t>
      </w:r>
      <w:bookmarkEnd w:id="12"/>
      <w:bookmarkEnd w:id="13"/>
      <w:r w:rsidRPr="00524356">
        <w:fldChar w:fldCharType="begin"/>
      </w:r>
      <w:r w:rsidRPr="00524356">
        <w:instrText xml:space="preserve"> TC "</w:instrText>
      </w:r>
      <w:bookmarkStart w:id="14" w:name="_Toc183094406"/>
      <w:r w:rsidRPr="00524356">
        <w:instrText>1.1</w:instrText>
      </w:r>
      <w:r w:rsidRPr="00524356">
        <w:tab/>
        <w:instrText>Principal research objectives to be addressed</w:instrText>
      </w:r>
      <w:bookmarkEnd w:id="14"/>
      <w:r w:rsidRPr="00524356">
        <w:instrText xml:space="preserve">" \f C \l "1" </w:instrText>
      </w:r>
      <w:r w:rsidRPr="00524356">
        <w:fldChar w:fldCharType="end"/>
      </w:r>
    </w:p>
    <w:p w14:paraId="741CBCA5" w14:textId="77777777" w:rsidR="001A29C3" w:rsidRPr="00524356" w:rsidRDefault="001A29C3" w:rsidP="000E21A1"/>
    <w:p w14:paraId="37D55E92" w14:textId="39C45771" w:rsidR="001A29C3" w:rsidRPr="004E441F" w:rsidRDefault="001A29C3" w:rsidP="000E21A1">
      <w:pPr>
        <w:rPr>
          <w:b/>
          <w:bCs/>
          <w:sz w:val="22"/>
          <w:szCs w:val="22"/>
        </w:rPr>
      </w:pPr>
      <w:r w:rsidRPr="004E441F">
        <w:rPr>
          <w:b/>
          <w:bCs/>
          <w:sz w:val="22"/>
          <w:szCs w:val="22"/>
        </w:rPr>
        <w:t>Primary objectives</w:t>
      </w:r>
      <w:r w:rsidR="00D844C8" w:rsidRPr="004E441F">
        <w:rPr>
          <w:b/>
          <w:bCs/>
          <w:sz w:val="22"/>
          <w:szCs w:val="22"/>
        </w:rPr>
        <w:t>:</w:t>
      </w:r>
      <w:r w:rsidRPr="004E441F">
        <w:rPr>
          <w:b/>
          <w:bCs/>
          <w:sz w:val="22"/>
          <w:szCs w:val="22"/>
        </w:rPr>
        <w:fldChar w:fldCharType="begin"/>
      </w:r>
      <w:r w:rsidRPr="004E441F">
        <w:rPr>
          <w:b/>
          <w:bCs/>
          <w:sz w:val="22"/>
          <w:szCs w:val="22"/>
        </w:rPr>
        <w:instrText xml:space="preserve"> TC "</w:instrText>
      </w:r>
      <w:bookmarkStart w:id="15" w:name="_Toc183094407"/>
      <w:r w:rsidRPr="004E441F">
        <w:rPr>
          <w:b/>
          <w:bCs/>
          <w:sz w:val="22"/>
          <w:szCs w:val="22"/>
        </w:rPr>
        <w:instrText>Primary objectives</w:instrText>
      </w:r>
      <w:bookmarkEnd w:id="15"/>
      <w:r w:rsidRPr="004E441F">
        <w:rPr>
          <w:b/>
          <w:bCs/>
          <w:sz w:val="22"/>
          <w:szCs w:val="22"/>
        </w:rPr>
        <w:instrText xml:space="preserve">" \f C \l "1" </w:instrText>
      </w:r>
      <w:r w:rsidRPr="004E441F">
        <w:rPr>
          <w:b/>
          <w:bCs/>
          <w:sz w:val="22"/>
          <w:szCs w:val="22"/>
        </w:rPr>
        <w:fldChar w:fldCharType="end"/>
      </w:r>
    </w:p>
    <w:p w14:paraId="4A458B4C" w14:textId="2FB8F18C" w:rsidR="00C32620" w:rsidRPr="00873CFB" w:rsidRDefault="00C32620" w:rsidP="00C32620">
      <w:pPr>
        <w:rPr>
          <w:sz w:val="22"/>
          <w:szCs w:val="22"/>
        </w:rPr>
      </w:pPr>
      <w:r w:rsidRPr="00873CFB">
        <w:rPr>
          <w:sz w:val="22"/>
          <w:szCs w:val="22"/>
        </w:rPr>
        <w:t xml:space="preserve">{% for line in </w:t>
      </w:r>
      <w:proofErr w:type="spellStart"/>
      <w:r w:rsidRPr="00873CFB">
        <w:rPr>
          <w:sz w:val="22"/>
          <w:szCs w:val="22"/>
        </w:rPr>
        <w:t>primary_</w:t>
      </w:r>
      <w:proofErr w:type="gramStart"/>
      <w:r w:rsidRPr="00873CFB">
        <w:rPr>
          <w:sz w:val="22"/>
          <w:szCs w:val="22"/>
        </w:rPr>
        <w:t>objectives.split</w:t>
      </w:r>
      <w:proofErr w:type="spellEnd"/>
      <w:proofErr w:type="gramEnd"/>
      <w:r w:rsidRPr="00873CFB">
        <w:rPr>
          <w:sz w:val="22"/>
          <w:szCs w:val="22"/>
        </w:rPr>
        <w:t>('\n'</w:t>
      </w:r>
      <w:proofErr w:type="gramStart"/>
      <w:r w:rsidRPr="00873CFB">
        <w:rPr>
          <w:sz w:val="22"/>
          <w:szCs w:val="22"/>
        </w:rPr>
        <w:t>) %}</w:t>
      </w:r>
      <w:proofErr w:type="gramEnd"/>
    </w:p>
    <w:p w14:paraId="68FDB8DA" w14:textId="77777777" w:rsidR="00C32620" w:rsidRPr="00873CFB" w:rsidRDefault="00C32620" w:rsidP="00C32620">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68A95FA8" w14:textId="77777777" w:rsidR="00C32620" w:rsidRPr="00873CFB" w:rsidRDefault="00C32620" w:rsidP="00C32620">
      <w:pPr>
        <w:rPr>
          <w:sz w:val="22"/>
          <w:szCs w:val="22"/>
        </w:rPr>
      </w:pPr>
      <w:r w:rsidRPr="00873CFB">
        <w:rPr>
          <w:sz w:val="22"/>
          <w:szCs w:val="22"/>
        </w:rPr>
        <w:t xml:space="preserve">{%- </w:t>
      </w:r>
      <w:proofErr w:type="spellStart"/>
      <w:proofErr w:type="gramStart"/>
      <w:r w:rsidRPr="00873CFB">
        <w:rPr>
          <w:sz w:val="22"/>
          <w:szCs w:val="22"/>
        </w:rPr>
        <w:t>endfor</w:t>
      </w:r>
      <w:proofErr w:type="spellEnd"/>
      <w:r w:rsidRPr="00873CFB">
        <w:rPr>
          <w:sz w:val="22"/>
          <w:szCs w:val="22"/>
        </w:rPr>
        <w:t xml:space="preserve"> %}</w:t>
      </w:r>
      <w:proofErr w:type="gramEnd"/>
    </w:p>
    <w:p w14:paraId="1AD9A5FE" w14:textId="77777777" w:rsidR="001A29C3" w:rsidRPr="00FE7127" w:rsidRDefault="001A29C3" w:rsidP="000E21A1">
      <w:pPr>
        <w:rPr>
          <w:sz w:val="22"/>
          <w:szCs w:val="22"/>
        </w:rPr>
      </w:pPr>
    </w:p>
    <w:p w14:paraId="2AC1D0B3" w14:textId="6579A931" w:rsidR="001A29C3" w:rsidRPr="004E441F" w:rsidRDefault="001A29C3" w:rsidP="000E21A1">
      <w:pPr>
        <w:rPr>
          <w:b/>
          <w:bCs/>
        </w:rPr>
      </w:pPr>
      <w:r w:rsidRPr="004E441F">
        <w:rPr>
          <w:b/>
          <w:bCs/>
          <w:sz w:val="22"/>
          <w:szCs w:val="22"/>
        </w:rPr>
        <w:t>Secondary objectives</w:t>
      </w:r>
      <w:r w:rsidR="00D844C8" w:rsidRPr="004E441F">
        <w:rPr>
          <w:b/>
          <w:bCs/>
          <w:sz w:val="22"/>
          <w:szCs w:val="22"/>
        </w:rPr>
        <w:t>:</w:t>
      </w:r>
      <w:r w:rsidRPr="004E441F">
        <w:rPr>
          <w:b/>
          <w:bCs/>
        </w:rPr>
        <w:fldChar w:fldCharType="begin"/>
      </w:r>
      <w:r w:rsidRPr="004E441F">
        <w:rPr>
          <w:b/>
          <w:bCs/>
        </w:rPr>
        <w:instrText xml:space="preserve"> TC "</w:instrText>
      </w:r>
      <w:bookmarkStart w:id="16" w:name="_Toc183094408"/>
      <w:r w:rsidRPr="004E441F">
        <w:rPr>
          <w:b/>
          <w:bCs/>
        </w:rPr>
        <w:instrText>Secondary objectives</w:instrText>
      </w:r>
      <w:bookmarkEnd w:id="16"/>
      <w:r w:rsidRPr="004E441F">
        <w:rPr>
          <w:b/>
          <w:bCs/>
        </w:rPr>
        <w:instrText xml:space="preserve">" \f C \l "1" </w:instrText>
      </w:r>
      <w:r w:rsidRPr="004E441F">
        <w:rPr>
          <w:b/>
          <w:bCs/>
        </w:rPr>
        <w:fldChar w:fldCharType="end"/>
      </w:r>
    </w:p>
    <w:p w14:paraId="7FA48B61" w14:textId="65175D6E" w:rsidR="00281C88" w:rsidRPr="00873CFB" w:rsidRDefault="00281C88" w:rsidP="00281C88">
      <w:pPr>
        <w:rPr>
          <w:sz w:val="22"/>
          <w:szCs w:val="22"/>
        </w:rPr>
      </w:pPr>
      <w:r w:rsidRPr="00873CFB">
        <w:rPr>
          <w:sz w:val="22"/>
          <w:szCs w:val="22"/>
        </w:rPr>
        <w:t xml:space="preserve">{% for line in </w:t>
      </w:r>
      <w:proofErr w:type="spellStart"/>
      <w:r w:rsidRPr="00873CFB">
        <w:rPr>
          <w:sz w:val="22"/>
          <w:szCs w:val="22"/>
        </w:rPr>
        <w:t>secondary_</w:t>
      </w:r>
      <w:proofErr w:type="gramStart"/>
      <w:r w:rsidRPr="00873CFB">
        <w:rPr>
          <w:sz w:val="22"/>
          <w:szCs w:val="22"/>
        </w:rPr>
        <w:t>objectives.split</w:t>
      </w:r>
      <w:proofErr w:type="spellEnd"/>
      <w:proofErr w:type="gramEnd"/>
      <w:r w:rsidRPr="00873CFB">
        <w:rPr>
          <w:sz w:val="22"/>
          <w:szCs w:val="22"/>
        </w:rPr>
        <w:t>('\n'</w:t>
      </w:r>
      <w:proofErr w:type="gramStart"/>
      <w:r w:rsidRPr="00873CFB">
        <w:rPr>
          <w:sz w:val="22"/>
          <w:szCs w:val="22"/>
        </w:rPr>
        <w:t>) %}</w:t>
      </w:r>
      <w:proofErr w:type="gramEnd"/>
    </w:p>
    <w:p w14:paraId="66840930" w14:textId="77777777" w:rsidR="00281C88" w:rsidRPr="00873CFB" w:rsidRDefault="00281C88" w:rsidP="00281C88">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6739AD46" w14:textId="3F173038" w:rsidR="00281C88" w:rsidRPr="00873CFB" w:rsidRDefault="00281C88" w:rsidP="00281C88">
      <w:pPr>
        <w:rPr>
          <w:sz w:val="22"/>
          <w:szCs w:val="22"/>
        </w:rPr>
      </w:pPr>
      <w:r w:rsidRPr="00873CFB">
        <w:rPr>
          <w:sz w:val="22"/>
          <w:szCs w:val="22"/>
        </w:rPr>
        <w:t>{%</w:t>
      </w:r>
      <w:r w:rsidR="00252A05" w:rsidRPr="00873CFB">
        <w:rPr>
          <w:sz w:val="22"/>
          <w:szCs w:val="22"/>
        </w:rPr>
        <w:t>-</w:t>
      </w:r>
      <w:r w:rsidRPr="00873CFB">
        <w:rPr>
          <w:sz w:val="22"/>
          <w:szCs w:val="22"/>
        </w:rPr>
        <w:t xml:space="preserve"> </w:t>
      </w:r>
      <w:proofErr w:type="spellStart"/>
      <w:proofErr w:type="gramStart"/>
      <w:r w:rsidRPr="00873CFB">
        <w:rPr>
          <w:sz w:val="22"/>
          <w:szCs w:val="22"/>
        </w:rPr>
        <w:t>endfor</w:t>
      </w:r>
      <w:proofErr w:type="spellEnd"/>
      <w:r w:rsidRPr="00873CFB">
        <w:rPr>
          <w:sz w:val="22"/>
          <w:szCs w:val="22"/>
        </w:rPr>
        <w:t xml:space="preserve"> %}</w:t>
      </w:r>
      <w:proofErr w:type="gramEnd"/>
    </w:p>
    <w:p w14:paraId="15302145" w14:textId="77777777" w:rsidR="00F012AE" w:rsidRDefault="00F012AE" w:rsidP="00375D14">
      <w:bookmarkStart w:id="17" w:name="_Toc183095000"/>
      <w:bookmarkStart w:id="18" w:name="_Toc183095106"/>
      <w:bookmarkStart w:id="19" w:name="_Toc183095451"/>
      <w:bookmarkStart w:id="20" w:name="_Toc183099237"/>
      <w:bookmarkStart w:id="21" w:name="_Toc183100528"/>
      <w:bookmarkEnd w:id="17"/>
      <w:bookmarkEnd w:id="18"/>
      <w:bookmarkEnd w:id="19"/>
      <w:bookmarkEnd w:id="20"/>
      <w:bookmarkEnd w:id="21"/>
    </w:p>
    <w:p w14:paraId="18A2CACE" w14:textId="3596C14E" w:rsidR="00F012AE" w:rsidRDefault="00F012AE" w:rsidP="001922E9">
      <w:pPr>
        <w:pStyle w:val="Heading2"/>
      </w:pPr>
      <w:bookmarkStart w:id="22" w:name="_Toc185323528"/>
      <w:r w:rsidRPr="00722CF3">
        <w:t>Trial design including blinding</w:t>
      </w:r>
      <w:bookmarkEnd w:id="22"/>
    </w:p>
    <w:p w14:paraId="21325624" w14:textId="44B48682" w:rsidR="0049428C" w:rsidRPr="00873CFB" w:rsidRDefault="0049428C" w:rsidP="00375D14">
      <w:pPr>
        <w:rPr>
          <w:sz w:val="22"/>
          <w:szCs w:val="22"/>
        </w:rPr>
      </w:pPr>
      <w:r w:rsidRPr="00873CFB">
        <w:rPr>
          <w:sz w:val="22"/>
          <w:szCs w:val="22"/>
          <w:lang w:val="en-GB"/>
        </w:rPr>
        <w:t>{{</w:t>
      </w:r>
      <w:proofErr w:type="spellStart"/>
      <w:r w:rsidRPr="00873CFB">
        <w:rPr>
          <w:sz w:val="22"/>
          <w:szCs w:val="22"/>
          <w:lang w:val="en-GB"/>
        </w:rPr>
        <w:t>trial_design</w:t>
      </w:r>
      <w:proofErr w:type="spellEnd"/>
      <w:r w:rsidRPr="00873CFB">
        <w:rPr>
          <w:sz w:val="22"/>
          <w:szCs w:val="22"/>
          <w:lang w:val="en-GB"/>
        </w:rPr>
        <w:t>}}</w:t>
      </w:r>
    </w:p>
    <w:p w14:paraId="7895A89B" w14:textId="77777777" w:rsidR="001A29C3" w:rsidRPr="00524356" w:rsidRDefault="001A29C3" w:rsidP="001922E9">
      <w:pPr>
        <w:pStyle w:val="Heading2"/>
      </w:pPr>
      <w:bookmarkStart w:id="23" w:name="_Toc183099238"/>
      <w:bookmarkEnd w:id="23"/>
      <w:r w:rsidRPr="00524356">
        <w:br w:type="page"/>
      </w:r>
      <w:bookmarkStart w:id="24" w:name="_Toc183099239"/>
      <w:bookmarkStart w:id="25" w:name="_Toc185323529"/>
      <w:r w:rsidRPr="00524356">
        <w:lastRenderedPageBreak/>
        <w:t>Figure 1. Trial design flow diagram</w:t>
      </w:r>
      <w:bookmarkEnd w:id="24"/>
      <w:bookmarkEnd w:id="25"/>
      <w:r w:rsidRPr="00524356">
        <w:fldChar w:fldCharType="begin"/>
      </w:r>
      <w:r w:rsidRPr="00524356">
        <w:instrText xml:space="preserve"> TC "</w:instrText>
      </w:r>
      <w:bookmarkStart w:id="26" w:name="_Toc183094410"/>
      <w:r w:rsidRPr="00524356">
        <w:instrText>Figure 1. Trial design flow diagram</w:instrText>
      </w:r>
      <w:bookmarkEnd w:id="26"/>
      <w:r w:rsidRPr="00524356">
        <w:instrText xml:space="preserve">" \f C \l "1" </w:instrText>
      </w:r>
      <w:r w:rsidRPr="00524356">
        <w:fldChar w:fldCharType="end"/>
      </w:r>
    </w:p>
    <w:p w14:paraId="2072357A" w14:textId="77777777" w:rsidR="001A29C3" w:rsidRPr="00524356" w:rsidRDefault="001A29C3" w:rsidP="000E21A1"/>
    <w:p w14:paraId="587A43D7" w14:textId="77777777" w:rsidR="001A29C3" w:rsidRPr="00524356" w:rsidRDefault="001A29C3" w:rsidP="000E21A1"/>
    <w:p w14:paraId="6589639F" w14:textId="77777777" w:rsidR="001A29C3" w:rsidRPr="00524356" w:rsidRDefault="001A29C3" w:rsidP="000E21A1"/>
    <w:p w14:paraId="62BFC6C4" w14:textId="77777777" w:rsidR="001A29C3" w:rsidRPr="00524356" w:rsidRDefault="001A29C3" w:rsidP="000E21A1"/>
    <w:p w14:paraId="577A2C3B" w14:textId="77777777" w:rsidR="00626FDE" w:rsidRDefault="001A29C3" w:rsidP="001922E9">
      <w:pPr>
        <w:pStyle w:val="Heading2"/>
      </w:pPr>
      <w:r w:rsidRPr="00524356">
        <w:br w:type="page"/>
      </w:r>
      <w:bookmarkStart w:id="27" w:name="_Toc183099240"/>
      <w:bookmarkStart w:id="28" w:name="_Toc185323530"/>
      <w:r w:rsidRPr="00524356">
        <w:lastRenderedPageBreak/>
        <w:t>Method of allocation of groups</w:t>
      </w:r>
      <w:bookmarkEnd w:id="27"/>
      <w:bookmarkEnd w:id="28"/>
    </w:p>
    <w:p w14:paraId="4D79A76C" w14:textId="137BF9D4" w:rsidR="00626FDE" w:rsidRDefault="0062799D" w:rsidP="000E21A1">
      <w:pPr>
        <w:rPr>
          <w:sz w:val="22"/>
          <w:szCs w:val="22"/>
        </w:rPr>
      </w:pPr>
      <w:r>
        <w:rPr>
          <w:sz w:val="22"/>
          <w:szCs w:val="22"/>
        </w:rPr>
        <w:t>{</w:t>
      </w:r>
      <w:r w:rsidR="00626FDE">
        <w:rPr>
          <w:sz w:val="22"/>
          <w:szCs w:val="22"/>
        </w:rPr>
        <w:t>{</w:t>
      </w:r>
      <w:proofErr w:type="spellStart"/>
      <w:r w:rsidR="00626FDE">
        <w:rPr>
          <w:sz w:val="22"/>
          <w:szCs w:val="22"/>
        </w:rPr>
        <w:t>randomi</w:t>
      </w:r>
      <w:r w:rsidR="007764D0">
        <w:rPr>
          <w:sz w:val="22"/>
          <w:szCs w:val="22"/>
        </w:rPr>
        <w:t>s</w:t>
      </w:r>
      <w:r w:rsidR="00626FDE">
        <w:rPr>
          <w:sz w:val="22"/>
          <w:szCs w:val="22"/>
        </w:rPr>
        <w:t>ation</w:t>
      </w:r>
      <w:r w:rsidR="00413080">
        <w:rPr>
          <w:sz w:val="22"/>
          <w:szCs w:val="22"/>
        </w:rPr>
        <w:t>_method</w:t>
      </w:r>
      <w:proofErr w:type="spellEnd"/>
      <w:r w:rsidR="00626FDE">
        <w:rPr>
          <w:sz w:val="22"/>
          <w:szCs w:val="22"/>
        </w:rPr>
        <w:t>}</w:t>
      </w:r>
      <w:r>
        <w:rPr>
          <w:sz w:val="22"/>
          <w:szCs w:val="22"/>
        </w:rPr>
        <w:t>}</w:t>
      </w:r>
      <w:r w:rsidR="008D6D5E" w:rsidRPr="004C495C">
        <w:rPr>
          <w:sz w:val="22"/>
          <w:szCs w:val="22"/>
        </w:rPr>
        <w:t xml:space="preserve"> </w:t>
      </w:r>
    </w:p>
    <w:p w14:paraId="631F024E" w14:textId="77777777" w:rsidR="00FE673D" w:rsidRDefault="00FE673D" w:rsidP="000E21A1">
      <w:pPr>
        <w:rPr>
          <w:sz w:val="22"/>
          <w:szCs w:val="22"/>
        </w:rPr>
      </w:pPr>
    </w:p>
    <w:p w14:paraId="302C6E49" w14:textId="6D3BA215" w:rsidR="00FE673D" w:rsidRDefault="00FE673D" w:rsidP="000E21A1">
      <w:pPr>
        <w:rPr>
          <w:sz w:val="22"/>
          <w:szCs w:val="22"/>
        </w:rPr>
      </w:pPr>
      <w:r>
        <w:rPr>
          <w:sz w:val="22"/>
          <w:szCs w:val="22"/>
        </w:rPr>
        <w:t>{{</w:t>
      </w:r>
      <w:proofErr w:type="spellStart"/>
      <w:r w:rsidRPr="00FE673D">
        <w:rPr>
          <w:sz w:val="22"/>
          <w:szCs w:val="22"/>
        </w:rPr>
        <w:t>randomisation_implementation</w:t>
      </w:r>
      <w:proofErr w:type="spellEnd"/>
      <w:r>
        <w:rPr>
          <w:sz w:val="22"/>
          <w:szCs w:val="22"/>
        </w:rPr>
        <w:t>}}</w:t>
      </w:r>
    </w:p>
    <w:p w14:paraId="3F609F25" w14:textId="338FB5F2" w:rsidR="001A29C3" w:rsidRPr="00FE7127" w:rsidRDefault="001A29C3" w:rsidP="000E21A1">
      <w:pPr>
        <w:rPr>
          <w:sz w:val="22"/>
          <w:szCs w:val="22"/>
        </w:rPr>
      </w:pPr>
      <w:r w:rsidRPr="00FE7127">
        <w:rPr>
          <w:sz w:val="22"/>
          <w:szCs w:val="22"/>
        </w:rPr>
        <w:t xml:space="preserve"> </w:t>
      </w:r>
    </w:p>
    <w:p w14:paraId="78C6268E" w14:textId="77777777" w:rsidR="001A29C3" w:rsidRPr="00524356" w:rsidRDefault="001A29C3" w:rsidP="000E21A1"/>
    <w:p w14:paraId="725DB6A5" w14:textId="61978896" w:rsidR="000A6B32" w:rsidRDefault="001A29C3" w:rsidP="001922E9">
      <w:pPr>
        <w:pStyle w:val="Heading2"/>
      </w:pPr>
      <w:bookmarkStart w:id="29" w:name="_Toc183099241"/>
      <w:bookmarkStart w:id="30" w:name="_Toc185323531"/>
      <w:r w:rsidRPr="00524356">
        <w:t>Duration of the treatment period</w:t>
      </w:r>
      <w:bookmarkEnd w:id="29"/>
      <w:bookmarkEnd w:id="30"/>
    </w:p>
    <w:p w14:paraId="64C206CD" w14:textId="0EC1A715" w:rsidR="001A29C3" w:rsidRPr="00873CFB" w:rsidRDefault="000A6B32" w:rsidP="00363DC0">
      <w:pPr>
        <w:rPr>
          <w:b/>
          <w:sz w:val="22"/>
          <w:szCs w:val="22"/>
        </w:rPr>
      </w:pPr>
      <w:r w:rsidRPr="00873CFB">
        <w:rPr>
          <w:sz w:val="22"/>
          <w:szCs w:val="22"/>
        </w:rPr>
        <w:t>{{</w:t>
      </w:r>
      <w:proofErr w:type="spellStart"/>
      <w:r w:rsidRPr="00873CFB">
        <w:rPr>
          <w:sz w:val="22"/>
          <w:szCs w:val="22"/>
        </w:rPr>
        <w:t>duration_of_treatment</w:t>
      </w:r>
      <w:proofErr w:type="spellEnd"/>
      <w:r w:rsidRPr="00873CFB">
        <w:rPr>
          <w:sz w:val="22"/>
          <w:szCs w:val="22"/>
        </w:rPr>
        <w:t>}}</w:t>
      </w:r>
      <w:r w:rsidR="001A29C3" w:rsidRPr="00873CFB">
        <w:rPr>
          <w:b/>
          <w:sz w:val="22"/>
          <w:szCs w:val="22"/>
        </w:rPr>
        <w:fldChar w:fldCharType="begin"/>
      </w:r>
      <w:r w:rsidR="001A29C3" w:rsidRPr="00873CFB">
        <w:rPr>
          <w:sz w:val="22"/>
          <w:szCs w:val="22"/>
        </w:rPr>
        <w:instrText xml:space="preserve"> TC "</w:instrText>
      </w:r>
      <w:bookmarkStart w:id="31" w:name="_Toc183094412"/>
      <w:r w:rsidR="001A29C3" w:rsidRPr="00873CFB">
        <w:rPr>
          <w:sz w:val="22"/>
          <w:szCs w:val="22"/>
        </w:rPr>
        <w:instrText>1.4</w:instrText>
      </w:r>
      <w:r w:rsidR="001A29C3" w:rsidRPr="00873CFB">
        <w:rPr>
          <w:sz w:val="22"/>
          <w:szCs w:val="22"/>
        </w:rPr>
        <w:tab/>
        <w:instrText>Duration of the treatment period</w:instrText>
      </w:r>
      <w:bookmarkEnd w:id="31"/>
      <w:r w:rsidR="001A29C3" w:rsidRPr="00873CFB">
        <w:rPr>
          <w:sz w:val="22"/>
          <w:szCs w:val="22"/>
        </w:rPr>
        <w:instrText xml:space="preserve">" \f C \l "1" </w:instrText>
      </w:r>
      <w:r w:rsidR="001A29C3" w:rsidRPr="00873CFB">
        <w:rPr>
          <w:b/>
          <w:sz w:val="22"/>
          <w:szCs w:val="22"/>
        </w:rPr>
        <w:fldChar w:fldCharType="end"/>
      </w:r>
    </w:p>
    <w:p w14:paraId="2DDDEBBD" w14:textId="25F4812B" w:rsidR="000A6B32" w:rsidRDefault="001A29C3" w:rsidP="001922E9">
      <w:pPr>
        <w:pStyle w:val="Heading2"/>
      </w:pPr>
      <w:bookmarkStart w:id="32" w:name="_Toc183099242"/>
      <w:bookmarkStart w:id="33" w:name="_Toc185323532"/>
      <w:r w:rsidRPr="00524356">
        <w:t>Frequency and duration of follow-up</w:t>
      </w:r>
      <w:bookmarkEnd w:id="32"/>
      <w:bookmarkEnd w:id="33"/>
    </w:p>
    <w:p w14:paraId="5A4F566C" w14:textId="45ADF035" w:rsidR="00363DC0" w:rsidRPr="00363DC0" w:rsidRDefault="00363DC0" w:rsidP="00363DC0">
      <w:pPr>
        <w:rPr>
          <w:sz w:val="22"/>
          <w:szCs w:val="22"/>
        </w:rPr>
      </w:pPr>
      <w:r w:rsidRPr="00FE7127">
        <w:rPr>
          <w:sz w:val="22"/>
          <w:szCs w:val="22"/>
        </w:rPr>
        <w:t>Participants will complete follow up measures at</w:t>
      </w:r>
      <w:r>
        <w:rPr>
          <w:sz w:val="22"/>
          <w:szCs w:val="22"/>
        </w:rPr>
        <w:t>:</w:t>
      </w:r>
    </w:p>
    <w:p w14:paraId="6C63D033" w14:textId="6C1F4859" w:rsidR="00682CD3" w:rsidRPr="00873CFB" w:rsidRDefault="00682CD3" w:rsidP="00682CD3">
      <w:pPr>
        <w:rPr>
          <w:sz w:val="22"/>
          <w:szCs w:val="22"/>
        </w:rPr>
      </w:pPr>
      <w:r w:rsidRPr="00873CFB">
        <w:rPr>
          <w:sz w:val="22"/>
          <w:szCs w:val="22"/>
        </w:rPr>
        <w:t xml:space="preserve">{% for line in </w:t>
      </w:r>
      <w:proofErr w:type="spellStart"/>
      <w:r w:rsidRPr="00873CFB">
        <w:rPr>
          <w:sz w:val="22"/>
          <w:szCs w:val="22"/>
        </w:rPr>
        <w:t>follow_up_</w:t>
      </w:r>
      <w:proofErr w:type="gramStart"/>
      <w:r w:rsidRPr="00873CFB">
        <w:rPr>
          <w:sz w:val="22"/>
          <w:szCs w:val="22"/>
        </w:rPr>
        <w:t>timepoints.split</w:t>
      </w:r>
      <w:proofErr w:type="spellEnd"/>
      <w:proofErr w:type="gramEnd"/>
      <w:r w:rsidRPr="00873CFB">
        <w:rPr>
          <w:sz w:val="22"/>
          <w:szCs w:val="22"/>
        </w:rPr>
        <w:t>('\n'</w:t>
      </w:r>
      <w:proofErr w:type="gramStart"/>
      <w:r w:rsidRPr="00873CFB">
        <w:rPr>
          <w:sz w:val="22"/>
          <w:szCs w:val="22"/>
        </w:rPr>
        <w:t>) %}</w:t>
      </w:r>
      <w:proofErr w:type="gramEnd"/>
    </w:p>
    <w:p w14:paraId="5D708404" w14:textId="4C372B5D" w:rsidR="001A29C3" w:rsidRPr="00873CFB" w:rsidRDefault="00682CD3" w:rsidP="00682CD3">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1D58448F" w14:textId="0E3755F3" w:rsidR="00682CD3" w:rsidRPr="00873CFB" w:rsidRDefault="00682CD3" w:rsidP="00682CD3">
      <w:pPr>
        <w:rPr>
          <w:sz w:val="22"/>
          <w:szCs w:val="22"/>
        </w:rPr>
      </w:pPr>
      <w:r w:rsidRPr="00873CFB">
        <w:rPr>
          <w:sz w:val="22"/>
          <w:szCs w:val="22"/>
        </w:rPr>
        <w:t>{%</w:t>
      </w:r>
      <w:r w:rsidR="0071045D" w:rsidRPr="00873CFB">
        <w:rPr>
          <w:sz w:val="22"/>
          <w:szCs w:val="22"/>
        </w:rPr>
        <w:t>-</w:t>
      </w:r>
      <w:r w:rsidRPr="00873CFB">
        <w:rPr>
          <w:sz w:val="22"/>
          <w:szCs w:val="22"/>
        </w:rPr>
        <w:t xml:space="preserve"> </w:t>
      </w:r>
      <w:proofErr w:type="spellStart"/>
      <w:proofErr w:type="gramStart"/>
      <w:r w:rsidRPr="00873CFB">
        <w:rPr>
          <w:sz w:val="22"/>
          <w:szCs w:val="22"/>
        </w:rPr>
        <w:t>endfor</w:t>
      </w:r>
      <w:proofErr w:type="spellEnd"/>
      <w:r w:rsidRPr="00873CFB">
        <w:rPr>
          <w:sz w:val="22"/>
          <w:szCs w:val="22"/>
        </w:rPr>
        <w:t xml:space="preserve"> %}</w:t>
      </w:r>
      <w:proofErr w:type="gramEnd"/>
    </w:p>
    <w:p w14:paraId="05E7814E" w14:textId="77777777" w:rsidR="00682CD3" w:rsidRPr="00524356" w:rsidRDefault="00682CD3" w:rsidP="00682CD3"/>
    <w:p w14:paraId="3AAA5B78" w14:textId="77777777" w:rsidR="00C32620" w:rsidRDefault="001A29C3" w:rsidP="001922E9">
      <w:pPr>
        <w:pStyle w:val="Heading2"/>
      </w:pPr>
      <w:bookmarkStart w:id="34" w:name="_Toc183099243"/>
      <w:bookmarkStart w:id="35" w:name="_Toc185323533"/>
      <w:r w:rsidRPr="00524356">
        <w:t>Visit windows</w:t>
      </w:r>
      <w:bookmarkEnd w:id="34"/>
      <w:bookmarkEnd w:id="35"/>
    </w:p>
    <w:p w14:paraId="617E2759" w14:textId="3AC1E446" w:rsidR="00C32620" w:rsidRPr="00873CFB" w:rsidRDefault="00C32620" w:rsidP="00C32620">
      <w:pPr>
        <w:rPr>
          <w:sz w:val="22"/>
          <w:szCs w:val="22"/>
        </w:rPr>
      </w:pPr>
      <w:r w:rsidRPr="00873CFB">
        <w:rPr>
          <w:sz w:val="22"/>
          <w:szCs w:val="22"/>
        </w:rPr>
        <w:t xml:space="preserve">{% for line in </w:t>
      </w:r>
      <w:proofErr w:type="spellStart"/>
      <w:r w:rsidRPr="00873CFB">
        <w:rPr>
          <w:sz w:val="22"/>
          <w:szCs w:val="22"/>
        </w:rPr>
        <w:t>visit_</w:t>
      </w:r>
      <w:proofErr w:type="gramStart"/>
      <w:r w:rsidRPr="00873CFB">
        <w:rPr>
          <w:sz w:val="22"/>
          <w:szCs w:val="22"/>
        </w:rPr>
        <w:t>windows.split</w:t>
      </w:r>
      <w:proofErr w:type="spellEnd"/>
      <w:proofErr w:type="gramEnd"/>
      <w:r w:rsidRPr="00873CFB">
        <w:rPr>
          <w:sz w:val="22"/>
          <w:szCs w:val="22"/>
        </w:rPr>
        <w:t>('\n'</w:t>
      </w:r>
      <w:proofErr w:type="gramStart"/>
      <w:r w:rsidRPr="00873CFB">
        <w:rPr>
          <w:sz w:val="22"/>
          <w:szCs w:val="22"/>
        </w:rPr>
        <w:t>) %}</w:t>
      </w:r>
      <w:proofErr w:type="gramEnd"/>
    </w:p>
    <w:p w14:paraId="3FB86BF5" w14:textId="77777777" w:rsidR="00C32620" w:rsidRPr="00873CFB" w:rsidRDefault="00C32620" w:rsidP="00C32620">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7A91676A" w14:textId="77777777" w:rsidR="00C32620" w:rsidRPr="00873CFB" w:rsidRDefault="00C32620" w:rsidP="00C32620">
      <w:pPr>
        <w:rPr>
          <w:sz w:val="22"/>
          <w:szCs w:val="22"/>
        </w:rPr>
      </w:pPr>
      <w:r w:rsidRPr="00873CFB">
        <w:rPr>
          <w:sz w:val="22"/>
          <w:szCs w:val="22"/>
        </w:rPr>
        <w:t xml:space="preserve">{%- </w:t>
      </w:r>
      <w:proofErr w:type="spellStart"/>
      <w:proofErr w:type="gramStart"/>
      <w:r w:rsidRPr="00873CFB">
        <w:rPr>
          <w:sz w:val="22"/>
          <w:szCs w:val="22"/>
        </w:rPr>
        <w:t>endfor</w:t>
      </w:r>
      <w:proofErr w:type="spellEnd"/>
      <w:r w:rsidRPr="00873CFB">
        <w:rPr>
          <w:sz w:val="22"/>
          <w:szCs w:val="22"/>
        </w:rPr>
        <w:t xml:space="preserve"> %}</w:t>
      </w:r>
      <w:proofErr w:type="gramEnd"/>
    </w:p>
    <w:p w14:paraId="40858364" w14:textId="7D0316DF" w:rsidR="001A29C3" w:rsidRPr="00C32620" w:rsidRDefault="001A29C3" w:rsidP="00C32620">
      <w:pPr>
        <w:rPr>
          <w:sz w:val="22"/>
          <w:szCs w:val="22"/>
        </w:rPr>
      </w:pPr>
      <w:r w:rsidRPr="00524356">
        <w:fldChar w:fldCharType="begin"/>
      </w:r>
      <w:r w:rsidRPr="00524356">
        <w:instrText xml:space="preserve"> TC "</w:instrText>
      </w:r>
      <w:bookmarkStart w:id="36" w:name="_Toc183094414"/>
      <w:r w:rsidRPr="00524356">
        <w:instrText>1.6</w:instrText>
      </w:r>
      <w:r w:rsidRPr="00524356">
        <w:tab/>
        <w:instrText>Visit windows</w:instrText>
      </w:r>
      <w:bookmarkEnd w:id="36"/>
      <w:r w:rsidRPr="00524356">
        <w:instrText xml:space="preserve">" \f C \l "1" </w:instrText>
      </w:r>
      <w:r w:rsidRPr="00524356">
        <w:fldChar w:fldCharType="end"/>
      </w:r>
    </w:p>
    <w:p w14:paraId="517BDDD7" w14:textId="7D59F623" w:rsidR="00EF2431" w:rsidRDefault="001A29C3" w:rsidP="001922E9">
      <w:pPr>
        <w:pStyle w:val="Heading2"/>
      </w:pPr>
      <w:bookmarkStart w:id="37" w:name="_Toc183099244"/>
      <w:bookmarkStart w:id="38" w:name="_Toc185323534"/>
      <w:r w:rsidRPr="00524356">
        <w:t>Data collection</w:t>
      </w:r>
      <w:bookmarkEnd w:id="37"/>
      <w:bookmarkEnd w:id="38"/>
    </w:p>
    <w:p w14:paraId="37A5D17C" w14:textId="7B0CAEC6" w:rsidR="000A6B32" w:rsidRPr="00873CFB" w:rsidRDefault="000A6B32" w:rsidP="00AA765F">
      <w:pPr>
        <w:rPr>
          <w:sz w:val="22"/>
          <w:szCs w:val="22"/>
        </w:rPr>
      </w:pPr>
      <w:r w:rsidRPr="00873CFB">
        <w:rPr>
          <w:sz w:val="22"/>
          <w:szCs w:val="22"/>
        </w:rPr>
        <w:t>{{</w:t>
      </w:r>
      <w:proofErr w:type="spellStart"/>
      <w:r w:rsidRPr="00873CFB">
        <w:rPr>
          <w:sz w:val="22"/>
          <w:szCs w:val="22"/>
        </w:rPr>
        <w:t>data_collection_procedures</w:t>
      </w:r>
      <w:proofErr w:type="spellEnd"/>
      <w:r w:rsidRPr="00873CFB">
        <w:rPr>
          <w:sz w:val="22"/>
          <w:szCs w:val="22"/>
        </w:rPr>
        <w:t>}}</w:t>
      </w:r>
    </w:p>
    <w:p w14:paraId="0DF12606" w14:textId="77777777" w:rsidR="00B57D1D" w:rsidRPr="00F72B76" w:rsidRDefault="00B57D1D" w:rsidP="00F72B76">
      <w:pPr>
        <w:rPr>
          <w:lang w:val="en-GB"/>
        </w:rPr>
      </w:pPr>
    </w:p>
    <w:p w14:paraId="0CEF22C3" w14:textId="71E62CEC" w:rsidR="001A29C3" w:rsidRPr="00524356" w:rsidRDefault="00EF2431" w:rsidP="001922E9">
      <w:pPr>
        <w:pStyle w:val="Heading2"/>
      </w:pPr>
      <w:bookmarkStart w:id="39" w:name="_Toc185323535"/>
      <w:r>
        <w:t>Eligibility screening</w:t>
      </w:r>
      <w:bookmarkEnd w:id="39"/>
      <w:r w:rsidR="001A29C3" w:rsidRPr="00524356">
        <w:fldChar w:fldCharType="begin"/>
      </w:r>
      <w:r w:rsidR="001A29C3" w:rsidRPr="00524356">
        <w:instrText xml:space="preserve"> TC "</w:instrText>
      </w:r>
      <w:bookmarkStart w:id="40" w:name="_Toc183094415"/>
      <w:r w:rsidR="001A29C3" w:rsidRPr="00524356">
        <w:instrText>1.7</w:instrText>
      </w:r>
      <w:r w:rsidR="001A29C3" w:rsidRPr="00524356">
        <w:tab/>
        <w:instrText>Data collection</w:instrText>
      </w:r>
      <w:bookmarkEnd w:id="40"/>
      <w:r w:rsidR="001A29C3" w:rsidRPr="00524356">
        <w:instrText xml:space="preserve">" \f C \l "1" </w:instrText>
      </w:r>
      <w:r w:rsidR="001A29C3" w:rsidRPr="00524356">
        <w:fldChar w:fldCharType="end"/>
      </w:r>
    </w:p>
    <w:p w14:paraId="4D15541A" w14:textId="77777777" w:rsidR="001A29C3" w:rsidRPr="00524356" w:rsidRDefault="001A29C3" w:rsidP="000E21A1"/>
    <w:p w14:paraId="695CB2BA" w14:textId="5F334FAA" w:rsidR="00A413F9" w:rsidRPr="00A413F9" w:rsidRDefault="00A413F9" w:rsidP="00375D14">
      <w:pPr>
        <w:rPr>
          <w:b/>
          <w:bCs/>
          <w:sz w:val="22"/>
          <w:szCs w:val="22"/>
        </w:rPr>
      </w:pPr>
      <w:r w:rsidRPr="00A413F9">
        <w:rPr>
          <w:b/>
          <w:bCs/>
          <w:sz w:val="22"/>
          <w:szCs w:val="22"/>
        </w:rPr>
        <w:t>Inclusion Criteria</w:t>
      </w:r>
    </w:p>
    <w:p w14:paraId="6720D553" w14:textId="2C9E86EF" w:rsidR="00682CD3" w:rsidRPr="00873CFB" w:rsidRDefault="00682CD3" w:rsidP="00682CD3">
      <w:pPr>
        <w:rPr>
          <w:sz w:val="22"/>
          <w:szCs w:val="22"/>
        </w:rPr>
      </w:pPr>
      <w:r w:rsidRPr="00873CFB">
        <w:rPr>
          <w:sz w:val="22"/>
          <w:szCs w:val="22"/>
        </w:rPr>
        <w:t xml:space="preserve">{% for line in </w:t>
      </w:r>
      <w:proofErr w:type="spellStart"/>
      <w:r w:rsidRPr="00873CFB">
        <w:rPr>
          <w:sz w:val="22"/>
          <w:szCs w:val="22"/>
        </w:rPr>
        <w:t>inclusion_</w:t>
      </w:r>
      <w:proofErr w:type="gramStart"/>
      <w:r w:rsidRPr="00873CFB">
        <w:rPr>
          <w:sz w:val="22"/>
          <w:szCs w:val="22"/>
        </w:rPr>
        <w:t>criteria.split</w:t>
      </w:r>
      <w:proofErr w:type="spellEnd"/>
      <w:proofErr w:type="gramEnd"/>
      <w:r w:rsidRPr="00873CFB">
        <w:rPr>
          <w:sz w:val="22"/>
          <w:szCs w:val="22"/>
        </w:rPr>
        <w:t>('\n'</w:t>
      </w:r>
      <w:proofErr w:type="gramStart"/>
      <w:r w:rsidRPr="00873CFB">
        <w:rPr>
          <w:sz w:val="22"/>
          <w:szCs w:val="22"/>
        </w:rPr>
        <w:t>)</w:t>
      </w:r>
      <w:r w:rsidR="00404337" w:rsidRPr="00873CFB">
        <w:rPr>
          <w:sz w:val="22"/>
          <w:szCs w:val="22"/>
        </w:rPr>
        <w:t xml:space="preserve"> </w:t>
      </w:r>
      <w:r w:rsidRPr="00873CFB">
        <w:rPr>
          <w:sz w:val="22"/>
          <w:szCs w:val="22"/>
        </w:rPr>
        <w:t>%}</w:t>
      </w:r>
      <w:proofErr w:type="gramEnd"/>
    </w:p>
    <w:p w14:paraId="41F5B80C" w14:textId="77777777" w:rsidR="00305D55" w:rsidRPr="00873CFB" w:rsidRDefault="00682CD3" w:rsidP="00682CD3">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567715FA" w14:textId="1B68E297" w:rsidR="00682CD3" w:rsidRPr="00873CFB" w:rsidRDefault="00682CD3" w:rsidP="00305D55">
      <w:pPr>
        <w:rPr>
          <w:sz w:val="22"/>
          <w:szCs w:val="22"/>
        </w:rPr>
      </w:pPr>
      <w:r w:rsidRPr="00873CFB">
        <w:rPr>
          <w:sz w:val="22"/>
          <w:szCs w:val="22"/>
        </w:rPr>
        <w:t>{%</w:t>
      </w:r>
      <w:r w:rsidR="00C32620" w:rsidRPr="00873CFB">
        <w:rPr>
          <w:sz w:val="22"/>
          <w:szCs w:val="22"/>
        </w:rPr>
        <w:t>-</w:t>
      </w:r>
      <w:r w:rsidR="002E02D1" w:rsidRPr="00873CFB">
        <w:rPr>
          <w:sz w:val="22"/>
          <w:szCs w:val="22"/>
        </w:rPr>
        <w:t xml:space="preserve"> </w:t>
      </w:r>
      <w:proofErr w:type="spellStart"/>
      <w:proofErr w:type="gramStart"/>
      <w:r w:rsidRPr="00873CFB">
        <w:rPr>
          <w:sz w:val="22"/>
          <w:szCs w:val="22"/>
        </w:rPr>
        <w:t>endfor</w:t>
      </w:r>
      <w:proofErr w:type="spellEnd"/>
      <w:r w:rsidRPr="00873CFB">
        <w:rPr>
          <w:sz w:val="22"/>
          <w:szCs w:val="22"/>
        </w:rPr>
        <w:t xml:space="preserve"> %}</w:t>
      </w:r>
      <w:proofErr w:type="gramEnd"/>
    </w:p>
    <w:p w14:paraId="6C3819B8" w14:textId="77777777" w:rsidR="001A29C3" w:rsidRDefault="001A29C3" w:rsidP="000E21A1">
      <w:pPr>
        <w:rPr>
          <w:sz w:val="22"/>
          <w:szCs w:val="22"/>
        </w:rPr>
      </w:pPr>
    </w:p>
    <w:p w14:paraId="1E813A06" w14:textId="121232CB" w:rsidR="00A413F9" w:rsidRPr="00A413F9" w:rsidRDefault="00A413F9" w:rsidP="000E21A1">
      <w:pPr>
        <w:rPr>
          <w:b/>
          <w:bCs/>
          <w:sz w:val="22"/>
          <w:szCs w:val="22"/>
        </w:rPr>
      </w:pPr>
      <w:r w:rsidRPr="00A413F9">
        <w:rPr>
          <w:b/>
          <w:bCs/>
          <w:sz w:val="22"/>
          <w:szCs w:val="22"/>
        </w:rPr>
        <w:t>Exclusion Criteria</w:t>
      </w:r>
    </w:p>
    <w:p w14:paraId="08A72F14" w14:textId="4C6C9305" w:rsidR="00682CD3" w:rsidRPr="00873CFB" w:rsidRDefault="00682CD3" w:rsidP="00682CD3">
      <w:pPr>
        <w:rPr>
          <w:sz w:val="22"/>
          <w:szCs w:val="22"/>
        </w:rPr>
      </w:pPr>
      <w:r w:rsidRPr="00873CFB">
        <w:rPr>
          <w:sz w:val="22"/>
          <w:szCs w:val="22"/>
        </w:rPr>
        <w:t xml:space="preserve">{% for line in </w:t>
      </w:r>
      <w:proofErr w:type="spellStart"/>
      <w:r w:rsidRPr="00873CFB">
        <w:rPr>
          <w:sz w:val="22"/>
          <w:szCs w:val="22"/>
        </w:rPr>
        <w:t>exclusion_</w:t>
      </w:r>
      <w:proofErr w:type="gramStart"/>
      <w:r w:rsidRPr="00873CFB">
        <w:rPr>
          <w:sz w:val="22"/>
          <w:szCs w:val="22"/>
        </w:rPr>
        <w:t>criteria.split</w:t>
      </w:r>
      <w:proofErr w:type="spellEnd"/>
      <w:proofErr w:type="gramEnd"/>
      <w:r w:rsidRPr="00873CFB">
        <w:rPr>
          <w:sz w:val="22"/>
          <w:szCs w:val="22"/>
        </w:rPr>
        <w:t>('\n'</w:t>
      </w:r>
      <w:proofErr w:type="gramStart"/>
      <w:r w:rsidRPr="00873CFB">
        <w:rPr>
          <w:sz w:val="22"/>
          <w:szCs w:val="22"/>
        </w:rPr>
        <w:t>) %}</w:t>
      </w:r>
      <w:proofErr w:type="gramEnd"/>
    </w:p>
    <w:p w14:paraId="10C5D2C8" w14:textId="77777777" w:rsidR="00682CD3" w:rsidRPr="00873CFB" w:rsidRDefault="00682CD3" w:rsidP="00682CD3">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10340532" w14:textId="21C96B69" w:rsidR="00682CD3" w:rsidRPr="00873CFB" w:rsidRDefault="00682CD3" w:rsidP="00682CD3">
      <w:pPr>
        <w:rPr>
          <w:sz w:val="22"/>
          <w:szCs w:val="22"/>
        </w:rPr>
      </w:pPr>
      <w:r w:rsidRPr="00873CFB">
        <w:rPr>
          <w:sz w:val="22"/>
          <w:szCs w:val="22"/>
        </w:rPr>
        <w:t>{%</w:t>
      </w:r>
      <w:r w:rsidR="00C32620" w:rsidRPr="00873CFB">
        <w:rPr>
          <w:sz w:val="22"/>
          <w:szCs w:val="22"/>
        </w:rPr>
        <w:t>-</w:t>
      </w:r>
      <w:r w:rsidRPr="00873CFB">
        <w:rPr>
          <w:sz w:val="22"/>
          <w:szCs w:val="22"/>
        </w:rPr>
        <w:t xml:space="preserve"> </w:t>
      </w:r>
      <w:proofErr w:type="spellStart"/>
      <w:proofErr w:type="gramStart"/>
      <w:r w:rsidRPr="00873CFB">
        <w:rPr>
          <w:sz w:val="22"/>
          <w:szCs w:val="22"/>
        </w:rPr>
        <w:t>endfor</w:t>
      </w:r>
      <w:proofErr w:type="spellEnd"/>
      <w:r w:rsidRPr="00873CFB">
        <w:rPr>
          <w:sz w:val="22"/>
          <w:szCs w:val="22"/>
        </w:rPr>
        <w:t xml:space="preserve"> %}</w:t>
      </w:r>
      <w:proofErr w:type="gramEnd"/>
    </w:p>
    <w:p w14:paraId="5D61B69B" w14:textId="77777777" w:rsidR="00682CD3" w:rsidRPr="00524356" w:rsidRDefault="00682CD3" w:rsidP="00682CD3"/>
    <w:p w14:paraId="0707D2BB" w14:textId="77777777" w:rsidR="001A29C3" w:rsidRPr="00524356" w:rsidRDefault="001A29C3" w:rsidP="000E21A1"/>
    <w:p w14:paraId="522BFAA4" w14:textId="77777777" w:rsidR="001A29C3" w:rsidRPr="00524356" w:rsidRDefault="001A29C3" w:rsidP="001922E9">
      <w:pPr>
        <w:pStyle w:val="Heading2"/>
      </w:pPr>
      <w:bookmarkStart w:id="41" w:name="_Toc183099246"/>
      <w:bookmarkStart w:id="42" w:name="_Toc185323536"/>
      <w:commentRangeStart w:id="43"/>
      <w:commentRangeStart w:id="44"/>
      <w:r w:rsidRPr="00524356">
        <w:t>Measures</w:t>
      </w:r>
      <w:bookmarkEnd w:id="41"/>
      <w:bookmarkEnd w:id="42"/>
      <w:commentRangeEnd w:id="43"/>
      <w:r w:rsidR="00480396">
        <w:rPr>
          <w:rStyle w:val="CommentReference"/>
          <w:b w:val="0"/>
          <w:iCs w:val="0"/>
          <w:u w:val="none"/>
          <w:lang w:val="en-US"/>
        </w:rPr>
        <w:commentReference w:id="43"/>
      </w:r>
      <w:commentRangeEnd w:id="44"/>
      <w:r w:rsidR="008627F8">
        <w:rPr>
          <w:rStyle w:val="CommentReference"/>
          <w:b w:val="0"/>
          <w:iCs w:val="0"/>
          <w:u w:val="none"/>
          <w:lang w:val="en-US"/>
        </w:rPr>
        <w:commentReference w:id="44"/>
      </w:r>
      <w:r w:rsidRPr="00524356">
        <w:fldChar w:fldCharType="begin"/>
      </w:r>
      <w:r w:rsidRPr="00524356">
        <w:instrText xml:space="preserve"> TC "</w:instrText>
      </w:r>
      <w:bookmarkStart w:id="45" w:name="_Toc183094419"/>
      <w:r w:rsidRPr="00524356">
        <w:instrText>Measures</w:instrText>
      </w:r>
      <w:bookmarkEnd w:id="45"/>
      <w:r w:rsidRPr="00524356">
        <w:instrText xml:space="preserve">" \f C \l "1" </w:instrText>
      </w:r>
      <w:r w:rsidRPr="00524356">
        <w:fldChar w:fldCharType="end"/>
      </w:r>
    </w:p>
    <w:p w14:paraId="0D5DACEE" w14:textId="77777777" w:rsidR="001A29C3" w:rsidRPr="008627F8" w:rsidRDefault="001A29C3" w:rsidP="008627F8">
      <w:pPr>
        <w:rPr>
          <w:sz w:val="22"/>
          <w:szCs w:val="22"/>
        </w:rPr>
      </w:pPr>
    </w:p>
    <w:p w14:paraId="2A51556D" w14:textId="75DC1D92" w:rsidR="008627F8" w:rsidRPr="008627F8" w:rsidRDefault="001A29C3" w:rsidP="008627F8">
      <w:pPr>
        <w:rPr>
          <w:b/>
          <w:bCs/>
          <w:sz w:val="22"/>
          <w:szCs w:val="22"/>
        </w:rPr>
      </w:pPr>
      <w:r w:rsidRPr="008627F8">
        <w:rPr>
          <w:b/>
          <w:bCs/>
          <w:sz w:val="22"/>
          <w:szCs w:val="22"/>
        </w:rPr>
        <w:t>Primary outcome</w:t>
      </w:r>
    </w:p>
    <w:p w14:paraId="5DBFE83F" w14:textId="6CE1B7B4" w:rsidR="001A29C3" w:rsidRPr="008627F8" w:rsidRDefault="00834A52" w:rsidP="008627F8">
      <w:pPr>
        <w:rPr>
          <w:sz w:val="22"/>
          <w:szCs w:val="22"/>
        </w:rPr>
      </w:pPr>
      <w:r w:rsidRPr="008627F8">
        <w:rPr>
          <w:sz w:val="22"/>
          <w:szCs w:val="22"/>
        </w:rPr>
        <w:t>{{</w:t>
      </w:r>
      <w:proofErr w:type="spellStart"/>
      <w:r w:rsidRPr="008627F8">
        <w:rPr>
          <w:sz w:val="22"/>
          <w:szCs w:val="22"/>
        </w:rPr>
        <w:t>primary_outcome_measures</w:t>
      </w:r>
      <w:proofErr w:type="spellEnd"/>
      <w:r w:rsidRPr="008627F8">
        <w:rPr>
          <w:sz w:val="22"/>
          <w:szCs w:val="22"/>
        </w:rPr>
        <w:t>}}</w:t>
      </w:r>
      <w:r w:rsidR="001A29C3" w:rsidRPr="008627F8">
        <w:rPr>
          <w:sz w:val="22"/>
          <w:szCs w:val="22"/>
        </w:rPr>
        <w:fldChar w:fldCharType="begin"/>
      </w:r>
      <w:r w:rsidR="001A29C3" w:rsidRPr="008627F8">
        <w:rPr>
          <w:sz w:val="22"/>
          <w:szCs w:val="22"/>
        </w:rPr>
        <w:instrText xml:space="preserve"> TC "</w:instrText>
      </w:r>
      <w:bookmarkStart w:id="46" w:name="_Toc183094421"/>
      <w:r w:rsidR="001A29C3" w:rsidRPr="008627F8">
        <w:rPr>
          <w:sz w:val="22"/>
          <w:szCs w:val="22"/>
        </w:rPr>
        <w:instrText>Primary outcome measures</w:instrText>
      </w:r>
      <w:bookmarkEnd w:id="46"/>
      <w:r w:rsidR="001A29C3" w:rsidRPr="008627F8">
        <w:rPr>
          <w:sz w:val="22"/>
          <w:szCs w:val="22"/>
        </w:rPr>
        <w:instrText xml:space="preserve">" \f C \l "1" </w:instrText>
      </w:r>
      <w:r w:rsidR="001A29C3" w:rsidRPr="008627F8">
        <w:rPr>
          <w:sz w:val="22"/>
          <w:szCs w:val="22"/>
        </w:rPr>
        <w:fldChar w:fldCharType="end"/>
      </w:r>
    </w:p>
    <w:p w14:paraId="263DA529" w14:textId="77777777" w:rsidR="001A29C3" w:rsidRPr="00FE7127" w:rsidRDefault="001A29C3" w:rsidP="00B52609">
      <w:pPr>
        <w:pStyle w:val="ListParagraph"/>
        <w:spacing w:before="0" w:after="0"/>
        <w:rPr>
          <w:rFonts w:asciiTheme="minorHAnsi" w:hAnsiTheme="minorHAnsi"/>
          <w:sz w:val="22"/>
          <w:szCs w:val="22"/>
          <w:lang w:val="en-US"/>
        </w:rPr>
      </w:pPr>
    </w:p>
    <w:p w14:paraId="05086142" w14:textId="77777777" w:rsidR="008627F8" w:rsidRPr="008627F8" w:rsidRDefault="001A29C3" w:rsidP="008627F8">
      <w:pPr>
        <w:rPr>
          <w:b/>
          <w:bCs/>
          <w:sz w:val="22"/>
          <w:szCs w:val="22"/>
        </w:rPr>
      </w:pPr>
      <w:r w:rsidRPr="008627F8">
        <w:rPr>
          <w:b/>
          <w:bCs/>
          <w:sz w:val="22"/>
          <w:szCs w:val="22"/>
        </w:rPr>
        <w:t xml:space="preserve">Secondary outcome </w:t>
      </w:r>
    </w:p>
    <w:p w14:paraId="25F5DB6E" w14:textId="2D87E28A" w:rsidR="001A29C3" w:rsidRPr="008627F8" w:rsidRDefault="00834A52" w:rsidP="008627F8">
      <w:pPr>
        <w:rPr>
          <w:sz w:val="22"/>
          <w:szCs w:val="22"/>
        </w:rPr>
      </w:pPr>
      <w:r w:rsidRPr="008627F8">
        <w:rPr>
          <w:sz w:val="22"/>
          <w:szCs w:val="22"/>
        </w:rPr>
        <w:t>{{</w:t>
      </w:r>
      <w:proofErr w:type="spellStart"/>
      <w:r w:rsidRPr="008627F8">
        <w:rPr>
          <w:sz w:val="22"/>
          <w:szCs w:val="22"/>
        </w:rPr>
        <w:t>secondary_outcome_measures</w:t>
      </w:r>
      <w:proofErr w:type="spellEnd"/>
      <w:r w:rsidRPr="008627F8">
        <w:rPr>
          <w:sz w:val="22"/>
          <w:szCs w:val="22"/>
        </w:rPr>
        <w:t>}}</w:t>
      </w:r>
      <w:r w:rsidR="001A29C3" w:rsidRPr="008627F8">
        <w:rPr>
          <w:sz w:val="22"/>
          <w:szCs w:val="22"/>
        </w:rPr>
        <w:fldChar w:fldCharType="begin"/>
      </w:r>
      <w:r w:rsidR="001A29C3" w:rsidRPr="008627F8">
        <w:rPr>
          <w:sz w:val="22"/>
          <w:szCs w:val="22"/>
        </w:rPr>
        <w:instrText xml:space="preserve"> TC "</w:instrText>
      </w:r>
      <w:bookmarkStart w:id="47" w:name="_Toc183094422"/>
      <w:r w:rsidR="001A29C3" w:rsidRPr="008627F8">
        <w:rPr>
          <w:sz w:val="22"/>
          <w:szCs w:val="22"/>
        </w:rPr>
        <w:instrText>Secondary outcome measures</w:instrText>
      </w:r>
      <w:bookmarkEnd w:id="47"/>
      <w:r w:rsidR="001A29C3" w:rsidRPr="008627F8">
        <w:rPr>
          <w:sz w:val="22"/>
          <w:szCs w:val="22"/>
        </w:rPr>
        <w:instrText xml:space="preserve">" \f C \l "1" </w:instrText>
      </w:r>
      <w:r w:rsidR="001A29C3" w:rsidRPr="008627F8">
        <w:rPr>
          <w:sz w:val="22"/>
          <w:szCs w:val="22"/>
        </w:rPr>
        <w:fldChar w:fldCharType="end"/>
      </w:r>
    </w:p>
    <w:p w14:paraId="63EFD404" w14:textId="77777777" w:rsidR="001A29C3" w:rsidRPr="00FE7127" w:rsidRDefault="001A29C3" w:rsidP="00B52609">
      <w:pPr>
        <w:pStyle w:val="ListParagraph"/>
        <w:spacing w:before="0" w:after="0"/>
        <w:rPr>
          <w:rFonts w:asciiTheme="minorHAnsi" w:hAnsiTheme="minorHAnsi"/>
          <w:sz w:val="22"/>
          <w:szCs w:val="22"/>
          <w:lang w:val="en-US"/>
        </w:rPr>
      </w:pPr>
    </w:p>
    <w:p w14:paraId="3D41E586" w14:textId="77777777" w:rsidR="008627F8" w:rsidRPr="008627F8" w:rsidRDefault="001A29C3" w:rsidP="008627F8">
      <w:pPr>
        <w:rPr>
          <w:b/>
          <w:bCs/>
          <w:sz w:val="22"/>
          <w:szCs w:val="22"/>
        </w:rPr>
      </w:pPr>
      <w:r w:rsidRPr="008627F8">
        <w:rPr>
          <w:b/>
          <w:bCs/>
          <w:sz w:val="22"/>
          <w:szCs w:val="22"/>
        </w:rPr>
        <w:t>Mediators of treatment</w:t>
      </w:r>
    </w:p>
    <w:p w14:paraId="02A57B1E" w14:textId="240F25F7" w:rsidR="001A29C3" w:rsidRPr="008627F8" w:rsidRDefault="00834A52" w:rsidP="008627F8">
      <w:pPr>
        <w:rPr>
          <w:sz w:val="22"/>
          <w:szCs w:val="22"/>
        </w:rPr>
      </w:pPr>
      <w:r w:rsidRPr="008627F8">
        <w:rPr>
          <w:sz w:val="22"/>
          <w:szCs w:val="22"/>
        </w:rPr>
        <w:t>{{</w:t>
      </w:r>
      <w:proofErr w:type="spellStart"/>
      <w:r w:rsidR="00EF531B" w:rsidRPr="008627F8">
        <w:rPr>
          <w:sz w:val="22"/>
          <w:szCs w:val="22"/>
        </w:rPr>
        <w:t>mediator_of_treatment</w:t>
      </w:r>
      <w:proofErr w:type="spellEnd"/>
      <w:r w:rsidR="00EF531B" w:rsidRPr="008627F8">
        <w:rPr>
          <w:sz w:val="22"/>
          <w:szCs w:val="22"/>
        </w:rPr>
        <w:t>}}</w:t>
      </w:r>
      <w:r w:rsidR="001A29C3" w:rsidRPr="008627F8">
        <w:rPr>
          <w:sz w:val="22"/>
          <w:szCs w:val="22"/>
        </w:rPr>
        <w:fldChar w:fldCharType="begin"/>
      </w:r>
      <w:r w:rsidR="001A29C3" w:rsidRPr="008627F8">
        <w:rPr>
          <w:sz w:val="22"/>
          <w:szCs w:val="22"/>
        </w:rPr>
        <w:instrText xml:space="preserve"> TC "</w:instrText>
      </w:r>
      <w:bookmarkStart w:id="48" w:name="_Toc183094423"/>
      <w:r w:rsidR="001A29C3" w:rsidRPr="008627F8">
        <w:rPr>
          <w:sz w:val="22"/>
          <w:szCs w:val="22"/>
        </w:rPr>
        <w:instrText>Mediators of treatment</w:instrText>
      </w:r>
      <w:bookmarkEnd w:id="48"/>
      <w:r w:rsidR="001A29C3" w:rsidRPr="008627F8">
        <w:rPr>
          <w:sz w:val="22"/>
          <w:szCs w:val="22"/>
        </w:rPr>
        <w:instrText xml:space="preserve">" \f C \l "1" </w:instrText>
      </w:r>
      <w:r w:rsidR="001A29C3" w:rsidRPr="008627F8">
        <w:rPr>
          <w:sz w:val="22"/>
          <w:szCs w:val="22"/>
        </w:rPr>
        <w:fldChar w:fldCharType="end"/>
      </w:r>
    </w:p>
    <w:p w14:paraId="2170E353" w14:textId="77777777" w:rsidR="001A29C3" w:rsidRPr="00FE7127" w:rsidRDefault="001A29C3" w:rsidP="00B52609">
      <w:pPr>
        <w:pStyle w:val="ListParagraph"/>
        <w:spacing w:before="0" w:after="0"/>
        <w:rPr>
          <w:rFonts w:asciiTheme="minorHAnsi" w:hAnsiTheme="minorHAnsi"/>
          <w:sz w:val="22"/>
          <w:szCs w:val="22"/>
          <w:lang w:val="en-US"/>
        </w:rPr>
      </w:pPr>
    </w:p>
    <w:p w14:paraId="615E5494" w14:textId="77777777" w:rsidR="008627F8" w:rsidRPr="008627F8" w:rsidRDefault="001A29C3" w:rsidP="008627F8">
      <w:pPr>
        <w:rPr>
          <w:b/>
          <w:bCs/>
          <w:sz w:val="22"/>
          <w:szCs w:val="22"/>
        </w:rPr>
      </w:pPr>
      <w:r w:rsidRPr="008627F8">
        <w:rPr>
          <w:b/>
          <w:bCs/>
          <w:sz w:val="22"/>
          <w:szCs w:val="22"/>
        </w:rPr>
        <w:t>Moderators of treatment</w:t>
      </w:r>
      <w:r w:rsidR="00EF531B" w:rsidRPr="008627F8">
        <w:rPr>
          <w:b/>
          <w:bCs/>
          <w:sz w:val="22"/>
          <w:szCs w:val="22"/>
        </w:rPr>
        <w:t xml:space="preserve"> </w:t>
      </w:r>
    </w:p>
    <w:p w14:paraId="02CDAE31" w14:textId="3D1ECAFE" w:rsidR="001A29C3" w:rsidRPr="008627F8" w:rsidRDefault="00EF531B" w:rsidP="008627F8">
      <w:pPr>
        <w:rPr>
          <w:sz w:val="22"/>
          <w:szCs w:val="22"/>
        </w:rPr>
      </w:pPr>
      <w:r w:rsidRPr="008627F8">
        <w:rPr>
          <w:sz w:val="22"/>
          <w:szCs w:val="22"/>
        </w:rPr>
        <w:t>{{</w:t>
      </w:r>
      <w:proofErr w:type="spellStart"/>
      <w:r w:rsidRPr="008627F8">
        <w:rPr>
          <w:sz w:val="22"/>
          <w:szCs w:val="22"/>
        </w:rPr>
        <w:t>moderator_of_treatment</w:t>
      </w:r>
      <w:proofErr w:type="spellEnd"/>
      <w:r w:rsidRPr="008627F8">
        <w:rPr>
          <w:sz w:val="22"/>
          <w:szCs w:val="22"/>
        </w:rPr>
        <w:t>}}</w:t>
      </w:r>
      <w:r w:rsidR="001A29C3" w:rsidRPr="008627F8">
        <w:rPr>
          <w:sz w:val="22"/>
          <w:szCs w:val="22"/>
        </w:rPr>
        <w:fldChar w:fldCharType="begin"/>
      </w:r>
      <w:r w:rsidR="001A29C3" w:rsidRPr="008627F8">
        <w:rPr>
          <w:sz w:val="22"/>
          <w:szCs w:val="22"/>
        </w:rPr>
        <w:instrText xml:space="preserve"> TC "</w:instrText>
      </w:r>
      <w:bookmarkStart w:id="49" w:name="_Toc183094424"/>
      <w:r w:rsidR="001A29C3" w:rsidRPr="008627F8">
        <w:rPr>
          <w:sz w:val="22"/>
          <w:szCs w:val="22"/>
        </w:rPr>
        <w:instrText>Moderators of treatment</w:instrText>
      </w:r>
      <w:bookmarkEnd w:id="49"/>
      <w:r w:rsidR="001A29C3" w:rsidRPr="008627F8">
        <w:rPr>
          <w:sz w:val="22"/>
          <w:szCs w:val="22"/>
        </w:rPr>
        <w:instrText xml:space="preserve">" \f C \l "1" </w:instrText>
      </w:r>
      <w:r w:rsidR="001A29C3" w:rsidRPr="008627F8">
        <w:rPr>
          <w:sz w:val="22"/>
          <w:szCs w:val="22"/>
        </w:rPr>
        <w:fldChar w:fldCharType="end"/>
      </w:r>
    </w:p>
    <w:p w14:paraId="27A03969" w14:textId="77777777" w:rsidR="001A29C3" w:rsidRPr="00FE7127" w:rsidRDefault="001A29C3" w:rsidP="00B52609">
      <w:pPr>
        <w:pStyle w:val="ListParagraph"/>
        <w:spacing w:before="0" w:after="0"/>
        <w:rPr>
          <w:rFonts w:asciiTheme="minorHAnsi" w:hAnsiTheme="minorHAnsi"/>
          <w:sz w:val="22"/>
          <w:szCs w:val="22"/>
          <w:lang w:val="en-US"/>
        </w:rPr>
      </w:pPr>
    </w:p>
    <w:p w14:paraId="6B1E9C57" w14:textId="77777777" w:rsidR="008627F8" w:rsidRPr="008627F8" w:rsidRDefault="001A29C3" w:rsidP="008627F8">
      <w:pPr>
        <w:rPr>
          <w:b/>
          <w:bCs/>
          <w:sz w:val="22"/>
          <w:szCs w:val="22"/>
        </w:rPr>
      </w:pPr>
      <w:r w:rsidRPr="008627F8">
        <w:rPr>
          <w:b/>
          <w:bCs/>
          <w:sz w:val="22"/>
          <w:szCs w:val="22"/>
        </w:rPr>
        <w:t>Process indicators</w:t>
      </w:r>
      <w:r w:rsidR="005B7098" w:rsidRPr="008627F8">
        <w:rPr>
          <w:b/>
          <w:bCs/>
          <w:sz w:val="22"/>
          <w:szCs w:val="22"/>
        </w:rPr>
        <w:t xml:space="preserve"> </w:t>
      </w:r>
    </w:p>
    <w:p w14:paraId="48C7400C" w14:textId="4BED568F" w:rsidR="001A29C3" w:rsidRPr="008627F8" w:rsidRDefault="005B7098" w:rsidP="008627F8">
      <w:pPr>
        <w:rPr>
          <w:sz w:val="22"/>
          <w:szCs w:val="22"/>
        </w:rPr>
      </w:pPr>
      <w:r w:rsidRPr="008627F8">
        <w:rPr>
          <w:sz w:val="22"/>
          <w:szCs w:val="22"/>
        </w:rPr>
        <w:t>{{</w:t>
      </w:r>
      <w:proofErr w:type="spellStart"/>
      <w:r w:rsidRPr="008627F8">
        <w:rPr>
          <w:sz w:val="22"/>
          <w:szCs w:val="22"/>
        </w:rPr>
        <w:t>process_indicators</w:t>
      </w:r>
      <w:proofErr w:type="spellEnd"/>
      <w:r w:rsidRPr="008627F8">
        <w:rPr>
          <w:sz w:val="22"/>
          <w:szCs w:val="22"/>
        </w:rPr>
        <w:t xml:space="preserve">}} </w:t>
      </w:r>
      <w:r w:rsidR="001A29C3" w:rsidRPr="008627F8">
        <w:rPr>
          <w:sz w:val="22"/>
          <w:szCs w:val="22"/>
        </w:rPr>
        <w:fldChar w:fldCharType="begin"/>
      </w:r>
      <w:r w:rsidR="001A29C3" w:rsidRPr="008627F8">
        <w:rPr>
          <w:sz w:val="22"/>
          <w:szCs w:val="22"/>
        </w:rPr>
        <w:instrText xml:space="preserve"> TC "</w:instrText>
      </w:r>
      <w:bookmarkStart w:id="50" w:name="_Toc183094425"/>
      <w:r w:rsidR="001A29C3" w:rsidRPr="008627F8">
        <w:rPr>
          <w:sz w:val="22"/>
          <w:szCs w:val="22"/>
        </w:rPr>
        <w:instrText>Process indicators</w:instrText>
      </w:r>
      <w:bookmarkEnd w:id="50"/>
      <w:r w:rsidR="001A29C3" w:rsidRPr="008627F8">
        <w:rPr>
          <w:sz w:val="22"/>
          <w:szCs w:val="22"/>
        </w:rPr>
        <w:instrText xml:space="preserve">" \f C \l "1" </w:instrText>
      </w:r>
      <w:r w:rsidR="001A29C3" w:rsidRPr="008627F8">
        <w:rPr>
          <w:sz w:val="22"/>
          <w:szCs w:val="22"/>
        </w:rPr>
        <w:fldChar w:fldCharType="end"/>
      </w:r>
    </w:p>
    <w:p w14:paraId="1EF0E11B" w14:textId="77777777" w:rsidR="001A29C3" w:rsidRPr="00FE7127" w:rsidRDefault="001A29C3" w:rsidP="00B52609">
      <w:pPr>
        <w:pStyle w:val="ListParagraph"/>
        <w:spacing w:before="0" w:after="0"/>
        <w:rPr>
          <w:rFonts w:asciiTheme="minorHAnsi" w:hAnsiTheme="minorHAnsi"/>
          <w:sz w:val="22"/>
          <w:szCs w:val="22"/>
          <w:lang w:val="en-US"/>
        </w:rPr>
      </w:pPr>
    </w:p>
    <w:p w14:paraId="2D493085" w14:textId="77777777" w:rsidR="008627F8" w:rsidRPr="008627F8" w:rsidRDefault="001A29C3" w:rsidP="008627F8">
      <w:pPr>
        <w:rPr>
          <w:b/>
          <w:bCs/>
          <w:sz w:val="22"/>
          <w:szCs w:val="22"/>
        </w:rPr>
      </w:pPr>
      <w:r w:rsidRPr="008627F8">
        <w:rPr>
          <w:b/>
          <w:bCs/>
          <w:sz w:val="22"/>
          <w:szCs w:val="22"/>
        </w:rPr>
        <w:t>Adverse events</w:t>
      </w:r>
      <w:r w:rsidR="005B7098" w:rsidRPr="008627F8">
        <w:rPr>
          <w:b/>
          <w:bCs/>
          <w:sz w:val="22"/>
          <w:szCs w:val="22"/>
        </w:rPr>
        <w:t xml:space="preserve"> </w:t>
      </w:r>
    </w:p>
    <w:p w14:paraId="19F88CFF" w14:textId="4AD37556" w:rsidR="001A29C3" w:rsidRDefault="005B7098" w:rsidP="008627F8">
      <w:pPr>
        <w:rPr>
          <w:sz w:val="22"/>
          <w:szCs w:val="22"/>
        </w:rPr>
      </w:pPr>
      <w:r w:rsidRPr="008627F8">
        <w:rPr>
          <w:sz w:val="22"/>
          <w:szCs w:val="22"/>
        </w:rPr>
        <w:t>{{</w:t>
      </w:r>
      <w:proofErr w:type="spellStart"/>
      <w:r w:rsidRPr="008627F8">
        <w:rPr>
          <w:sz w:val="22"/>
          <w:szCs w:val="22"/>
        </w:rPr>
        <w:t>adverse_events</w:t>
      </w:r>
      <w:proofErr w:type="spellEnd"/>
      <w:r w:rsidRPr="008627F8">
        <w:rPr>
          <w:sz w:val="22"/>
          <w:szCs w:val="22"/>
        </w:rPr>
        <w:t xml:space="preserve">}} </w:t>
      </w:r>
      <w:r w:rsidR="001A29C3" w:rsidRPr="008627F8">
        <w:rPr>
          <w:sz w:val="22"/>
          <w:szCs w:val="22"/>
        </w:rPr>
        <w:fldChar w:fldCharType="begin"/>
      </w:r>
      <w:r w:rsidR="001A29C3" w:rsidRPr="008627F8">
        <w:rPr>
          <w:sz w:val="22"/>
          <w:szCs w:val="22"/>
        </w:rPr>
        <w:instrText xml:space="preserve"> TC "</w:instrText>
      </w:r>
      <w:bookmarkStart w:id="51" w:name="_Toc183094426"/>
      <w:r w:rsidR="001A29C3" w:rsidRPr="008627F8">
        <w:rPr>
          <w:sz w:val="22"/>
          <w:szCs w:val="22"/>
        </w:rPr>
        <w:instrText>Adverse events</w:instrText>
      </w:r>
      <w:bookmarkEnd w:id="51"/>
      <w:r w:rsidR="001A29C3" w:rsidRPr="008627F8">
        <w:rPr>
          <w:sz w:val="22"/>
          <w:szCs w:val="22"/>
        </w:rPr>
        <w:instrText xml:space="preserve">" \f C \l "1" </w:instrText>
      </w:r>
      <w:r w:rsidR="001A29C3" w:rsidRPr="008627F8">
        <w:rPr>
          <w:sz w:val="22"/>
          <w:szCs w:val="22"/>
        </w:rPr>
        <w:fldChar w:fldCharType="end"/>
      </w:r>
    </w:p>
    <w:p w14:paraId="0B30E748" w14:textId="1A163E47" w:rsidR="007454C7" w:rsidRPr="007454C7" w:rsidRDefault="007454C7" w:rsidP="007454C7">
      <w:pPr>
        <w:rPr>
          <w:sz w:val="22"/>
          <w:szCs w:val="22"/>
        </w:rPr>
      </w:pPr>
    </w:p>
    <w:p w14:paraId="6F45D159" w14:textId="77777777" w:rsidR="001A29C3" w:rsidRPr="00FE7127" w:rsidRDefault="001A29C3" w:rsidP="007454C7">
      <w:pPr>
        <w:pStyle w:val="ListParagraph"/>
        <w:spacing w:before="0" w:after="0"/>
        <w:rPr>
          <w:lang w:val="en-US"/>
        </w:rPr>
      </w:pPr>
    </w:p>
    <w:p w14:paraId="61D4883F" w14:textId="610B973F" w:rsidR="001A29C3" w:rsidRPr="00524356" w:rsidRDefault="001A29C3" w:rsidP="001922E9">
      <w:pPr>
        <w:pStyle w:val="Heading2"/>
      </w:pPr>
      <w:bookmarkStart w:id="52" w:name="_Toc185323537"/>
      <w:bookmarkStart w:id="53" w:name="_Toc183099247"/>
      <w:bookmarkStart w:id="54" w:name="_Toc185323538"/>
      <w:bookmarkEnd w:id="52"/>
      <w:commentRangeStart w:id="55"/>
      <w:r w:rsidRPr="00524356">
        <w:t>Sample size estimation (including clinical significance)</w:t>
      </w:r>
      <w:bookmarkEnd w:id="53"/>
      <w:bookmarkEnd w:id="54"/>
      <w:r w:rsidRPr="00524356">
        <w:fldChar w:fldCharType="begin"/>
      </w:r>
      <w:r w:rsidRPr="00524356">
        <w:instrText xml:space="preserve"> TC "</w:instrText>
      </w:r>
      <w:bookmarkStart w:id="56" w:name="_Toc183094429"/>
      <w:r w:rsidRPr="00524356">
        <w:instrText>1.8</w:instrText>
      </w:r>
      <w:r w:rsidRPr="00524356">
        <w:tab/>
        <w:instrText>Sample size estimation (including clinical significance)</w:instrText>
      </w:r>
      <w:bookmarkEnd w:id="56"/>
      <w:r w:rsidRPr="00524356">
        <w:instrText xml:space="preserve">" \f C \l "1" </w:instrText>
      </w:r>
      <w:r w:rsidRPr="00524356">
        <w:fldChar w:fldCharType="end"/>
      </w:r>
      <w:commentRangeEnd w:id="55"/>
      <w:r w:rsidR="007F7E86">
        <w:rPr>
          <w:rStyle w:val="CommentReference"/>
          <w:b w:val="0"/>
          <w:iCs w:val="0"/>
          <w:u w:val="none"/>
          <w:lang w:val="en-US"/>
        </w:rPr>
        <w:commentReference w:id="55"/>
      </w:r>
    </w:p>
    <w:p w14:paraId="34CFCA4E" w14:textId="7BB7F2F7" w:rsidR="000A6B32" w:rsidRDefault="000A6B32" w:rsidP="000E21A1">
      <w:pPr>
        <w:rPr>
          <w:i/>
          <w:iCs/>
        </w:rPr>
      </w:pPr>
      <w:r>
        <w:rPr>
          <w:i/>
          <w:iCs/>
        </w:rPr>
        <w:t>{{</w:t>
      </w:r>
      <w:proofErr w:type="spellStart"/>
      <w:r>
        <w:rPr>
          <w:i/>
          <w:iCs/>
        </w:rPr>
        <w:t>sample_size</w:t>
      </w:r>
      <w:proofErr w:type="spellEnd"/>
      <w:r>
        <w:rPr>
          <w:i/>
          <w:iCs/>
        </w:rPr>
        <w:t>}}</w:t>
      </w:r>
    </w:p>
    <w:p w14:paraId="6CD37163" w14:textId="4F391B25" w:rsidR="00332FD5" w:rsidRPr="00B52609" w:rsidRDefault="00332FD5" w:rsidP="000E21A1">
      <w:pPr>
        <w:rPr>
          <w:i/>
          <w:iCs/>
        </w:rPr>
      </w:pPr>
    </w:p>
    <w:p w14:paraId="71987A56" w14:textId="008CE64E" w:rsidR="001A29C3" w:rsidRDefault="001A29C3" w:rsidP="001922E9">
      <w:pPr>
        <w:pStyle w:val="Heading2"/>
      </w:pPr>
      <w:bookmarkStart w:id="57" w:name="_Toc185323539"/>
      <w:bookmarkStart w:id="58" w:name="_Toc183099248"/>
      <w:r w:rsidRPr="00524356">
        <w:t>Brief description</w:t>
      </w:r>
      <w:r w:rsidR="00EE0518">
        <w:t xml:space="preserve"> and timing</w:t>
      </w:r>
      <w:r w:rsidRPr="00524356">
        <w:t xml:space="preserve"> of proposed analyses</w:t>
      </w:r>
      <w:bookmarkEnd w:id="57"/>
      <w:r w:rsidRPr="00524356">
        <w:t xml:space="preserve"> </w:t>
      </w:r>
      <w:bookmarkEnd w:id="58"/>
    </w:p>
    <w:p w14:paraId="147997FD" w14:textId="0F26209C" w:rsidR="004E7368" w:rsidRPr="00B52609" w:rsidRDefault="004E7368" w:rsidP="004E7368">
      <w:pPr>
        <w:rPr>
          <w:i/>
          <w:iCs/>
          <w:sz w:val="22"/>
          <w:szCs w:val="22"/>
        </w:rPr>
      </w:pPr>
      <w:r w:rsidRPr="00B52609">
        <w:rPr>
          <w:i/>
          <w:iCs/>
          <w:sz w:val="22"/>
          <w:szCs w:val="22"/>
          <w:highlight w:val="yellow"/>
        </w:rPr>
        <w:t xml:space="preserve">State timing of final </w:t>
      </w:r>
      <w:proofErr w:type="gramStart"/>
      <w:r w:rsidRPr="00B52609">
        <w:rPr>
          <w:i/>
          <w:iCs/>
          <w:sz w:val="22"/>
          <w:szCs w:val="22"/>
          <w:highlight w:val="yellow"/>
        </w:rPr>
        <w:t>analyses</w:t>
      </w:r>
      <w:proofErr w:type="gramEnd"/>
      <w:r w:rsidR="00BF01F9">
        <w:rPr>
          <w:i/>
          <w:iCs/>
          <w:sz w:val="22"/>
          <w:szCs w:val="22"/>
          <w:highlight w:val="yellow"/>
        </w:rPr>
        <w:t xml:space="preserve"> as well as any interim </w:t>
      </w:r>
      <w:proofErr w:type="gramStart"/>
      <w:r w:rsidR="00BF01F9">
        <w:rPr>
          <w:i/>
          <w:iCs/>
          <w:sz w:val="22"/>
          <w:szCs w:val="22"/>
          <w:highlight w:val="yellow"/>
        </w:rPr>
        <w:t>analys</w:t>
      </w:r>
      <w:r w:rsidR="00611850">
        <w:rPr>
          <w:i/>
          <w:iCs/>
          <w:sz w:val="22"/>
          <w:szCs w:val="22"/>
          <w:highlight w:val="yellow"/>
        </w:rPr>
        <w:t>es</w:t>
      </w:r>
      <w:proofErr w:type="gramEnd"/>
      <w:r w:rsidR="00BF01F9">
        <w:rPr>
          <w:i/>
          <w:iCs/>
          <w:sz w:val="22"/>
          <w:szCs w:val="22"/>
          <w:highlight w:val="yellow"/>
        </w:rPr>
        <w:t xml:space="preserve"> (</w:t>
      </w:r>
      <w:r w:rsidRPr="00B52609">
        <w:rPr>
          <w:i/>
          <w:iCs/>
          <w:sz w:val="22"/>
          <w:szCs w:val="22"/>
          <w:highlight w:val="yellow"/>
        </w:rPr>
        <w:t>including stopping rules</w:t>
      </w:r>
      <w:r w:rsidR="00611850">
        <w:rPr>
          <w:i/>
          <w:iCs/>
          <w:sz w:val="22"/>
          <w:szCs w:val="22"/>
          <w:highlight w:val="yellow"/>
        </w:rPr>
        <w:t xml:space="preserve"> and </w:t>
      </w:r>
      <w:proofErr w:type="gramStart"/>
      <w:r w:rsidR="00611850">
        <w:rPr>
          <w:i/>
          <w:iCs/>
          <w:sz w:val="22"/>
          <w:szCs w:val="22"/>
          <w:highlight w:val="yellow"/>
        </w:rPr>
        <w:t>any guidelines</w:t>
      </w:r>
      <w:proofErr w:type="gramEnd"/>
      <w:r w:rsidR="00BF01F9">
        <w:rPr>
          <w:i/>
          <w:iCs/>
          <w:sz w:val="22"/>
          <w:szCs w:val="22"/>
          <w:highlight w:val="yellow"/>
        </w:rPr>
        <w:t>)</w:t>
      </w:r>
      <w:r w:rsidRPr="00B52609">
        <w:rPr>
          <w:i/>
          <w:iCs/>
          <w:sz w:val="22"/>
          <w:szCs w:val="22"/>
          <w:highlight w:val="yellow"/>
        </w:rPr>
        <w:t xml:space="preserve"> and who will carry out each analysis. </w:t>
      </w:r>
      <w:r w:rsidR="00BF01F9" w:rsidRPr="00B52609">
        <w:rPr>
          <w:i/>
          <w:iCs/>
          <w:sz w:val="22"/>
          <w:szCs w:val="22"/>
          <w:highlight w:val="yellow"/>
        </w:rPr>
        <w:t xml:space="preserve">If separate SAPs have been written for interim </w:t>
      </w:r>
      <w:r w:rsidR="00CE0BC3" w:rsidRPr="00B52609">
        <w:rPr>
          <w:i/>
          <w:iCs/>
          <w:sz w:val="22"/>
          <w:szCs w:val="22"/>
          <w:highlight w:val="yellow"/>
        </w:rPr>
        <w:t>analyses,</w:t>
      </w:r>
      <w:r w:rsidR="00BF01F9" w:rsidRPr="00B52609">
        <w:rPr>
          <w:i/>
          <w:iCs/>
          <w:sz w:val="22"/>
          <w:szCs w:val="22"/>
          <w:highlight w:val="yellow"/>
        </w:rPr>
        <w:t xml:space="preserve"> then these should be referenced.</w:t>
      </w:r>
      <w:r w:rsidR="009167EA" w:rsidRPr="009167EA">
        <w:t xml:space="preserve"> </w:t>
      </w:r>
      <w:r w:rsidR="009167EA" w:rsidRPr="00B52609">
        <w:rPr>
          <w:i/>
          <w:iCs/>
          <w:highlight w:val="yellow"/>
        </w:rPr>
        <w:t>Any planned adjustment of the significance level due to interim analysis should also be outlined here.</w:t>
      </w:r>
      <w:r w:rsidR="00763974" w:rsidRPr="00B52609">
        <w:rPr>
          <w:i/>
          <w:iCs/>
          <w:highlight w:val="yellow"/>
        </w:rPr>
        <w:t xml:space="preserve"> If further details </w:t>
      </w:r>
      <w:proofErr w:type="gramStart"/>
      <w:r w:rsidR="00763974" w:rsidRPr="00B52609">
        <w:rPr>
          <w:i/>
          <w:iCs/>
          <w:highlight w:val="yellow"/>
        </w:rPr>
        <w:t>included</w:t>
      </w:r>
      <w:proofErr w:type="gramEnd"/>
      <w:r w:rsidR="00763974" w:rsidRPr="00B52609">
        <w:rPr>
          <w:i/>
          <w:iCs/>
          <w:highlight w:val="yellow"/>
        </w:rPr>
        <w:t xml:space="preserve"> in DMC charter, this should also be referenced here.</w:t>
      </w:r>
    </w:p>
    <w:p w14:paraId="548B43CA" w14:textId="2FB135A7" w:rsidR="004E7368" w:rsidRDefault="008C78B0" w:rsidP="004E7368">
      <w:pPr>
        <w:rPr>
          <w:lang w:val="en-GB"/>
        </w:rPr>
      </w:pPr>
      <w:r>
        <w:rPr>
          <w:lang w:val="en-GB"/>
        </w:rPr>
        <w:t>{{</w:t>
      </w:r>
      <w:proofErr w:type="spellStart"/>
      <w:r>
        <w:rPr>
          <w:lang w:val="en-GB"/>
        </w:rPr>
        <w:t>timing_of_analysis</w:t>
      </w:r>
      <w:proofErr w:type="spellEnd"/>
      <w:r>
        <w:rPr>
          <w:lang w:val="en-GB"/>
        </w:rPr>
        <w:t>}}</w:t>
      </w:r>
    </w:p>
    <w:p w14:paraId="3F526B8B" w14:textId="77777777" w:rsidR="004E7368" w:rsidRPr="00C53D91" w:rsidRDefault="004E7368" w:rsidP="00B52609"/>
    <w:p w14:paraId="0F9D3AA8" w14:textId="0ECF9C55" w:rsidR="001A29C3" w:rsidRPr="00FE7127" w:rsidRDefault="001A29C3" w:rsidP="000E21A1">
      <w:pPr>
        <w:rPr>
          <w:sz w:val="22"/>
          <w:szCs w:val="22"/>
        </w:rPr>
      </w:pPr>
      <w:r w:rsidRPr="00FE7127">
        <w:rPr>
          <w:sz w:val="22"/>
          <w:szCs w:val="22"/>
        </w:rPr>
        <w:t>Analyses will be carried out by the trial statistician</w:t>
      </w:r>
      <w:r w:rsidR="007F7E86">
        <w:rPr>
          <w:sz w:val="22"/>
          <w:szCs w:val="22"/>
        </w:rPr>
        <w:t>.</w:t>
      </w:r>
    </w:p>
    <w:p w14:paraId="3358E30C" w14:textId="77777777" w:rsidR="001A29C3" w:rsidRPr="00FE7127" w:rsidRDefault="001A29C3" w:rsidP="007829A2">
      <w:pPr>
        <w:rPr>
          <w:sz w:val="22"/>
          <w:szCs w:val="22"/>
        </w:rPr>
      </w:pPr>
    </w:p>
    <w:p w14:paraId="740B19A3" w14:textId="77777777" w:rsidR="001A29C3" w:rsidRPr="00FE7127" w:rsidRDefault="001A29C3" w:rsidP="000E21A1">
      <w:pPr>
        <w:rPr>
          <w:sz w:val="22"/>
          <w:szCs w:val="22"/>
        </w:rPr>
      </w:pPr>
    </w:p>
    <w:p w14:paraId="68E37557" w14:textId="77777777" w:rsidR="001A29C3" w:rsidRPr="00FE7127" w:rsidRDefault="001A29C3" w:rsidP="000E21A1">
      <w:pPr>
        <w:rPr>
          <w:sz w:val="22"/>
          <w:szCs w:val="22"/>
        </w:rPr>
      </w:pPr>
    </w:p>
    <w:p w14:paraId="79197B38" w14:textId="77777777" w:rsidR="001A29C3" w:rsidRPr="00524356" w:rsidRDefault="001A29C3" w:rsidP="000E21A1"/>
    <w:p w14:paraId="619913C5" w14:textId="77777777" w:rsidR="001A29C3" w:rsidRPr="00524356" w:rsidRDefault="001A29C3" w:rsidP="000E21A1"/>
    <w:p w14:paraId="4898534B" w14:textId="77777777" w:rsidR="001A29C3" w:rsidRPr="00524356" w:rsidRDefault="001A29C3" w:rsidP="000E21A1"/>
    <w:p w14:paraId="16C03F36" w14:textId="77777777" w:rsidR="001A29C3" w:rsidRPr="00524356" w:rsidRDefault="001A29C3" w:rsidP="000E21A1"/>
    <w:p w14:paraId="6845C1B9" w14:textId="77777777" w:rsidR="001A29C3" w:rsidRPr="00524356" w:rsidRDefault="001A29C3" w:rsidP="000E21A1"/>
    <w:p w14:paraId="5725BE82" w14:textId="77777777" w:rsidR="001A29C3" w:rsidRPr="00524356" w:rsidRDefault="001A29C3" w:rsidP="000E21A1"/>
    <w:p w14:paraId="5E0A5512" w14:textId="77777777" w:rsidR="001A29C3" w:rsidRPr="00524356" w:rsidRDefault="001A29C3" w:rsidP="000E21A1"/>
    <w:p w14:paraId="4D6E7731" w14:textId="77777777" w:rsidR="001A29C3" w:rsidRPr="00524356" w:rsidRDefault="001A29C3" w:rsidP="000E21A1"/>
    <w:p w14:paraId="21DF82F8" w14:textId="77777777" w:rsidR="001A29C3" w:rsidRPr="00524356" w:rsidRDefault="001A29C3" w:rsidP="000E21A1"/>
    <w:p w14:paraId="16B03AB7" w14:textId="77777777" w:rsidR="001A29C3" w:rsidRPr="00524356" w:rsidRDefault="001A29C3" w:rsidP="000E21A1"/>
    <w:p w14:paraId="01C93110" w14:textId="77777777" w:rsidR="001A29C3" w:rsidRPr="00524356" w:rsidRDefault="001A29C3" w:rsidP="000E21A1"/>
    <w:p w14:paraId="1E6BD73B" w14:textId="77777777" w:rsidR="001A29C3" w:rsidRPr="00524356" w:rsidRDefault="001A29C3" w:rsidP="000E21A1"/>
    <w:p w14:paraId="7574C819" w14:textId="18734FE8" w:rsidR="00173B69" w:rsidRDefault="00173B69"/>
    <w:p w14:paraId="0BD90A44" w14:textId="7728D591" w:rsidR="001A29C3" w:rsidRPr="00816362" w:rsidRDefault="001A29C3" w:rsidP="000E21A1">
      <w:pPr>
        <w:pStyle w:val="Heading1"/>
      </w:pPr>
      <w:bookmarkStart w:id="59" w:name="_Toc185323540"/>
      <w:bookmarkStart w:id="60" w:name="_Toc185323541"/>
      <w:bookmarkStart w:id="61" w:name="_Toc183095012"/>
      <w:bookmarkStart w:id="62" w:name="_Toc183095118"/>
      <w:bookmarkStart w:id="63" w:name="_Toc183095463"/>
      <w:bookmarkStart w:id="64" w:name="_Toc183099249"/>
      <w:bookmarkStart w:id="65" w:name="_Toc183100540"/>
      <w:bookmarkStart w:id="66" w:name="_Toc183095013"/>
      <w:bookmarkStart w:id="67" w:name="_Toc183095119"/>
      <w:bookmarkStart w:id="68" w:name="_Toc183095464"/>
      <w:bookmarkStart w:id="69" w:name="_Toc183099250"/>
      <w:bookmarkStart w:id="70" w:name="_Toc183100541"/>
      <w:bookmarkStart w:id="71" w:name="_Toc183095014"/>
      <w:bookmarkStart w:id="72" w:name="_Toc183095120"/>
      <w:bookmarkStart w:id="73" w:name="_Toc183095465"/>
      <w:bookmarkStart w:id="74" w:name="_Toc183099251"/>
      <w:bookmarkStart w:id="75" w:name="_Toc183100542"/>
      <w:bookmarkStart w:id="76" w:name="_Toc183095015"/>
      <w:bookmarkStart w:id="77" w:name="_Toc183095121"/>
      <w:bookmarkStart w:id="78" w:name="_Toc183095466"/>
      <w:bookmarkStart w:id="79" w:name="_Toc183099252"/>
      <w:bookmarkStart w:id="80" w:name="_Toc183100543"/>
      <w:bookmarkStart w:id="81" w:name="_Toc183095016"/>
      <w:bookmarkStart w:id="82" w:name="_Toc183095122"/>
      <w:bookmarkStart w:id="83" w:name="_Toc183095467"/>
      <w:bookmarkStart w:id="84" w:name="_Toc183099253"/>
      <w:bookmarkStart w:id="85" w:name="_Toc183100544"/>
      <w:bookmarkStart w:id="86" w:name="_Toc183095017"/>
      <w:bookmarkStart w:id="87" w:name="_Toc183095123"/>
      <w:bookmarkStart w:id="88" w:name="_Toc183095468"/>
      <w:bookmarkStart w:id="89" w:name="_Toc183099254"/>
      <w:bookmarkStart w:id="90" w:name="_Toc183100545"/>
      <w:bookmarkStart w:id="91" w:name="_Toc183095018"/>
      <w:bookmarkStart w:id="92" w:name="_Toc183095124"/>
      <w:bookmarkStart w:id="93" w:name="_Toc183095469"/>
      <w:bookmarkStart w:id="94" w:name="_Toc183099255"/>
      <w:bookmarkStart w:id="95" w:name="_Toc183100546"/>
      <w:bookmarkStart w:id="96" w:name="_Toc183099256"/>
      <w:bookmarkStart w:id="97" w:name="_Toc185323542"/>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r w:rsidRPr="00816362">
        <w:lastRenderedPageBreak/>
        <w:t>Data analysis plan – Data description</w:t>
      </w:r>
      <w:bookmarkEnd w:id="96"/>
      <w:bookmarkEnd w:id="97"/>
      <w:r w:rsidRPr="00816362">
        <w:fldChar w:fldCharType="begin"/>
      </w:r>
      <w:r w:rsidRPr="00816362">
        <w:instrText xml:space="preserve"> TC "</w:instrText>
      </w:r>
      <w:bookmarkStart w:id="98" w:name="_Toc183094431"/>
      <w:r w:rsidRPr="00816362">
        <w:instrText>2.</w:instrText>
      </w:r>
      <w:r w:rsidRPr="00816362">
        <w:tab/>
        <w:instrText>Data analysis plan – Data description</w:instrText>
      </w:r>
      <w:bookmarkEnd w:id="98"/>
      <w:r w:rsidRPr="00816362">
        <w:instrText xml:space="preserve">" \f C \l "1" </w:instrText>
      </w:r>
      <w:r w:rsidRPr="00816362">
        <w:fldChar w:fldCharType="end"/>
      </w:r>
    </w:p>
    <w:p w14:paraId="206B9458" w14:textId="1CED0A74" w:rsidR="001A29C3" w:rsidRPr="00524356" w:rsidRDefault="001A29C3" w:rsidP="001922E9">
      <w:pPr>
        <w:pStyle w:val="Heading2"/>
      </w:pPr>
      <w:bookmarkStart w:id="99" w:name="_Toc183099257"/>
      <w:bookmarkStart w:id="100" w:name="_Toc185323543"/>
      <w:r w:rsidRPr="00524356">
        <w:t>Recruitment and representativeness of recruited patients</w:t>
      </w:r>
      <w:bookmarkEnd w:id="99"/>
      <w:bookmarkEnd w:id="100"/>
      <w:r w:rsidRPr="00524356">
        <w:fldChar w:fldCharType="begin"/>
      </w:r>
      <w:r w:rsidRPr="00524356">
        <w:instrText xml:space="preserve"> TC "</w:instrText>
      </w:r>
      <w:bookmarkStart w:id="101" w:name="_Toc183094432"/>
      <w:r w:rsidRPr="00524356">
        <w:instrText>2.1</w:instrText>
      </w:r>
      <w:r w:rsidRPr="00524356">
        <w:tab/>
        <w:instrText>Recruitment and representativeness of recruited patients</w:instrText>
      </w:r>
      <w:bookmarkEnd w:id="101"/>
      <w:r w:rsidRPr="00524356">
        <w:instrText xml:space="preserve">" \f C \l "1" </w:instrText>
      </w:r>
      <w:r w:rsidRPr="00524356">
        <w:fldChar w:fldCharType="end"/>
      </w:r>
    </w:p>
    <w:p w14:paraId="5A26ABF0" w14:textId="77777777" w:rsidR="001A29C3" w:rsidRDefault="001A29C3" w:rsidP="000E21A1">
      <w:pPr>
        <w:rPr>
          <w:sz w:val="22"/>
          <w:szCs w:val="22"/>
        </w:rPr>
      </w:pPr>
      <w:r w:rsidRPr="007829A2">
        <w:rPr>
          <w:sz w:val="22"/>
          <w:szCs w:val="22"/>
        </w:rPr>
        <w:t xml:space="preserve">CONSORT flow chart will be constructed </w:t>
      </w:r>
      <w:r w:rsidRPr="00524356">
        <w:fldChar w:fldCharType="begin"/>
      </w:r>
      <w:r w:rsidRPr="00524356">
        <w:instrText xml:space="preserve"> ADDIN REFMGR.CITE &lt;Refman&gt;&lt;Cite&gt;&lt;Author&gt;Moher&lt;/Author&gt;&lt;Year&gt;2001&lt;/Year&gt;&lt;RecNum&gt;73&lt;/RecNum&gt;&lt;IDText&gt;The CONSORT statement: revised recommendations for improving the quality of reports of parallel-group randomised trials&lt;/IDText&gt;&lt;MDL Ref_Type="Journal"&gt;&lt;Ref_Type&gt;Journal&lt;/Ref_Type&gt;&lt;Ref_ID&gt;73&lt;/Ref_ID&gt;&lt;Title_Primary&gt;The CONSORT statement: revised recommendations for improving the quality of reports of parallel-group randomised trials&lt;/Title_Primary&gt;&lt;Authors_Primary&gt;Moher,D.&lt;/Authors_Primary&gt;&lt;Authors_Primary&gt;Schulz,K.F.&lt;/Authors_Primary&gt;&lt;Authors_Primary&gt;Altman,D.G.&lt;/Authors_Primary&gt;&lt;Date_Primary&gt;2001/4/14&lt;/Date_Primary&gt;&lt;Keywords&gt;Humans&lt;/Keywords&gt;&lt;Keywords&gt;methods&lt;/Keywords&gt;&lt;Keywords&gt;Publishing&lt;/Keywords&gt;&lt;Keywords&gt;Quality Control&lt;/Keywords&gt;&lt;Keywords&gt;Randomized Controlled Trials as Topic&lt;/Keywords&gt;&lt;Keywords&gt;Reproducibility of Results&lt;/Keywords&gt;&lt;Keywords&gt;Research Design&lt;/Keywords&gt;&lt;Keywords&gt;standards&lt;/Keywords&gt;&lt;Reprint&gt;Not in File&lt;/Reprint&gt;&lt;Start_Page&gt;1191&lt;/Start_Page&gt;&lt;End_Page&gt;1194&lt;/End_Page&gt;&lt;Periodical&gt;Lancet&lt;/Periodical&gt;&lt;Volume&gt;357&lt;/Volume&gt;&lt;Issue&gt;9263&lt;/Issue&gt;&lt;Address&gt;University of Ottawa, Thomas C Chalmers Centre for Systematic Reviews, Ottawa, Ontario, Canada&lt;/Address&gt;&lt;Web_URL&gt;PM:11323066&lt;/Web_URL&gt;&lt;ZZ_JournalStdAbbrev&gt;&lt;f name="System"&gt;Lancet&lt;/f&gt;&lt;/ZZ_JournalStdAbbrev&gt;&lt;ZZ_WorkformID&gt;1&lt;/ZZ_WorkformID&gt;&lt;/MDL&gt;&lt;/Cite&gt;&lt;/Refman&gt;</w:instrText>
      </w:r>
      <w:r w:rsidRPr="00524356">
        <w:fldChar w:fldCharType="separate"/>
      </w:r>
      <w:r w:rsidRPr="00524356">
        <w:t>(1)</w:t>
      </w:r>
      <w:r w:rsidRPr="00524356">
        <w:fldChar w:fldCharType="end"/>
      </w:r>
      <w:r w:rsidRPr="007829A2">
        <w:rPr>
          <w:sz w:val="22"/>
          <w:szCs w:val="22"/>
        </w:rPr>
        <w:t xml:space="preserve"> – see Figure 2.  This will include the number of eligible patients, number of patients agreeing to enter the trial, number of patients refusing, then by treatment arm: the number of patients not/inadequately/adequately treated OR compliant/non-compliant, the number continuing through the trial, the number withdrawing, the number lost to follow-up and the numbers excluded/</w:t>
      </w:r>
      <w:proofErr w:type="spellStart"/>
      <w:r w:rsidRPr="007829A2">
        <w:rPr>
          <w:sz w:val="22"/>
          <w:szCs w:val="22"/>
        </w:rPr>
        <w:t>analysed</w:t>
      </w:r>
      <w:proofErr w:type="spellEnd"/>
      <w:r w:rsidRPr="007829A2">
        <w:rPr>
          <w:sz w:val="22"/>
          <w:szCs w:val="22"/>
        </w:rPr>
        <w:t>.</w:t>
      </w:r>
    </w:p>
    <w:p w14:paraId="60CCA6A5" w14:textId="77777777" w:rsidR="003E4FDB" w:rsidRDefault="003E4FDB" w:rsidP="000E21A1">
      <w:pPr>
        <w:rPr>
          <w:sz w:val="22"/>
          <w:szCs w:val="22"/>
        </w:rPr>
      </w:pPr>
    </w:p>
    <w:p w14:paraId="6053ACF7" w14:textId="77777777" w:rsidR="008C78B0" w:rsidRDefault="008C78B0" w:rsidP="000E21A1">
      <w:pPr>
        <w:rPr>
          <w:sz w:val="22"/>
          <w:szCs w:val="22"/>
        </w:rPr>
      </w:pPr>
    </w:p>
    <w:p w14:paraId="189F0A54" w14:textId="77777777" w:rsidR="001A29C3" w:rsidRPr="007829A2" w:rsidRDefault="001A29C3" w:rsidP="000E21A1"/>
    <w:p w14:paraId="285C00D3" w14:textId="0F76CBAB" w:rsidR="001A29C3" w:rsidRPr="00FE7127" w:rsidRDefault="00F14CF3" w:rsidP="000E21A1">
      <w:pPr>
        <w:rPr>
          <w:i/>
          <w:iCs/>
        </w:rPr>
      </w:pPr>
      <w:r w:rsidRPr="00FE7127">
        <w:rPr>
          <w:i/>
          <w:iCs/>
          <w:highlight w:val="yellow"/>
        </w:rPr>
        <w:t>Define</w:t>
      </w:r>
      <w:r w:rsidR="004F7685">
        <w:rPr>
          <w:i/>
          <w:iCs/>
          <w:highlight w:val="yellow"/>
        </w:rPr>
        <w:t xml:space="preserve"> terms included in the CONSORT diagram such as</w:t>
      </w:r>
      <w:r w:rsidRPr="00FE7127">
        <w:rPr>
          <w:i/>
          <w:iCs/>
          <w:highlight w:val="yellow"/>
        </w:rPr>
        <w:t xml:space="preserve"> not treated, inadequately treated, adequately treated or compliant/non-compliant</w:t>
      </w:r>
      <w:r w:rsidR="00D02004" w:rsidRPr="00FE7127">
        <w:rPr>
          <w:i/>
          <w:iCs/>
          <w:highlight w:val="yellow"/>
        </w:rPr>
        <w:t xml:space="preserve"> as appropriate</w:t>
      </w:r>
    </w:p>
    <w:p w14:paraId="6C985CFE" w14:textId="77777777" w:rsidR="001A29C3" w:rsidRPr="00524356" w:rsidRDefault="001A29C3" w:rsidP="000E21A1"/>
    <w:p w14:paraId="2C345AE9" w14:textId="77777777" w:rsidR="001A29C3" w:rsidRPr="00524356" w:rsidRDefault="001A29C3" w:rsidP="000E21A1"/>
    <w:p w14:paraId="6F906001" w14:textId="77777777" w:rsidR="001A29C3" w:rsidRPr="00524356" w:rsidRDefault="001A29C3" w:rsidP="000E21A1"/>
    <w:p w14:paraId="10BFEB85" w14:textId="468253AD" w:rsidR="001A29C3" w:rsidRPr="00524356" w:rsidRDefault="001A29C3" w:rsidP="000E21A1">
      <w:r w:rsidRPr="00524356">
        <w:br w:type="page"/>
      </w:r>
      <w:r w:rsidRPr="00524356">
        <w:lastRenderedPageBreak/>
        <w:t>Figure 2</w:t>
      </w:r>
      <w:r w:rsidR="008D6D5E" w:rsidRPr="00524356">
        <w:t xml:space="preserve">. </w:t>
      </w:r>
      <w:r w:rsidRPr="00524356">
        <w:t>Template CONSORT diagram for ACRONYM trial</w:t>
      </w:r>
      <w:r w:rsidRPr="00524356">
        <w:fldChar w:fldCharType="begin"/>
      </w:r>
      <w:r w:rsidRPr="00524356">
        <w:instrText xml:space="preserve"> TC "</w:instrText>
      </w:r>
      <w:bookmarkStart w:id="102" w:name="_Toc183094433"/>
      <w:r w:rsidRPr="00524356">
        <w:instrText>Figure 2.  Template CONSORT diagram for ACRONYM trial</w:instrText>
      </w:r>
      <w:bookmarkEnd w:id="102"/>
      <w:r w:rsidRPr="00524356">
        <w:instrText xml:space="preserve">" \f C \l "1" </w:instrText>
      </w:r>
      <w:r w:rsidRPr="00524356">
        <w:fldChar w:fldCharType="end"/>
      </w:r>
    </w:p>
    <w:p w14:paraId="2DBB0930" w14:textId="77777777" w:rsidR="001A29C3" w:rsidRPr="00524356" w:rsidRDefault="001A29C3" w:rsidP="000E21A1"/>
    <w:p w14:paraId="7B5C2EEE" w14:textId="77777777" w:rsidR="001A29C3" w:rsidRPr="00524356" w:rsidRDefault="001A29C3" w:rsidP="000E21A1"/>
    <w:p w14:paraId="1A815F04" w14:textId="77777777" w:rsidR="001A29C3" w:rsidRPr="00524356" w:rsidRDefault="001A29C3" w:rsidP="000E21A1"/>
    <w:p w14:paraId="7026EE59" w14:textId="77777777" w:rsidR="001A29C3" w:rsidRPr="00524356" w:rsidRDefault="001A29C3" w:rsidP="000E21A1"/>
    <w:p w14:paraId="2092BAA1" w14:textId="10D0FDF3" w:rsidR="001A29C3" w:rsidRPr="00524356" w:rsidRDefault="001A29C3" w:rsidP="001922E9">
      <w:pPr>
        <w:pStyle w:val="Heading2"/>
      </w:pPr>
      <w:r w:rsidRPr="00524356">
        <w:br w:type="page"/>
      </w:r>
      <w:bookmarkStart w:id="103" w:name="_Toc183099258"/>
      <w:bookmarkStart w:id="104" w:name="_Toc185323544"/>
      <w:r w:rsidRPr="00524356">
        <w:lastRenderedPageBreak/>
        <w:t>Baseline comparability of randomised groups</w:t>
      </w:r>
      <w:bookmarkEnd w:id="103"/>
      <w:bookmarkEnd w:id="104"/>
      <w:r w:rsidRPr="00524356">
        <w:fldChar w:fldCharType="begin"/>
      </w:r>
      <w:r w:rsidRPr="00524356">
        <w:instrText xml:space="preserve"> TC "</w:instrText>
      </w:r>
      <w:bookmarkStart w:id="105" w:name="_Toc183094434"/>
      <w:r w:rsidRPr="00524356">
        <w:instrText>2.2</w:instrText>
      </w:r>
      <w:r w:rsidRPr="00524356">
        <w:tab/>
        <w:instrText>Baseline comparability of randomised groups</w:instrText>
      </w:r>
      <w:bookmarkEnd w:id="105"/>
      <w:r w:rsidRPr="00524356">
        <w:instrText xml:space="preserve">" \f C \l "1" </w:instrText>
      </w:r>
      <w:r w:rsidRPr="00524356">
        <w:fldChar w:fldCharType="end"/>
      </w:r>
    </w:p>
    <w:p w14:paraId="380E745A" w14:textId="5CB69128" w:rsidR="001A29C3" w:rsidRPr="007829A2" w:rsidRDefault="001A29C3" w:rsidP="000E21A1">
      <w:r w:rsidRPr="007829A2">
        <w:t>Baseline descriptions of participants by treatment and overall: means and standard deviation or numbers and proportions as appropriate</w:t>
      </w:r>
      <w:r w:rsidR="00C1297B" w:rsidRPr="007829A2">
        <w:t xml:space="preserve">. </w:t>
      </w:r>
      <w:r w:rsidRPr="007829A2">
        <w:t>No significance testing</w:t>
      </w:r>
      <w:r w:rsidR="00E07C3A">
        <w:t xml:space="preserve"> will be carried out</w:t>
      </w:r>
      <w:r w:rsidRPr="007829A2">
        <w:t>.</w:t>
      </w:r>
    </w:p>
    <w:p w14:paraId="1D926D93" w14:textId="77777777" w:rsidR="001A29C3" w:rsidRPr="00524356" w:rsidRDefault="001A29C3" w:rsidP="000E21A1"/>
    <w:p w14:paraId="344113EF" w14:textId="3AE06A25" w:rsidR="00191400" w:rsidRPr="00524356" w:rsidRDefault="001A29C3" w:rsidP="001922E9">
      <w:pPr>
        <w:pStyle w:val="Heading2"/>
      </w:pPr>
      <w:bookmarkStart w:id="106" w:name="_Toc185323545"/>
      <w:bookmarkStart w:id="107" w:name="_Toc183099259"/>
      <w:bookmarkStart w:id="108" w:name="_Toc185323546"/>
      <w:bookmarkEnd w:id="106"/>
      <w:r w:rsidRPr="00524356">
        <w:t>Adherence to allocated treatment and treatment fidelity</w:t>
      </w:r>
      <w:bookmarkEnd w:id="107"/>
      <w:bookmarkEnd w:id="108"/>
    </w:p>
    <w:p w14:paraId="08D582D1" w14:textId="023B1435" w:rsidR="00417F06" w:rsidRDefault="00367767" w:rsidP="007829A2">
      <w:pPr>
        <w:rPr>
          <w:i/>
          <w:iCs/>
          <w:highlight w:val="yellow"/>
        </w:rPr>
      </w:pPr>
      <w:r w:rsidRPr="00B52609">
        <w:rPr>
          <w:i/>
          <w:iCs/>
          <w:highlight w:val="yellow"/>
        </w:rPr>
        <w:t>Adherence should be defined here if applicable</w:t>
      </w:r>
      <w:r w:rsidR="00754BFD">
        <w:rPr>
          <w:i/>
          <w:iCs/>
          <w:highlight w:val="yellow"/>
        </w:rPr>
        <w:t>. Consider describing baseline variables by compliance status.</w:t>
      </w:r>
    </w:p>
    <w:p w14:paraId="31C88178" w14:textId="77777777" w:rsidR="0060417E" w:rsidRDefault="0060417E" w:rsidP="0060417E">
      <w:pPr>
        <w:rPr>
          <w:sz w:val="22"/>
          <w:szCs w:val="22"/>
        </w:rPr>
      </w:pPr>
    </w:p>
    <w:p w14:paraId="3AD774E7" w14:textId="77777777" w:rsidR="001A29C3" w:rsidRPr="00524356" w:rsidRDefault="001A29C3" w:rsidP="000E21A1"/>
    <w:p w14:paraId="76ACA5F2" w14:textId="57E831B4" w:rsidR="001A29C3" w:rsidRPr="00524356" w:rsidRDefault="001A29C3" w:rsidP="001922E9">
      <w:pPr>
        <w:pStyle w:val="Heading2"/>
      </w:pPr>
      <w:bookmarkStart w:id="109" w:name="_Toc183099260"/>
      <w:bookmarkStart w:id="110" w:name="_Toc185323547"/>
      <w:r w:rsidRPr="00524356">
        <w:t xml:space="preserve">Loss to follow-up and other missing </w:t>
      </w:r>
      <w:commentRangeStart w:id="111"/>
      <w:commentRangeStart w:id="112"/>
      <w:r w:rsidRPr="00524356">
        <w:t>data</w:t>
      </w:r>
      <w:bookmarkEnd w:id="109"/>
      <w:bookmarkEnd w:id="110"/>
      <w:commentRangeEnd w:id="111"/>
      <w:r w:rsidR="0055697C">
        <w:rPr>
          <w:rStyle w:val="CommentReference"/>
          <w:b w:val="0"/>
          <w:iCs w:val="0"/>
          <w:u w:val="none"/>
          <w:lang w:val="en-US"/>
        </w:rPr>
        <w:commentReference w:id="111"/>
      </w:r>
      <w:commentRangeEnd w:id="112"/>
      <w:r w:rsidR="00754BFD">
        <w:rPr>
          <w:rStyle w:val="CommentReference"/>
          <w:b w:val="0"/>
          <w:iCs w:val="0"/>
          <w:u w:val="none"/>
          <w:lang w:val="en-US"/>
        </w:rPr>
        <w:commentReference w:id="112"/>
      </w:r>
      <w:r w:rsidRPr="00524356">
        <w:fldChar w:fldCharType="begin"/>
      </w:r>
      <w:r w:rsidRPr="00524356">
        <w:instrText xml:space="preserve"> TC "</w:instrText>
      </w:r>
      <w:bookmarkStart w:id="113" w:name="_Toc183094436"/>
      <w:r w:rsidRPr="00524356">
        <w:instrText>2.4</w:instrText>
      </w:r>
      <w:r w:rsidRPr="00524356">
        <w:tab/>
        <w:instrText>Loss to follow-up and other missing data</w:instrText>
      </w:r>
      <w:bookmarkEnd w:id="113"/>
      <w:r w:rsidRPr="00524356">
        <w:instrText xml:space="preserve">" \f C \l "1" </w:instrText>
      </w:r>
      <w:r w:rsidRPr="00524356">
        <w:fldChar w:fldCharType="end"/>
      </w:r>
    </w:p>
    <w:p w14:paraId="5867218F" w14:textId="77777777" w:rsidR="001A29C3" w:rsidRPr="007829A2" w:rsidRDefault="001A29C3" w:rsidP="000E21A1">
      <w:r w:rsidRPr="007829A2">
        <w:t xml:space="preserve">The proportions of participants missing each variable will be </w:t>
      </w:r>
      <w:proofErr w:type="spellStart"/>
      <w:r w:rsidRPr="007829A2">
        <w:t>summarised</w:t>
      </w:r>
      <w:proofErr w:type="spellEnd"/>
      <w:r w:rsidRPr="007829A2">
        <w:t xml:space="preserve"> in each arm and at each time point.  </w:t>
      </w:r>
    </w:p>
    <w:p w14:paraId="077F537A" w14:textId="77777777" w:rsidR="001A29C3" w:rsidRPr="00524356" w:rsidRDefault="001A29C3" w:rsidP="000E21A1"/>
    <w:p w14:paraId="3AB231B5" w14:textId="77777777" w:rsidR="001A29C3" w:rsidRPr="007829A2" w:rsidRDefault="001A29C3" w:rsidP="007829A2">
      <w:r w:rsidRPr="007829A2">
        <w:t>The baseline characteristics of those missing follow up will be compared to those with complete follow up.</w:t>
      </w:r>
    </w:p>
    <w:p w14:paraId="6129C40B" w14:textId="77777777" w:rsidR="001A29C3" w:rsidRPr="007829A2" w:rsidRDefault="001A29C3" w:rsidP="000E21A1"/>
    <w:p w14:paraId="1A52CB4A" w14:textId="2EDBED01" w:rsidR="001A29C3" w:rsidRPr="007829A2" w:rsidRDefault="001A29C3" w:rsidP="000E21A1">
      <w:r w:rsidRPr="007829A2">
        <w:t xml:space="preserve">The reasons for withdrawal from </w:t>
      </w:r>
      <w:r w:rsidR="00F73CED">
        <w:t>data collection</w:t>
      </w:r>
      <w:r w:rsidRPr="007829A2">
        <w:t xml:space="preserve"> will be </w:t>
      </w:r>
      <w:proofErr w:type="spellStart"/>
      <w:r w:rsidRPr="007829A2">
        <w:t>summarised</w:t>
      </w:r>
      <w:proofErr w:type="spellEnd"/>
      <w:r w:rsidRPr="007829A2">
        <w:t>.</w:t>
      </w:r>
    </w:p>
    <w:p w14:paraId="754DA1EF" w14:textId="77777777" w:rsidR="001A29C3" w:rsidRPr="00524356" w:rsidRDefault="001A29C3" w:rsidP="000E21A1"/>
    <w:p w14:paraId="3E4A35AD" w14:textId="38733ED3" w:rsidR="001A29C3" w:rsidRDefault="00716C48" w:rsidP="001922E9">
      <w:pPr>
        <w:pStyle w:val="Heading2"/>
      </w:pPr>
      <w:bookmarkStart w:id="114" w:name="_Toc185323548"/>
      <w:r>
        <w:t>Harms</w:t>
      </w:r>
      <w:bookmarkEnd w:id="114"/>
    </w:p>
    <w:p w14:paraId="45F03EFF" w14:textId="756EB6BF" w:rsidR="00716C48" w:rsidRDefault="00716C48" w:rsidP="00716C48">
      <w:pPr>
        <w:rPr>
          <w:i/>
          <w:iCs/>
          <w:highlight w:val="yellow"/>
          <w:rtl/>
          <w:lang w:bidi="fa-IR"/>
        </w:rPr>
      </w:pPr>
      <w:r w:rsidRPr="00FE7127">
        <w:rPr>
          <w:i/>
          <w:iCs/>
          <w:highlight w:val="yellow"/>
        </w:rPr>
        <w:t>Adverse event terms should be defined</w:t>
      </w:r>
      <w:r w:rsidR="001426E9">
        <w:rPr>
          <w:i/>
          <w:iCs/>
          <w:highlight w:val="yellow"/>
        </w:rPr>
        <w:t xml:space="preserve"> and what will be reported outlined. </w:t>
      </w:r>
      <w:r w:rsidRPr="00AC426E">
        <w:rPr>
          <w:i/>
          <w:iCs/>
          <w:highlight w:val="yellow"/>
        </w:rPr>
        <w:t>Specify to what extent events will be grouped and whether, and if so how, p-values will be presented. If p-values are to be used state clear</w:t>
      </w:r>
      <w:r w:rsidR="000431B9">
        <w:rPr>
          <w:i/>
          <w:iCs/>
          <w:highlight w:val="yellow"/>
        </w:rPr>
        <w:t>ly</w:t>
      </w:r>
      <w:r w:rsidRPr="00AC426E">
        <w:rPr>
          <w:i/>
          <w:iCs/>
          <w:highlight w:val="yellow"/>
        </w:rPr>
        <w:t xml:space="preserve"> which population will be used (</w:t>
      </w:r>
      <w:r w:rsidR="00C1297B" w:rsidRPr="00AC426E">
        <w:rPr>
          <w:i/>
          <w:iCs/>
          <w:highlight w:val="yellow"/>
        </w:rPr>
        <w:t>e.g.,</w:t>
      </w:r>
      <w:r w:rsidRPr="00AC426E">
        <w:rPr>
          <w:i/>
          <w:iCs/>
          <w:highlight w:val="yellow"/>
        </w:rPr>
        <w:t xml:space="preserve"> ITT). Sufficient </w:t>
      </w:r>
      <w:proofErr w:type="gramStart"/>
      <w:r w:rsidRPr="00AC426E">
        <w:rPr>
          <w:i/>
          <w:iCs/>
          <w:highlight w:val="yellow"/>
        </w:rPr>
        <w:t>detail</w:t>
      </w:r>
      <w:proofErr w:type="gramEnd"/>
      <w:r w:rsidRPr="00AC426E">
        <w:rPr>
          <w:i/>
          <w:iCs/>
          <w:highlight w:val="yellow"/>
        </w:rPr>
        <w:t xml:space="preserve"> should be included as to how adverse events are coded or categorized. If any </w:t>
      </w:r>
      <w:r w:rsidR="00AC426E" w:rsidRPr="00AC426E">
        <w:rPr>
          <w:i/>
          <w:iCs/>
          <w:highlight w:val="yellow"/>
        </w:rPr>
        <w:t xml:space="preserve">inferential </w:t>
      </w:r>
      <w:r w:rsidR="00F00D0A" w:rsidRPr="00AC426E">
        <w:rPr>
          <w:i/>
          <w:iCs/>
          <w:highlight w:val="yellow"/>
        </w:rPr>
        <w:t>analysis</w:t>
      </w:r>
      <w:r w:rsidR="00AC426E" w:rsidRPr="00AC426E">
        <w:rPr>
          <w:i/>
          <w:iCs/>
          <w:highlight w:val="yellow"/>
        </w:rPr>
        <w:t xml:space="preserve"> is to be used for analysis of </w:t>
      </w:r>
      <w:proofErr w:type="gramStart"/>
      <w:r w:rsidR="00AC426E" w:rsidRPr="00AC426E">
        <w:rPr>
          <w:i/>
          <w:iCs/>
          <w:highlight w:val="yellow"/>
        </w:rPr>
        <w:t>harms</w:t>
      </w:r>
      <w:r w:rsidR="00AC426E">
        <w:rPr>
          <w:i/>
          <w:iCs/>
          <w:highlight w:val="yellow"/>
        </w:rPr>
        <w:t>,</w:t>
      </w:r>
      <w:r w:rsidR="00F00D0A" w:rsidRPr="00AC426E">
        <w:rPr>
          <w:i/>
          <w:iCs/>
          <w:highlight w:val="yellow"/>
        </w:rPr>
        <w:t xml:space="preserve">  </w:t>
      </w:r>
      <w:r w:rsidR="00F00D0A" w:rsidRPr="00B52609">
        <w:rPr>
          <w:i/>
          <w:iCs/>
          <w:highlight w:val="yellow"/>
        </w:rPr>
        <w:t>consider</w:t>
      </w:r>
      <w:proofErr w:type="gramEnd"/>
      <w:r w:rsidR="00F00D0A" w:rsidRPr="00B52609">
        <w:rPr>
          <w:i/>
          <w:iCs/>
          <w:highlight w:val="yellow"/>
        </w:rPr>
        <w:t xml:space="preserve"> moving to Section 3</w:t>
      </w:r>
      <w:r w:rsidR="00AC426E" w:rsidRPr="00B52609">
        <w:rPr>
          <w:i/>
          <w:iCs/>
          <w:highlight w:val="yellow"/>
        </w:rPr>
        <w:t>.</w:t>
      </w:r>
    </w:p>
    <w:p w14:paraId="34B44E77" w14:textId="64FC5EFF" w:rsidR="00417F06" w:rsidRPr="00375D14" w:rsidRDefault="00417F06" w:rsidP="00716C48">
      <w:pPr>
        <w:rPr>
          <w:highlight w:val="yellow"/>
        </w:rPr>
      </w:pPr>
    </w:p>
    <w:p w14:paraId="5419687D" w14:textId="77777777" w:rsidR="00417F06" w:rsidRDefault="00417F06" w:rsidP="00716C48">
      <w:pPr>
        <w:rPr>
          <w:lang w:val="en-GB"/>
        </w:rPr>
      </w:pPr>
    </w:p>
    <w:p w14:paraId="6AB3F796" w14:textId="6B220F0E" w:rsidR="00F14CF3" w:rsidRDefault="00754BFD" w:rsidP="004A016C">
      <w:r>
        <w:t xml:space="preserve">Adverse events and serious adverse events will be </w:t>
      </w:r>
      <w:proofErr w:type="spellStart"/>
      <w:r>
        <w:t>summarised</w:t>
      </w:r>
      <w:proofErr w:type="spellEnd"/>
      <w:r>
        <w:t xml:space="preserve"> by arm and overall. If body system categories have been defined, the number of events and the number of unique reporters for each body system category will be reported. Consideration will be given to visual summaries of event categories (i.e. dot plots).</w:t>
      </w:r>
    </w:p>
    <w:p w14:paraId="763F6AE8" w14:textId="77777777" w:rsidR="00F14CF3" w:rsidRDefault="00F14CF3" w:rsidP="004A016C"/>
    <w:p w14:paraId="692A08F8" w14:textId="0191BEED" w:rsidR="001A29C3" w:rsidRPr="00524356" w:rsidRDefault="001A29C3" w:rsidP="001922E9">
      <w:pPr>
        <w:pStyle w:val="Heading2"/>
      </w:pPr>
      <w:bookmarkStart w:id="115" w:name="_Toc185323549"/>
      <w:bookmarkStart w:id="116" w:name="_Toc185323550"/>
      <w:bookmarkStart w:id="117" w:name="_Toc185323551"/>
      <w:bookmarkStart w:id="118" w:name="_Toc183099262"/>
      <w:bookmarkStart w:id="119" w:name="_Toc185323552"/>
      <w:bookmarkEnd w:id="115"/>
      <w:bookmarkEnd w:id="116"/>
      <w:bookmarkEnd w:id="117"/>
      <w:r w:rsidRPr="00524356">
        <w:t>Assessment of outcome measures (</w:t>
      </w:r>
      <w:commentRangeStart w:id="120"/>
      <w:r w:rsidRPr="00524356">
        <w:t>unblinding</w:t>
      </w:r>
      <w:commentRangeEnd w:id="120"/>
      <w:r w:rsidR="00A62FB4">
        <w:rPr>
          <w:rStyle w:val="CommentReference"/>
          <w:b w:val="0"/>
          <w:iCs w:val="0"/>
          <w:u w:val="none"/>
          <w:lang w:val="en-US"/>
        </w:rPr>
        <w:commentReference w:id="120"/>
      </w:r>
      <w:r w:rsidRPr="00524356">
        <w:t>)</w:t>
      </w:r>
      <w:bookmarkEnd w:id="118"/>
      <w:bookmarkEnd w:id="119"/>
      <w:r w:rsidRPr="00524356">
        <w:fldChar w:fldCharType="begin"/>
      </w:r>
      <w:r w:rsidRPr="00524356">
        <w:instrText xml:space="preserve"> TC "</w:instrText>
      </w:r>
      <w:bookmarkStart w:id="121" w:name="_Toc183094438"/>
      <w:r w:rsidRPr="00524356">
        <w:instrText>2.6</w:instrText>
      </w:r>
      <w:r w:rsidRPr="00524356">
        <w:tab/>
        <w:instrText>Assessment of outcome measures (unblinding)</w:instrText>
      </w:r>
      <w:bookmarkEnd w:id="121"/>
      <w:r w:rsidRPr="00524356">
        <w:instrText xml:space="preserve">" \f C \l "1" </w:instrText>
      </w:r>
      <w:r w:rsidRPr="00524356">
        <w:fldChar w:fldCharType="end"/>
      </w:r>
    </w:p>
    <w:p w14:paraId="0CA6F394" w14:textId="14A889AB" w:rsidR="001A29C3" w:rsidRPr="007829A2" w:rsidRDefault="001A29C3" w:rsidP="000E21A1">
      <w:r w:rsidRPr="007829A2">
        <w:t xml:space="preserve">Evidence for </w:t>
      </w:r>
      <w:proofErr w:type="gramStart"/>
      <w:r w:rsidRPr="007829A2">
        <w:t>unblinding of</w:t>
      </w:r>
      <w:proofErr w:type="gramEnd"/>
      <w:r w:rsidRPr="007829A2">
        <w:t xml:space="preserve"> treatment to interviewer</w:t>
      </w:r>
      <w:r w:rsidR="00754BFD">
        <w:t>s may be collected by trial researchers. If so, this may be reported separately as a log alongside protocol deviations.</w:t>
      </w:r>
    </w:p>
    <w:p w14:paraId="23726F60" w14:textId="77777777" w:rsidR="001A29C3" w:rsidRPr="00524356" w:rsidRDefault="001A29C3" w:rsidP="000E21A1"/>
    <w:p w14:paraId="78278406" w14:textId="5CBFB1AF" w:rsidR="001A29C3" w:rsidRPr="00524356" w:rsidRDefault="001A29C3" w:rsidP="001922E9">
      <w:pPr>
        <w:pStyle w:val="Heading2"/>
      </w:pPr>
      <w:bookmarkStart w:id="122" w:name="_Toc183099263"/>
      <w:bookmarkStart w:id="123" w:name="_Toc185323553"/>
      <w:r w:rsidRPr="00524356">
        <w:t>Descriptive statistics for outcome measures</w:t>
      </w:r>
      <w:bookmarkEnd w:id="122"/>
      <w:bookmarkEnd w:id="123"/>
      <w:r w:rsidRPr="00524356">
        <w:fldChar w:fldCharType="begin"/>
      </w:r>
      <w:r w:rsidRPr="00524356">
        <w:instrText xml:space="preserve"> TC "</w:instrText>
      </w:r>
      <w:bookmarkStart w:id="124" w:name="_Toc183094439"/>
      <w:r w:rsidRPr="00524356">
        <w:instrText>2.7</w:instrText>
      </w:r>
      <w:r w:rsidRPr="00524356">
        <w:tab/>
        <w:instrText>Descriptive statistics for outcome measures</w:instrText>
      </w:r>
      <w:bookmarkEnd w:id="124"/>
      <w:r w:rsidRPr="00524356">
        <w:instrText xml:space="preserve">" \f C \l "1" </w:instrText>
      </w:r>
      <w:r w:rsidRPr="00524356">
        <w:fldChar w:fldCharType="end"/>
      </w:r>
    </w:p>
    <w:p w14:paraId="1F00C554" w14:textId="184069DF" w:rsidR="001A29C3" w:rsidRDefault="00B65787" w:rsidP="000E21A1">
      <w:pPr>
        <w:rPr>
          <w:i/>
          <w:iCs/>
        </w:rPr>
      </w:pPr>
      <w:r w:rsidRPr="00203A27">
        <w:rPr>
          <w:i/>
          <w:iCs/>
          <w:highlight w:val="yellow"/>
        </w:rPr>
        <w:t>Outline descriptive statistics that will be presented for the outcome measures</w:t>
      </w:r>
    </w:p>
    <w:p w14:paraId="19DE3C6C" w14:textId="7CFCC160" w:rsidR="00EB4037" w:rsidRDefault="00EB4037" w:rsidP="000E21A1">
      <w:r>
        <w:t xml:space="preserve">Questionnaire outcome measures will be </w:t>
      </w:r>
      <w:proofErr w:type="spellStart"/>
      <w:r>
        <w:t>summarised</w:t>
      </w:r>
      <w:proofErr w:type="spellEnd"/>
      <w:r>
        <w:t xml:space="preserve"> descriptively by arm and </w:t>
      </w:r>
      <w:proofErr w:type="gramStart"/>
      <w:r>
        <w:t>overall</w:t>
      </w:r>
      <w:proofErr w:type="gramEnd"/>
      <w:r>
        <w:t xml:space="preserve"> at each timepoint. The number of participants with missing outcomes at each timepoint will be noted. Continuous outcomes will be </w:t>
      </w:r>
      <w:proofErr w:type="spellStart"/>
      <w:r>
        <w:t>summarised</w:t>
      </w:r>
      <w:proofErr w:type="spellEnd"/>
      <w:r>
        <w:t xml:space="preserve"> using means and standard deviations (or medians and </w:t>
      </w:r>
      <w:r>
        <w:lastRenderedPageBreak/>
        <w:t xml:space="preserve">interquartile ranges if skewed). Categorical outcomes will be </w:t>
      </w:r>
      <w:proofErr w:type="spellStart"/>
      <w:r>
        <w:t>summarised</w:t>
      </w:r>
      <w:proofErr w:type="spellEnd"/>
      <w:r>
        <w:t xml:space="preserve"> using frequencies and proportions.</w:t>
      </w:r>
    </w:p>
    <w:p w14:paraId="0063CC0D" w14:textId="15BCAC30" w:rsidR="00EB4037" w:rsidRPr="000726E5" w:rsidRDefault="00EB4037" w:rsidP="000E21A1">
      <w:pPr>
        <w:rPr>
          <w:i/>
          <w:iCs/>
        </w:rPr>
      </w:pPr>
      <w:r w:rsidRPr="000726E5">
        <w:rPr>
          <w:i/>
          <w:iCs/>
          <w:highlight w:val="yellow"/>
        </w:rPr>
        <w:t>Delete if not relevant</w:t>
      </w:r>
      <w:r>
        <w:rPr>
          <w:i/>
          <w:iCs/>
        </w:rPr>
        <w:t xml:space="preserve">: Time to event outcomes will be </w:t>
      </w:r>
      <w:proofErr w:type="spellStart"/>
      <w:r>
        <w:rPr>
          <w:i/>
          <w:iCs/>
        </w:rPr>
        <w:t>summarised</w:t>
      </w:r>
      <w:proofErr w:type="spellEnd"/>
      <w:r>
        <w:rPr>
          <w:i/>
          <w:iCs/>
        </w:rPr>
        <w:t xml:space="preserve"> using median survival and 95% Cis, survival plots will be produced.</w:t>
      </w:r>
    </w:p>
    <w:p w14:paraId="4023D7EA" w14:textId="4B3E71FE" w:rsidR="00026764" w:rsidRPr="00524356" w:rsidRDefault="001A29C3" w:rsidP="001922E9">
      <w:pPr>
        <w:pStyle w:val="Heading2"/>
      </w:pPr>
      <w:bookmarkStart w:id="125" w:name="_Toc185323554"/>
      <w:bookmarkStart w:id="126" w:name="_Toc183099264"/>
      <w:bookmarkStart w:id="127" w:name="_Toc185323555"/>
      <w:bookmarkEnd w:id="125"/>
      <w:r w:rsidRPr="00524356">
        <w:t>Descripti</w:t>
      </w:r>
      <w:r w:rsidR="00EC1263">
        <w:t>ves</w:t>
      </w:r>
      <w:bookmarkEnd w:id="126"/>
      <w:bookmarkEnd w:id="127"/>
      <w:r w:rsidR="00EC1263">
        <w:t xml:space="preserve"> of </w:t>
      </w:r>
      <w:r w:rsidR="00954849">
        <w:t>intervention</w:t>
      </w:r>
      <w:r w:rsidR="005B2213">
        <w:t>(s)</w:t>
      </w:r>
      <w:r w:rsidR="00EC1263">
        <w:t xml:space="preserve"> </w:t>
      </w:r>
      <w:r w:rsidR="00954849">
        <w:t xml:space="preserve">and </w:t>
      </w:r>
      <w:r w:rsidR="0023790D">
        <w:t xml:space="preserve">people </w:t>
      </w:r>
      <w:r w:rsidR="007D7342">
        <w:t>that administered</w:t>
      </w:r>
      <w:r w:rsidR="0023790D">
        <w:t xml:space="preserve"> the intervention</w:t>
      </w:r>
      <w:r w:rsidR="005B2213">
        <w:t>(s)</w:t>
      </w:r>
      <w:r w:rsidR="00B65787">
        <w:t xml:space="preserve"> </w:t>
      </w:r>
    </w:p>
    <w:p w14:paraId="0FB374F2" w14:textId="479464A0" w:rsidR="00B65787" w:rsidRPr="00DA109C" w:rsidRDefault="00844E01" w:rsidP="00B65787">
      <w:pPr>
        <w:rPr>
          <w:i/>
          <w:iCs/>
        </w:rPr>
      </w:pPr>
      <w:r>
        <w:rPr>
          <w:i/>
          <w:iCs/>
          <w:highlight w:val="yellow"/>
        </w:rPr>
        <w:t>If applicable, o</w:t>
      </w:r>
      <w:r w:rsidR="00B65787" w:rsidRPr="00844E01">
        <w:rPr>
          <w:i/>
          <w:iCs/>
          <w:highlight w:val="yellow"/>
        </w:rPr>
        <w:t>utline descriptive statistics</w:t>
      </w:r>
      <w:r>
        <w:rPr>
          <w:i/>
          <w:iCs/>
          <w:highlight w:val="yellow"/>
        </w:rPr>
        <w:t xml:space="preserve"> </w:t>
      </w:r>
      <w:r w:rsidR="0023790D" w:rsidRPr="00203A27">
        <w:rPr>
          <w:i/>
          <w:iCs/>
          <w:highlight w:val="yellow"/>
        </w:rPr>
        <w:t>that will be presented</w:t>
      </w:r>
      <w:r w:rsidR="007D7342" w:rsidRPr="00203A27">
        <w:rPr>
          <w:i/>
          <w:iCs/>
          <w:highlight w:val="yellow"/>
        </w:rPr>
        <w:t xml:space="preserve"> about the </w:t>
      </w:r>
      <w:r w:rsidR="00EC1263">
        <w:rPr>
          <w:i/>
          <w:iCs/>
          <w:highlight w:val="yellow"/>
        </w:rPr>
        <w:t xml:space="preserve">delivery of the </w:t>
      </w:r>
      <w:r w:rsidR="007D7342" w:rsidRPr="00203A27">
        <w:rPr>
          <w:i/>
          <w:iCs/>
          <w:highlight w:val="yellow"/>
        </w:rPr>
        <w:t>intervention</w:t>
      </w:r>
      <w:r w:rsidR="005B2213">
        <w:rPr>
          <w:i/>
          <w:iCs/>
          <w:highlight w:val="yellow"/>
        </w:rPr>
        <w:t xml:space="preserve"> (or control arms)</w:t>
      </w:r>
      <w:r w:rsidR="007D7342" w:rsidRPr="00203A27">
        <w:rPr>
          <w:i/>
          <w:iCs/>
          <w:highlight w:val="yellow"/>
        </w:rPr>
        <w:t xml:space="preserve"> and the people that administered the intervention (</w:t>
      </w:r>
      <w:r w:rsidR="00C1297B" w:rsidRPr="00203A27">
        <w:rPr>
          <w:i/>
          <w:iCs/>
          <w:highlight w:val="yellow"/>
        </w:rPr>
        <w:t>e.g.,</w:t>
      </w:r>
      <w:r w:rsidR="007D7342" w:rsidRPr="00203A27">
        <w:rPr>
          <w:i/>
          <w:iCs/>
          <w:highlight w:val="yellow"/>
        </w:rPr>
        <w:t xml:space="preserve"> therapists)</w:t>
      </w:r>
    </w:p>
    <w:p w14:paraId="41D4F5BC" w14:textId="77777777" w:rsidR="00026764" w:rsidRDefault="00026764" w:rsidP="007829A2"/>
    <w:p w14:paraId="63554511" w14:textId="309AD1AF" w:rsidR="00A43E59" w:rsidRDefault="00A43E59" w:rsidP="007829A2">
      <w:r>
        <w:t>{{</w:t>
      </w:r>
      <w:proofErr w:type="spellStart"/>
      <w:r>
        <w:t>descriptive_of_intervention</w:t>
      </w:r>
      <w:proofErr w:type="spellEnd"/>
      <w:r>
        <w:t>}}</w:t>
      </w:r>
    </w:p>
    <w:p w14:paraId="273E6C09" w14:textId="77777777" w:rsidR="003549E8" w:rsidRDefault="003549E8" w:rsidP="007829A2"/>
    <w:p w14:paraId="063E639B" w14:textId="307AA4C3" w:rsidR="003549E8" w:rsidRDefault="003F1CC2" w:rsidP="001922E9">
      <w:pPr>
        <w:pStyle w:val="Heading2"/>
      </w:pPr>
      <w:r>
        <w:t>C</w:t>
      </w:r>
      <w:r w:rsidR="003549E8" w:rsidRPr="00FB6FBF">
        <w:t xml:space="preserve">oncomitant </w:t>
      </w:r>
      <w:r>
        <w:t>M</w:t>
      </w:r>
      <w:r w:rsidR="003549E8" w:rsidRPr="00FB6FBF">
        <w:t>edications</w:t>
      </w:r>
    </w:p>
    <w:p w14:paraId="6D6E099E" w14:textId="5A08C152" w:rsidR="003F1CC2" w:rsidRDefault="0044043A" w:rsidP="003F1CC2">
      <w:pPr>
        <w:rPr>
          <w:i/>
          <w:iCs/>
        </w:rPr>
      </w:pPr>
      <w:r w:rsidRPr="0044043A">
        <w:rPr>
          <w:i/>
          <w:iCs/>
          <w:highlight w:val="yellow"/>
        </w:rPr>
        <w:t>If applicable, outline descriptive statistics</w:t>
      </w:r>
      <w:r w:rsidRPr="00FB6FBF">
        <w:rPr>
          <w:i/>
          <w:iCs/>
          <w:highlight w:val="yellow"/>
        </w:rPr>
        <w:t xml:space="preserve"> that will be presented on concomitant medications participants are taking</w:t>
      </w:r>
    </w:p>
    <w:p w14:paraId="5F0B1D1E" w14:textId="77777777" w:rsidR="00A43E59" w:rsidRDefault="00A43E59" w:rsidP="003F1CC2">
      <w:pPr>
        <w:rPr>
          <w:i/>
          <w:iCs/>
        </w:rPr>
      </w:pPr>
    </w:p>
    <w:p w14:paraId="227B4D65" w14:textId="3520441D" w:rsidR="00A43E59" w:rsidRPr="00375D14" w:rsidRDefault="00A43E59" w:rsidP="003F1CC2">
      <w:r>
        <w:t>{{</w:t>
      </w:r>
      <w:proofErr w:type="spellStart"/>
      <w:r>
        <w:t>descriptive_concomitant_medications</w:t>
      </w:r>
      <w:proofErr w:type="spellEnd"/>
      <w:r>
        <w:t>}}</w:t>
      </w:r>
    </w:p>
    <w:p w14:paraId="68E1136B" w14:textId="77777777" w:rsidR="0044043A" w:rsidRPr="00FB6FBF" w:rsidRDefault="0044043A" w:rsidP="003F1CC2">
      <w:pPr>
        <w:rPr>
          <w:lang w:val="en-GB"/>
        </w:rPr>
      </w:pPr>
    </w:p>
    <w:p w14:paraId="702EE2F6" w14:textId="74F4A48C" w:rsidR="00A52BC8" w:rsidRPr="00524356" w:rsidRDefault="00026764" w:rsidP="001922E9">
      <w:pPr>
        <w:pStyle w:val="Heading2"/>
      </w:pPr>
      <w:bookmarkStart w:id="128" w:name="_Toc183099265"/>
      <w:bookmarkStart w:id="129" w:name="_Toc185323556"/>
      <w:r w:rsidRPr="00524356">
        <w:t>Protocol deviations/violations</w:t>
      </w:r>
      <w:bookmarkEnd w:id="128"/>
      <w:bookmarkEnd w:id="129"/>
    </w:p>
    <w:p w14:paraId="690AD34A" w14:textId="77777777" w:rsidR="00A52BC8"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 xml:space="preserve">A protocol deviation/violation is defined as any excursion from the protocol. Examples of possible protocol deviations/violations include participants who do not meet the eligibility criteria and are </w:t>
      </w:r>
      <w:proofErr w:type="spellStart"/>
      <w:proofErr w:type="gramStart"/>
      <w:r w:rsidRPr="00F72B76">
        <w:rPr>
          <w:rFonts w:asciiTheme="minorHAnsi" w:hAnsiTheme="minorHAnsi" w:cstheme="minorHAnsi"/>
          <w:color w:val="auto"/>
          <w:lang w:val="en-US" w:eastAsia="en-US"/>
        </w:rPr>
        <w:t>randomised</w:t>
      </w:r>
      <w:proofErr w:type="spellEnd"/>
      <w:proofErr w:type="gramEnd"/>
      <w:r w:rsidRPr="00F72B76">
        <w:rPr>
          <w:rFonts w:asciiTheme="minorHAnsi" w:hAnsiTheme="minorHAnsi" w:cstheme="minorHAnsi"/>
          <w:color w:val="auto"/>
          <w:lang w:val="en-US" w:eastAsia="en-US"/>
        </w:rPr>
        <w:t xml:space="preserve"> in error and participant assessments occurring outside the specified visit windows. </w:t>
      </w:r>
    </w:p>
    <w:p w14:paraId="64B19D92" w14:textId="77777777" w:rsidR="00D02004" w:rsidRPr="00F72B76" w:rsidRDefault="00D02004" w:rsidP="00A52BC8">
      <w:pPr>
        <w:pStyle w:val="Default"/>
        <w:rPr>
          <w:rFonts w:asciiTheme="minorHAnsi" w:hAnsiTheme="minorHAnsi" w:cstheme="minorHAnsi"/>
          <w:color w:val="auto"/>
          <w:lang w:val="en-US" w:eastAsia="en-US"/>
        </w:rPr>
      </w:pPr>
    </w:p>
    <w:p w14:paraId="187E2D3F" w14:textId="56444EBD" w:rsidR="007A044A"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 xml:space="preserve">A protocol deviation (PD) is defined as a non-serious breach from the protocol that is unlikely to lead to any impact on the value of the data contributing to the overall treatment effect. A protocol violation (PV) is an excursion from the protocol that is likely to lead to an impact on the </w:t>
      </w:r>
      <w:r w:rsidR="001F5CBB">
        <w:rPr>
          <w:rFonts w:asciiTheme="minorHAnsi" w:hAnsiTheme="minorHAnsi" w:cstheme="minorHAnsi"/>
          <w:color w:val="auto"/>
          <w:lang w:val="en-US" w:eastAsia="en-US"/>
        </w:rPr>
        <w:t>analysis</w:t>
      </w:r>
      <w:r w:rsidR="005433F1">
        <w:rPr>
          <w:rFonts w:asciiTheme="minorHAnsi" w:hAnsiTheme="minorHAnsi" w:cstheme="minorHAnsi"/>
          <w:color w:val="auto"/>
          <w:lang w:val="en-US" w:eastAsia="en-US"/>
        </w:rPr>
        <w:t xml:space="preserve"> such that it may change the treatment effect estimate.</w:t>
      </w:r>
    </w:p>
    <w:p w14:paraId="6972B779" w14:textId="77777777" w:rsidR="007A044A" w:rsidRPr="00F72B76" w:rsidRDefault="007A044A" w:rsidP="00A52BC8">
      <w:pPr>
        <w:pStyle w:val="Default"/>
        <w:rPr>
          <w:rFonts w:asciiTheme="minorHAnsi" w:hAnsiTheme="minorHAnsi" w:cstheme="minorHAnsi"/>
          <w:color w:val="auto"/>
          <w:lang w:val="en-US" w:eastAsia="en-US"/>
        </w:rPr>
      </w:pPr>
    </w:p>
    <w:p w14:paraId="5F589DA4" w14:textId="20D31EE4" w:rsidR="00A52BC8"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Protocol deviation</w:t>
      </w:r>
      <w:r w:rsidR="00AB4389">
        <w:rPr>
          <w:rFonts w:asciiTheme="minorHAnsi" w:hAnsiTheme="minorHAnsi" w:cstheme="minorHAnsi"/>
          <w:color w:val="auto"/>
          <w:lang w:val="en-US" w:eastAsia="en-US"/>
        </w:rPr>
        <w:t>s</w:t>
      </w:r>
      <w:r w:rsidRPr="00F72B76">
        <w:rPr>
          <w:rFonts w:asciiTheme="minorHAnsi" w:hAnsiTheme="minorHAnsi" w:cstheme="minorHAnsi"/>
          <w:color w:val="auto"/>
          <w:lang w:val="en-US" w:eastAsia="en-US"/>
        </w:rPr>
        <w:t xml:space="preserve"> and violations will be reported (and tabulated by arm). </w:t>
      </w:r>
    </w:p>
    <w:p w14:paraId="1ED4AA4E" w14:textId="77777777" w:rsidR="00191400" w:rsidRPr="00F72B76" w:rsidRDefault="00191400" w:rsidP="00A52BC8">
      <w:pPr>
        <w:pStyle w:val="Default"/>
        <w:rPr>
          <w:rFonts w:asciiTheme="minorHAnsi" w:hAnsiTheme="minorHAnsi" w:cstheme="minorHAnsi"/>
          <w:color w:val="auto"/>
          <w:lang w:val="en-US" w:eastAsia="en-US"/>
        </w:rPr>
      </w:pPr>
    </w:p>
    <w:p w14:paraId="3C2201B3" w14:textId="29449216" w:rsidR="00280277" w:rsidRDefault="00A52BC8" w:rsidP="007829A2">
      <w:r w:rsidRPr="007829A2">
        <w:t>All visit window deviations will be classified as protocol deviation</w:t>
      </w:r>
      <w:r w:rsidR="00633C73">
        <w:t xml:space="preserve"> </w:t>
      </w:r>
      <w:r w:rsidR="00633C73" w:rsidRPr="00633C73">
        <w:t xml:space="preserve">as </w:t>
      </w:r>
      <w:r w:rsidR="00633C73" w:rsidRPr="00F72B76">
        <w:rPr>
          <w:i/>
          <w:iCs/>
          <w:highlight w:val="yellow"/>
        </w:rPr>
        <w:t xml:space="preserve">[describe way will handle visit window deviations here as </w:t>
      </w:r>
      <w:proofErr w:type="gramStart"/>
      <w:r w:rsidR="00633C73" w:rsidRPr="00F72B76">
        <w:rPr>
          <w:i/>
          <w:iCs/>
          <w:highlight w:val="yellow"/>
        </w:rPr>
        <w:t>appropriate]</w:t>
      </w:r>
      <w:r w:rsidR="00AA64B6">
        <w:rPr>
          <w:i/>
          <w:iCs/>
        </w:rPr>
        <w:t xml:space="preserve"> </w:t>
      </w:r>
      <w:r w:rsidR="00AA64B6" w:rsidRPr="00375D14">
        <w:t>{{</w:t>
      </w:r>
      <w:proofErr w:type="spellStart"/>
      <w:proofErr w:type="gramEnd"/>
      <w:r w:rsidR="00AA64B6" w:rsidRPr="00375D14">
        <w:t>visit_window_</w:t>
      </w:r>
      <w:proofErr w:type="gramStart"/>
      <w:r w:rsidR="00AA64B6" w:rsidRPr="00375D14">
        <w:t>deviation</w:t>
      </w:r>
      <w:proofErr w:type="spellEnd"/>
      <w:r w:rsidR="00AA64B6" w:rsidRPr="00375D14">
        <w:t>}}</w:t>
      </w:r>
      <w:r w:rsidRPr="00F72B76">
        <w:rPr>
          <w:i/>
          <w:iCs/>
        </w:rPr>
        <w:t>.</w:t>
      </w:r>
      <w:proofErr w:type="gramEnd"/>
      <w:r w:rsidRPr="007829A2">
        <w:t xml:space="preserve"> An assessment of the impact of other excursions from the protocol on the primary outcome will be made by the Chief investigator and Senior statistician. </w:t>
      </w:r>
    </w:p>
    <w:p w14:paraId="78190C1E" w14:textId="77777777" w:rsidR="00280277" w:rsidRDefault="00280277" w:rsidP="007829A2"/>
    <w:p w14:paraId="0780642A" w14:textId="77777777" w:rsidR="005B2213" w:rsidRDefault="00A52BC8" w:rsidP="007829A2">
      <w:r w:rsidRPr="007829A2">
        <w:t xml:space="preserve">All protocol violations will be reported to the DMEC as well as any excursions for which the trial team are unsure if </w:t>
      </w:r>
      <w:proofErr w:type="gramStart"/>
      <w:r w:rsidRPr="007829A2">
        <w:t>should be considered deviations or violations</w:t>
      </w:r>
      <w:proofErr w:type="gramEnd"/>
      <w:r w:rsidRPr="007829A2">
        <w:t xml:space="preserve"> (for which the DMEC will have the final decision on). </w:t>
      </w:r>
    </w:p>
    <w:p w14:paraId="47650878" w14:textId="77777777" w:rsidR="005B2213" w:rsidRDefault="005B2213" w:rsidP="007829A2"/>
    <w:p w14:paraId="6237D781" w14:textId="77777777" w:rsidR="005B2213" w:rsidRDefault="005B2213" w:rsidP="007829A2"/>
    <w:p w14:paraId="4D46CB0A" w14:textId="6CB6B765" w:rsidR="0044043A" w:rsidRDefault="0044043A">
      <w:r>
        <w:br w:type="page"/>
      </w:r>
    </w:p>
    <w:p w14:paraId="743BBDDE" w14:textId="16D65652" w:rsidR="001A29C3" w:rsidRPr="00816362" w:rsidRDefault="001A29C3" w:rsidP="000E21A1">
      <w:pPr>
        <w:pStyle w:val="Heading1"/>
      </w:pPr>
      <w:bookmarkStart w:id="130" w:name="_Toc183095029"/>
      <w:bookmarkStart w:id="131" w:name="_Toc183095135"/>
      <w:bookmarkStart w:id="132" w:name="_Toc183095480"/>
      <w:bookmarkStart w:id="133" w:name="_Toc183099266"/>
      <w:bookmarkStart w:id="134" w:name="_Toc183100557"/>
      <w:bookmarkStart w:id="135" w:name="_Toc183095030"/>
      <w:bookmarkStart w:id="136" w:name="_Toc183095136"/>
      <w:bookmarkStart w:id="137" w:name="_Toc183095481"/>
      <w:bookmarkStart w:id="138" w:name="_Toc183099267"/>
      <w:bookmarkStart w:id="139" w:name="_Toc183100558"/>
      <w:bookmarkStart w:id="140" w:name="_Toc183095031"/>
      <w:bookmarkStart w:id="141" w:name="_Toc183095137"/>
      <w:bookmarkStart w:id="142" w:name="_Toc183095482"/>
      <w:bookmarkStart w:id="143" w:name="_Toc183099268"/>
      <w:bookmarkStart w:id="144" w:name="_Toc183100559"/>
      <w:bookmarkStart w:id="145" w:name="_Toc183095032"/>
      <w:bookmarkStart w:id="146" w:name="_Toc183095138"/>
      <w:bookmarkStart w:id="147" w:name="_Toc183095483"/>
      <w:bookmarkStart w:id="148" w:name="_Toc183099269"/>
      <w:bookmarkStart w:id="149" w:name="_Toc183100560"/>
      <w:bookmarkStart w:id="150" w:name="_Toc183095033"/>
      <w:bookmarkStart w:id="151" w:name="_Toc183095139"/>
      <w:bookmarkStart w:id="152" w:name="_Toc183095484"/>
      <w:bookmarkStart w:id="153" w:name="_Toc183099270"/>
      <w:bookmarkStart w:id="154" w:name="_Toc183100561"/>
      <w:bookmarkStart w:id="155" w:name="_Toc183095034"/>
      <w:bookmarkStart w:id="156" w:name="_Toc183095140"/>
      <w:bookmarkStart w:id="157" w:name="_Toc183095485"/>
      <w:bookmarkStart w:id="158" w:name="_Toc183099271"/>
      <w:bookmarkStart w:id="159" w:name="_Toc183100562"/>
      <w:bookmarkStart w:id="160" w:name="_Toc183095035"/>
      <w:bookmarkStart w:id="161" w:name="_Toc183095141"/>
      <w:bookmarkStart w:id="162" w:name="_Toc183095486"/>
      <w:bookmarkStart w:id="163" w:name="_Toc183099272"/>
      <w:bookmarkStart w:id="164" w:name="_Toc183100563"/>
      <w:bookmarkStart w:id="165" w:name="_Toc183099273"/>
      <w:bookmarkStart w:id="166" w:name="_Toc185323557"/>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r w:rsidRPr="00816362">
        <w:lastRenderedPageBreak/>
        <w:t>Data analysis plan – Inferential analysis</w:t>
      </w:r>
      <w:bookmarkEnd w:id="165"/>
      <w:bookmarkEnd w:id="166"/>
      <w:r w:rsidRPr="00816362">
        <w:fldChar w:fldCharType="begin"/>
      </w:r>
      <w:r w:rsidRPr="00816362">
        <w:instrText xml:space="preserve"> TC "</w:instrText>
      </w:r>
      <w:bookmarkStart w:id="167" w:name="_Toc183094441"/>
      <w:r w:rsidRPr="00816362">
        <w:instrText>3.</w:instrText>
      </w:r>
      <w:r w:rsidRPr="00816362">
        <w:tab/>
        <w:instrText>Data analysis plan – Inferential analysis</w:instrText>
      </w:r>
      <w:bookmarkEnd w:id="167"/>
      <w:r w:rsidRPr="00816362">
        <w:instrText xml:space="preserve">" \f C \l "1" </w:instrText>
      </w:r>
      <w:r w:rsidRPr="00816362">
        <w:fldChar w:fldCharType="end"/>
      </w:r>
    </w:p>
    <w:p w14:paraId="34BE2E96" w14:textId="3AA23B60" w:rsidR="002304DA" w:rsidRPr="00524356" w:rsidRDefault="00773FDB" w:rsidP="001922E9">
      <w:pPr>
        <w:pStyle w:val="Heading2"/>
      </w:pPr>
      <w:bookmarkStart w:id="168" w:name="_Toc183099274"/>
      <w:bookmarkStart w:id="169" w:name="_Toc185323558"/>
      <w:r w:rsidRPr="00524356">
        <w:t>Description of primary estimand</w:t>
      </w:r>
      <w:bookmarkEnd w:id="168"/>
      <w:bookmarkEnd w:id="169"/>
    </w:p>
    <w:p w14:paraId="606A5255" w14:textId="3CD32417" w:rsidR="008401DE" w:rsidRDefault="006677FB" w:rsidP="000E21A1">
      <w:pPr>
        <w:rPr>
          <w:i/>
          <w:iCs/>
          <w:sz w:val="22"/>
          <w:szCs w:val="22"/>
          <w:lang w:val="en-GB"/>
        </w:rPr>
      </w:pPr>
      <w:r w:rsidRPr="00FE7127">
        <w:rPr>
          <w:i/>
          <w:iCs/>
          <w:sz w:val="22"/>
          <w:szCs w:val="22"/>
          <w:highlight w:val="yellow"/>
          <w:lang w:val="en-GB"/>
        </w:rPr>
        <w:t>Describe p</w:t>
      </w:r>
      <w:r w:rsidR="008401DE" w:rsidRPr="00FE7127">
        <w:rPr>
          <w:i/>
          <w:iCs/>
          <w:sz w:val="22"/>
          <w:szCs w:val="22"/>
          <w:highlight w:val="yellow"/>
          <w:lang w:val="en-GB"/>
        </w:rPr>
        <w:t xml:space="preserve">rimary </w:t>
      </w:r>
      <w:r w:rsidR="00E04642" w:rsidRPr="00FE7127">
        <w:rPr>
          <w:i/>
          <w:iCs/>
          <w:sz w:val="22"/>
          <w:szCs w:val="22"/>
          <w:highlight w:val="yellow"/>
          <w:lang w:val="en-GB"/>
        </w:rPr>
        <w:t>estimand</w:t>
      </w:r>
      <w:r w:rsidR="00A82E93">
        <w:rPr>
          <w:i/>
          <w:iCs/>
          <w:sz w:val="22"/>
          <w:szCs w:val="22"/>
          <w:highlight w:val="yellow"/>
          <w:lang w:val="en-GB"/>
        </w:rPr>
        <w:t>(s)</w:t>
      </w:r>
      <w:r w:rsidR="00E04642" w:rsidRPr="00FE7127">
        <w:rPr>
          <w:i/>
          <w:iCs/>
          <w:sz w:val="22"/>
          <w:szCs w:val="22"/>
          <w:highlight w:val="yellow"/>
          <w:lang w:val="en-GB"/>
        </w:rPr>
        <w:t xml:space="preserve"> </w:t>
      </w:r>
      <w:r w:rsidR="008401DE" w:rsidRPr="00FE7127">
        <w:rPr>
          <w:i/>
          <w:iCs/>
          <w:sz w:val="22"/>
          <w:szCs w:val="22"/>
          <w:highlight w:val="yellow"/>
          <w:lang w:val="en-GB"/>
        </w:rPr>
        <w:t>in words</w:t>
      </w:r>
      <w:r w:rsidR="00286205" w:rsidRPr="00FE7127">
        <w:rPr>
          <w:i/>
          <w:iCs/>
          <w:sz w:val="22"/>
          <w:szCs w:val="22"/>
          <w:highlight w:val="yellow"/>
          <w:lang w:val="en-GB"/>
        </w:rPr>
        <w:t xml:space="preserve"> and then broken down into 5 aspects belo</w:t>
      </w:r>
      <w:r w:rsidR="00286205" w:rsidRPr="00FC73BF">
        <w:rPr>
          <w:i/>
          <w:iCs/>
          <w:sz w:val="22"/>
          <w:szCs w:val="22"/>
          <w:highlight w:val="yellow"/>
          <w:lang w:val="en-GB"/>
        </w:rPr>
        <w:t>w</w:t>
      </w:r>
      <w:r w:rsidR="00FC73BF" w:rsidRPr="00FC73BF">
        <w:rPr>
          <w:i/>
          <w:iCs/>
          <w:sz w:val="22"/>
          <w:szCs w:val="22"/>
          <w:highlight w:val="yellow"/>
          <w:lang w:val="en-GB"/>
        </w:rPr>
        <w:t>:</w:t>
      </w:r>
    </w:p>
    <w:p w14:paraId="759D0EF9" w14:textId="77777777" w:rsidR="00292783" w:rsidRDefault="00292783" w:rsidP="000E21A1">
      <w:pPr>
        <w:rPr>
          <w:i/>
          <w:iCs/>
          <w:sz w:val="22"/>
          <w:szCs w:val="22"/>
          <w:lang w:val="en-GB"/>
        </w:rPr>
      </w:pPr>
    </w:p>
    <w:p w14:paraId="19110CEF" w14:textId="6CE91A81" w:rsidR="00292783" w:rsidRPr="00375D14" w:rsidRDefault="00292783" w:rsidP="000E21A1">
      <w:pPr>
        <w:rPr>
          <w:sz w:val="22"/>
          <w:szCs w:val="22"/>
          <w:lang w:val="en-GB"/>
        </w:rPr>
      </w:pPr>
      <w:r>
        <w:rPr>
          <w:sz w:val="22"/>
          <w:szCs w:val="22"/>
          <w:lang w:val="en-GB"/>
        </w:rPr>
        <w:t>{{</w:t>
      </w:r>
      <w:proofErr w:type="spellStart"/>
      <w:r>
        <w:rPr>
          <w:sz w:val="22"/>
          <w:szCs w:val="22"/>
          <w:lang w:val="en-GB"/>
        </w:rPr>
        <w:t>primary_estimand</w:t>
      </w:r>
      <w:proofErr w:type="spellEnd"/>
      <w:r>
        <w:rPr>
          <w:sz w:val="22"/>
          <w:szCs w:val="22"/>
          <w:lang w:val="en-GB"/>
        </w:rPr>
        <w:t>}}</w:t>
      </w:r>
    </w:p>
    <w:p w14:paraId="2A3E87E3" w14:textId="77777777" w:rsidR="00A82E93" w:rsidRPr="00FE7127" w:rsidRDefault="00A82E93" w:rsidP="000E21A1">
      <w:pPr>
        <w:rPr>
          <w:i/>
          <w:iCs/>
          <w:sz w:val="22"/>
          <w:szCs w:val="22"/>
          <w:lang w:val="en-GB"/>
        </w:rPr>
      </w:pPr>
    </w:p>
    <w:p w14:paraId="68666E36" w14:textId="77777777" w:rsidR="0093697D" w:rsidRDefault="0093697D" w:rsidP="0093697D">
      <w:pPr>
        <w:rPr>
          <w:sz w:val="22"/>
          <w:szCs w:val="22"/>
        </w:rPr>
      </w:pPr>
    </w:p>
    <w:p w14:paraId="00791CE2" w14:textId="77777777" w:rsidR="00CC6E4C" w:rsidRDefault="00A82E93" w:rsidP="000E21A1">
      <w:pPr>
        <w:rPr>
          <w:i/>
          <w:iCs/>
          <w:sz w:val="22"/>
          <w:szCs w:val="22"/>
        </w:rPr>
      </w:pPr>
      <w:r w:rsidRPr="00FE7127">
        <w:rPr>
          <w:i/>
          <w:iCs/>
          <w:sz w:val="22"/>
          <w:szCs w:val="22"/>
          <w:highlight w:val="yellow"/>
        </w:rPr>
        <w:t>Describe additio</w:t>
      </w:r>
      <w:r w:rsidR="0093697D" w:rsidRPr="00FE7127">
        <w:rPr>
          <w:i/>
          <w:iCs/>
          <w:sz w:val="22"/>
          <w:szCs w:val="22"/>
          <w:highlight w:val="yellow"/>
        </w:rPr>
        <w:t>n</w:t>
      </w:r>
      <w:r w:rsidRPr="00FE7127">
        <w:rPr>
          <w:i/>
          <w:iCs/>
          <w:sz w:val="22"/>
          <w:szCs w:val="22"/>
          <w:highlight w:val="yellow"/>
        </w:rPr>
        <w:t>al effect size</w:t>
      </w:r>
      <w:r w:rsidR="0093697D" w:rsidRPr="00FE7127">
        <w:rPr>
          <w:i/>
          <w:iCs/>
          <w:sz w:val="22"/>
          <w:szCs w:val="22"/>
          <w:highlight w:val="yellow"/>
        </w:rPr>
        <w:t>s that will be reported</w:t>
      </w:r>
      <w:r w:rsidRPr="00FE7127">
        <w:rPr>
          <w:i/>
          <w:iCs/>
          <w:sz w:val="22"/>
          <w:szCs w:val="22"/>
          <w:highlight w:val="yellow"/>
        </w:rPr>
        <w:t xml:space="preserve"> </w:t>
      </w:r>
      <w:r w:rsidR="0093697D" w:rsidRPr="00FE7127">
        <w:rPr>
          <w:i/>
          <w:iCs/>
          <w:sz w:val="22"/>
          <w:szCs w:val="22"/>
          <w:highlight w:val="yellow"/>
        </w:rPr>
        <w:t>and how they will be calculated if relevant</w:t>
      </w:r>
      <w:r w:rsidR="00CC6E4C">
        <w:rPr>
          <w:i/>
          <w:iCs/>
          <w:sz w:val="22"/>
          <w:szCs w:val="22"/>
        </w:rPr>
        <w:t xml:space="preserve">. </w:t>
      </w:r>
    </w:p>
    <w:p w14:paraId="735F0009" w14:textId="77777777" w:rsidR="006A7D26" w:rsidRDefault="006A7D26" w:rsidP="000E21A1">
      <w:pPr>
        <w:rPr>
          <w:i/>
          <w:iCs/>
          <w:sz w:val="22"/>
          <w:szCs w:val="22"/>
        </w:rPr>
      </w:pPr>
    </w:p>
    <w:p w14:paraId="7CD77391" w14:textId="77777777" w:rsidR="00292783" w:rsidRDefault="00CC6E4C" w:rsidP="000E21A1">
      <w:pPr>
        <w:rPr>
          <w:i/>
          <w:iCs/>
          <w:sz w:val="22"/>
          <w:szCs w:val="22"/>
          <w:highlight w:val="yellow"/>
        </w:rPr>
      </w:pPr>
      <w:r w:rsidRPr="00F72B76">
        <w:rPr>
          <w:i/>
          <w:iCs/>
          <w:sz w:val="22"/>
          <w:szCs w:val="22"/>
          <w:highlight w:val="yellow"/>
        </w:rPr>
        <w:t xml:space="preserve">Where cut-off values are to be used for statistical </w:t>
      </w:r>
      <w:r w:rsidR="00FC73BF" w:rsidRPr="00F72B76">
        <w:rPr>
          <w:i/>
          <w:iCs/>
          <w:sz w:val="22"/>
          <w:szCs w:val="22"/>
          <w:highlight w:val="yellow"/>
        </w:rPr>
        <w:t>significance,</w:t>
      </w:r>
      <w:r w:rsidRPr="00F72B76">
        <w:rPr>
          <w:i/>
          <w:iCs/>
          <w:sz w:val="22"/>
          <w:szCs w:val="22"/>
          <w:highlight w:val="yellow"/>
        </w:rPr>
        <w:t xml:space="preserve"> these should be described here, as well as reporting of c</w:t>
      </w:r>
      <w:r w:rsidR="006A7D26" w:rsidRPr="00F72B76">
        <w:rPr>
          <w:i/>
          <w:iCs/>
          <w:sz w:val="22"/>
          <w:szCs w:val="22"/>
          <w:highlight w:val="yellow"/>
        </w:rPr>
        <w:t>onfidence interval</w:t>
      </w:r>
      <w:r w:rsidR="00333E6B" w:rsidRPr="00F72B76">
        <w:rPr>
          <w:i/>
          <w:iCs/>
          <w:sz w:val="22"/>
          <w:szCs w:val="22"/>
          <w:highlight w:val="yellow"/>
        </w:rPr>
        <w:t>s</w:t>
      </w:r>
      <w:r w:rsidR="006A7D26" w:rsidRPr="00F72B76">
        <w:rPr>
          <w:i/>
          <w:iCs/>
          <w:sz w:val="22"/>
          <w:szCs w:val="22"/>
          <w:highlight w:val="yellow"/>
        </w:rPr>
        <w:t xml:space="preserve"> (with level)</w:t>
      </w:r>
      <w:r w:rsidR="00333E6B" w:rsidRPr="00F72B76">
        <w:rPr>
          <w:i/>
          <w:iCs/>
          <w:sz w:val="22"/>
          <w:szCs w:val="22"/>
          <w:highlight w:val="yellow"/>
        </w:rPr>
        <w:t>.</w:t>
      </w:r>
      <w:r w:rsidR="006A7D26" w:rsidRPr="00F72B76">
        <w:rPr>
          <w:i/>
          <w:iCs/>
          <w:sz w:val="22"/>
          <w:szCs w:val="22"/>
          <w:highlight w:val="yellow"/>
        </w:rPr>
        <w:t xml:space="preserve"> </w:t>
      </w:r>
    </w:p>
    <w:p w14:paraId="01B49843" w14:textId="77777777" w:rsidR="00292783" w:rsidRDefault="00292783" w:rsidP="000E21A1">
      <w:pPr>
        <w:rPr>
          <w:i/>
          <w:iCs/>
          <w:sz w:val="22"/>
          <w:szCs w:val="22"/>
          <w:highlight w:val="yellow"/>
        </w:rPr>
      </w:pPr>
    </w:p>
    <w:p w14:paraId="401397E9" w14:textId="77777777" w:rsidR="001A29C3" w:rsidRPr="00524356" w:rsidRDefault="001A29C3" w:rsidP="000E21A1">
      <w:bookmarkStart w:id="170" w:name="_Toc183099275"/>
      <w:bookmarkEnd w:id="170"/>
    </w:p>
    <w:p w14:paraId="1ABD683A" w14:textId="77777777" w:rsidR="002304DA" w:rsidRPr="00524356" w:rsidRDefault="002304DA" w:rsidP="000E21A1"/>
    <w:p w14:paraId="0C49CA30" w14:textId="646D7B8E" w:rsidR="00751AC9" w:rsidRPr="00524356" w:rsidRDefault="001A29C3" w:rsidP="001922E9">
      <w:pPr>
        <w:pStyle w:val="Heading2"/>
      </w:pPr>
      <w:bookmarkStart w:id="171" w:name="_Toc183099276"/>
      <w:bookmarkStart w:id="172" w:name="_Toc185323559"/>
      <w:r w:rsidRPr="00524356">
        <w:t xml:space="preserve">Analysis </w:t>
      </w:r>
      <w:r w:rsidR="004972EE" w:rsidRPr="00524356">
        <w:t xml:space="preserve">model for </w:t>
      </w:r>
      <w:r w:rsidRPr="00524356">
        <w:t>primary outcome</w:t>
      </w:r>
      <w:r w:rsidR="005207EA" w:rsidRPr="00524356">
        <w:t>(s)</w:t>
      </w:r>
      <w:bookmarkEnd w:id="171"/>
      <w:bookmarkEnd w:id="172"/>
    </w:p>
    <w:p w14:paraId="4588403B" w14:textId="2C0C3180" w:rsidR="00971712" w:rsidRDefault="00971712" w:rsidP="00971712">
      <w:pPr>
        <w:rPr>
          <w:i/>
          <w:iCs/>
          <w:sz w:val="22"/>
          <w:szCs w:val="22"/>
        </w:rPr>
      </w:pPr>
      <w:r w:rsidRPr="00966A44">
        <w:rPr>
          <w:i/>
          <w:iCs/>
          <w:sz w:val="22"/>
          <w:szCs w:val="22"/>
          <w:highlight w:val="yellow"/>
        </w:rPr>
        <w:t>Describe analysis model(s) for primary outcome</w:t>
      </w:r>
      <w:r w:rsidR="006123DA">
        <w:rPr>
          <w:i/>
          <w:iCs/>
          <w:sz w:val="22"/>
          <w:szCs w:val="22"/>
          <w:highlight w:val="yellow"/>
        </w:rPr>
        <w:t>(</w:t>
      </w:r>
      <w:r w:rsidRPr="00966A44">
        <w:rPr>
          <w:i/>
          <w:iCs/>
          <w:sz w:val="22"/>
          <w:szCs w:val="22"/>
          <w:highlight w:val="yellow"/>
        </w:rPr>
        <w:t>s</w:t>
      </w:r>
      <w:r w:rsidR="006123DA">
        <w:rPr>
          <w:i/>
          <w:iCs/>
          <w:sz w:val="22"/>
          <w:szCs w:val="22"/>
          <w:highlight w:val="yellow"/>
        </w:rPr>
        <w:t>)</w:t>
      </w:r>
      <w:r w:rsidRPr="00203A27">
        <w:rPr>
          <w:i/>
          <w:iCs/>
          <w:sz w:val="22"/>
          <w:szCs w:val="22"/>
          <w:highlight w:val="yellow"/>
        </w:rPr>
        <w:t xml:space="preserve"> that will be used to estimate </w:t>
      </w:r>
      <w:proofErr w:type="spellStart"/>
      <w:r w:rsidRPr="00203A27">
        <w:rPr>
          <w:i/>
          <w:iCs/>
          <w:sz w:val="22"/>
          <w:szCs w:val="22"/>
          <w:highlight w:val="yellow"/>
        </w:rPr>
        <w:t>estimands</w:t>
      </w:r>
      <w:proofErr w:type="spellEnd"/>
      <w:r w:rsidRPr="00203A27">
        <w:rPr>
          <w:i/>
          <w:iCs/>
          <w:sz w:val="22"/>
          <w:szCs w:val="22"/>
          <w:highlight w:val="yellow"/>
        </w:rPr>
        <w:t xml:space="preserve"> described in Section 3.1</w:t>
      </w:r>
    </w:p>
    <w:p w14:paraId="23762C39" w14:textId="77777777" w:rsidR="00292783" w:rsidRDefault="00292783" w:rsidP="00971712">
      <w:pPr>
        <w:rPr>
          <w:i/>
          <w:iCs/>
          <w:sz w:val="22"/>
          <w:szCs w:val="22"/>
        </w:rPr>
      </w:pPr>
    </w:p>
    <w:p w14:paraId="47311B9D" w14:textId="00EC4D63" w:rsidR="00292783" w:rsidRPr="00375D14" w:rsidRDefault="00292783" w:rsidP="00971712">
      <w:pPr>
        <w:rPr>
          <w:sz w:val="22"/>
          <w:szCs w:val="22"/>
        </w:rPr>
      </w:pPr>
      <w:r>
        <w:rPr>
          <w:sz w:val="22"/>
          <w:szCs w:val="22"/>
        </w:rPr>
        <w:t>{{</w:t>
      </w:r>
      <w:proofErr w:type="spellStart"/>
      <w:r>
        <w:rPr>
          <w:sz w:val="22"/>
          <w:szCs w:val="22"/>
        </w:rPr>
        <w:t>primary_analysis_model</w:t>
      </w:r>
      <w:proofErr w:type="spellEnd"/>
      <w:r w:rsidR="004D799E">
        <w:rPr>
          <w:sz w:val="22"/>
          <w:szCs w:val="22"/>
        </w:rPr>
        <w:t>}}</w:t>
      </w:r>
    </w:p>
    <w:p w14:paraId="5A1CC6FC" w14:textId="77777777" w:rsidR="00751AC9" w:rsidRPr="00FE7127" w:rsidRDefault="00751AC9" w:rsidP="007829A2">
      <w:pPr>
        <w:rPr>
          <w:lang w:val="en-GB"/>
        </w:rPr>
      </w:pPr>
    </w:p>
    <w:p w14:paraId="3AF44DEB" w14:textId="41552CA7" w:rsidR="00751AC9" w:rsidRDefault="000F327A" w:rsidP="001922E9">
      <w:pPr>
        <w:pStyle w:val="Heading2"/>
      </w:pPr>
      <w:bookmarkStart w:id="173" w:name="_Ref105410120"/>
      <w:bookmarkStart w:id="174" w:name="_Toc105411787"/>
      <w:bookmarkStart w:id="175" w:name="_Toc148432493"/>
      <w:bookmarkStart w:id="176" w:name="_Toc183099277"/>
      <w:bookmarkStart w:id="177" w:name="_Toc185323560"/>
      <w:r w:rsidRPr="00524356">
        <w:t>List of anticipated</w:t>
      </w:r>
      <w:r w:rsidR="00751AC9" w:rsidRPr="00524356">
        <w:t xml:space="preserve"> intercurrent events</w:t>
      </w:r>
      <w:bookmarkEnd w:id="173"/>
      <w:bookmarkEnd w:id="174"/>
      <w:r w:rsidR="00751AC9" w:rsidRPr="00524356">
        <w:t xml:space="preserve"> and </w:t>
      </w:r>
      <w:r w:rsidRPr="00524356">
        <w:t xml:space="preserve">any </w:t>
      </w:r>
      <w:r w:rsidR="00751AC9" w:rsidRPr="00524356">
        <w:t>supplementary analyses</w:t>
      </w:r>
      <w:bookmarkEnd w:id="175"/>
      <w:r w:rsidRPr="00524356">
        <w:t xml:space="preserve"> using different strategies</w:t>
      </w:r>
      <w:bookmarkEnd w:id="176"/>
      <w:bookmarkEnd w:id="177"/>
    </w:p>
    <w:p w14:paraId="14FE960D" w14:textId="77777777" w:rsidR="00E42202" w:rsidRPr="00FB6FBF" w:rsidRDefault="00E42202" w:rsidP="00E42202">
      <w:pPr>
        <w:rPr>
          <w:i/>
          <w:iCs/>
          <w:sz w:val="22"/>
          <w:szCs w:val="22"/>
        </w:rPr>
      </w:pPr>
      <w:r w:rsidRPr="00FB6FBF">
        <w:rPr>
          <w:i/>
          <w:iCs/>
          <w:sz w:val="22"/>
          <w:szCs w:val="22"/>
          <w:highlight w:val="yellow"/>
        </w:rPr>
        <w:t xml:space="preserve">List all anticipated intercurrent events with perceived or estimated rates of occurrence. If necessary, include explanations of why they </w:t>
      </w:r>
      <w:proofErr w:type="gramStart"/>
      <w:r w:rsidRPr="00FB6FBF">
        <w:rPr>
          <w:i/>
          <w:iCs/>
          <w:sz w:val="22"/>
          <w:szCs w:val="22"/>
          <w:highlight w:val="yellow"/>
        </w:rPr>
        <w:t>are anticipated</w:t>
      </w:r>
      <w:proofErr w:type="gramEnd"/>
      <w:r w:rsidRPr="00FB6FBF">
        <w:rPr>
          <w:i/>
          <w:iCs/>
          <w:sz w:val="22"/>
          <w:szCs w:val="22"/>
          <w:highlight w:val="yellow"/>
        </w:rPr>
        <w:t xml:space="preserve"> intercurrent events and why rates may differ by arm.  Any supplementary </w:t>
      </w:r>
      <w:proofErr w:type="gramStart"/>
      <w:r w:rsidRPr="00FB6FBF">
        <w:rPr>
          <w:i/>
          <w:iCs/>
          <w:sz w:val="22"/>
          <w:szCs w:val="22"/>
          <w:highlight w:val="yellow"/>
        </w:rPr>
        <w:t>analyses</w:t>
      </w:r>
      <w:proofErr w:type="gramEnd"/>
      <w:r w:rsidRPr="00FB6FBF">
        <w:rPr>
          <w:i/>
          <w:iCs/>
          <w:sz w:val="22"/>
          <w:szCs w:val="22"/>
          <w:highlight w:val="yellow"/>
        </w:rPr>
        <w:t xml:space="preserve"> looking at different strategies for handling these ICEs or different </w:t>
      </w:r>
      <w:proofErr w:type="spellStart"/>
      <w:r w:rsidRPr="00FB6FBF">
        <w:rPr>
          <w:i/>
          <w:iCs/>
          <w:sz w:val="22"/>
          <w:szCs w:val="22"/>
          <w:highlight w:val="yellow"/>
        </w:rPr>
        <w:t>estimands</w:t>
      </w:r>
      <w:proofErr w:type="spellEnd"/>
      <w:r w:rsidRPr="00FB6FBF">
        <w:rPr>
          <w:i/>
          <w:iCs/>
          <w:sz w:val="22"/>
          <w:szCs w:val="22"/>
          <w:highlight w:val="yellow"/>
        </w:rPr>
        <w:t xml:space="preserve"> should be outlined here unless stated elsewhere in SAP.</w:t>
      </w:r>
    </w:p>
    <w:p w14:paraId="2FE2D9EC" w14:textId="77777777" w:rsidR="00E42202" w:rsidRDefault="00E42202" w:rsidP="004D799E">
      <w:pPr>
        <w:rPr>
          <w:i/>
          <w:iCs/>
          <w:highlight w:val="yellow"/>
          <w:lang w:val="en-GB"/>
        </w:rPr>
      </w:pPr>
    </w:p>
    <w:p w14:paraId="1F935C25" w14:textId="36E2A50E" w:rsidR="004D799E" w:rsidRPr="000726E5" w:rsidRDefault="00EB4037" w:rsidP="004D799E">
      <w:pPr>
        <w:rPr>
          <w:i/>
          <w:iCs/>
          <w:lang w:val="en-GB"/>
        </w:rPr>
      </w:pPr>
      <w:r w:rsidRPr="000726E5">
        <w:rPr>
          <w:i/>
          <w:iCs/>
          <w:highlight w:val="yellow"/>
          <w:lang w:val="en-GB"/>
        </w:rPr>
        <w:t>AI CONTENT GENERATED BELOW ARE SIMPLY SUGGESTIONS – PLEASE DELETE ANYTHING THAT IS WRONG OR NOT APPLICABLE</w:t>
      </w:r>
    </w:p>
    <w:p w14:paraId="4A0B0877" w14:textId="36FF17C9" w:rsidR="004D799E" w:rsidRDefault="004D799E" w:rsidP="004D799E">
      <w:pPr>
        <w:rPr>
          <w:lang w:val="en-GB"/>
        </w:rPr>
      </w:pPr>
      <w:r>
        <w:rPr>
          <w:lang w:val="en-GB"/>
        </w:rPr>
        <w:t>{{</w:t>
      </w:r>
      <w:proofErr w:type="spellStart"/>
      <w:r>
        <w:rPr>
          <w:lang w:val="en-GB"/>
        </w:rPr>
        <w:t>intercurrent_events_and_analysis</w:t>
      </w:r>
      <w:proofErr w:type="spellEnd"/>
      <w:r>
        <w:rPr>
          <w:lang w:val="en-GB"/>
        </w:rPr>
        <w:t>}}</w:t>
      </w:r>
    </w:p>
    <w:p w14:paraId="5F7BE11A" w14:textId="77777777" w:rsidR="004D799E" w:rsidRPr="00141151" w:rsidRDefault="004D799E" w:rsidP="00375D14"/>
    <w:p w14:paraId="4AB7A7BA" w14:textId="42742994" w:rsidR="001A29C3" w:rsidRPr="00524356" w:rsidRDefault="001A29C3" w:rsidP="007829A2">
      <w:r w:rsidRPr="00524356">
        <w:fldChar w:fldCharType="begin"/>
      </w:r>
      <w:r w:rsidRPr="00524356">
        <w:instrText xml:space="preserve"> TC "</w:instrText>
      </w:r>
      <w:bookmarkStart w:id="178" w:name="_Toc183094443"/>
      <w:r w:rsidRPr="00524356">
        <w:instrText>3.1.1</w:instrText>
      </w:r>
      <w:r w:rsidRPr="00524356">
        <w:tab/>
        <w:instrText>Analysis of primary outcomes</w:instrText>
      </w:r>
      <w:bookmarkEnd w:id="178"/>
      <w:r w:rsidRPr="00524356">
        <w:instrText xml:space="preserve">" \f C \l "1" </w:instrText>
      </w:r>
      <w:r w:rsidRPr="00524356">
        <w:fldChar w:fldCharType="end"/>
      </w:r>
    </w:p>
    <w:p w14:paraId="5C84D134" w14:textId="3BDF70CA" w:rsidR="001A29C3" w:rsidRPr="00524356" w:rsidRDefault="005207EA" w:rsidP="001922E9">
      <w:pPr>
        <w:pStyle w:val="Heading2"/>
      </w:pPr>
      <w:bookmarkStart w:id="179" w:name="_Toc185323561"/>
      <w:bookmarkStart w:id="180" w:name="_Toc183099278"/>
      <w:bookmarkStart w:id="181" w:name="_Toc185323562"/>
      <w:bookmarkEnd w:id="179"/>
      <w:r w:rsidRPr="00524356">
        <w:t>Analysis of</w:t>
      </w:r>
      <w:r w:rsidR="001A29C3" w:rsidRPr="00524356">
        <w:t xml:space="preserve"> secondary outcomes</w:t>
      </w:r>
      <w:bookmarkEnd w:id="180"/>
      <w:bookmarkEnd w:id="181"/>
      <w:r w:rsidRPr="00524356">
        <w:t xml:space="preserve"> </w:t>
      </w:r>
      <w:r w:rsidR="001A29C3" w:rsidRPr="00524356">
        <w:fldChar w:fldCharType="begin"/>
      </w:r>
      <w:r w:rsidR="001A29C3" w:rsidRPr="00524356">
        <w:instrText xml:space="preserve"> TC "</w:instrText>
      </w:r>
      <w:bookmarkStart w:id="182" w:name="_Toc183094444"/>
      <w:r w:rsidR="001A29C3" w:rsidRPr="00524356">
        <w:instrText>3.1.2</w:instrText>
      </w:r>
      <w:r w:rsidR="001A29C3" w:rsidRPr="00524356">
        <w:tab/>
        <w:instrText>Analysis of secondary outcomes</w:instrText>
      </w:r>
      <w:bookmarkEnd w:id="182"/>
      <w:r w:rsidR="001A29C3" w:rsidRPr="00524356">
        <w:instrText xml:space="preserve">" \f C \l "1" </w:instrText>
      </w:r>
      <w:r w:rsidR="001A29C3" w:rsidRPr="00524356">
        <w:fldChar w:fldCharType="end"/>
      </w:r>
    </w:p>
    <w:p w14:paraId="2FEF716E" w14:textId="1B5487E0" w:rsidR="005207EA" w:rsidRDefault="00E42202" w:rsidP="000E21A1">
      <w:r>
        <w:rPr>
          <w:i/>
          <w:iCs/>
          <w:sz w:val="22"/>
          <w:szCs w:val="22"/>
          <w:highlight w:val="yellow"/>
        </w:rPr>
        <w:t xml:space="preserve">If </w:t>
      </w:r>
      <w:proofErr w:type="spellStart"/>
      <w:r>
        <w:rPr>
          <w:i/>
          <w:iCs/>
          <w:sz w:val="22"/>
          <w:szCs w:val="22"/>
          <w:highlight w:val="yellow"/>
        </w:rPr>
        <w:t>estimands</w:t>
      </w:r>
      <w:proofErr w:type="spellEnd"/>
      <w:r>
        <w:rPr>
          <w:i/>
          <w:iCs/>
          <w:sz w:val="22"/>
          <w:szCs w:val="22"/>
          <w:highlight w:val="yellow"/>
        </w:rPr>
        <w:t xml:space="preserve"> </w:t>
      </w:r>
      <w:proofErr w:type="gramStart"/>
      <w:r>
        <w:rPr>
          <w:i/>
          <w:iCs/>
          <w:sz w:val="22"/>
          <w:szCs w:val="22"/>
          <w:highlight w:val="yellow"/>
        </w:rPr>
        <w:t>to</w:t>
      </w:r>
      <w:proofErr w:type="gramEnd"/>
      <w:r>
        <w:rPr>
          <w:i/>
          <w:iCs/>
          <w:sz w:val="22"/>
          <w:szCs w:val="22"/>
          <w:highlight w:val="yellow"/>
        </w:rPr>
        <w:t xml:space="preserve"> be defined for secondary outcomes, </w:t>
      </w:r>
      <w:proofErr w:type="gramStart"/>
      <w:r>
        <w:rPr>
          <w:i/>
          <w:iCs/>
          <w:sz w:val="22"/>
          <w:szCs w:val="22"/>
          <w:highlight w:val="yellow"/>
        </w:rPr>
        <w:t>need</w:t>
      </w:r>
      <w:proofErr w:type="gramEnd"/>
      <w:r>
        <w:rPr>
          <w:i/>
          <w:iCs/>
          <w:sz w:val="22"/>
          <w:szCs w:val="22"/>
          <w:highlight w:val="yellow"/>
        </w:rPr>
        <w:t xml:space="preserve"> to list out separately here. AI content only </w:t>
      </w:r>
      <w:proofErr w:type="spellStart"/>
      <w:proofErr w:type="gramStart"/>
      <w:r>
        <w:rPr>
          <w:i/>
          <w:iCs/>
          <w:sz w:val="22"/>
          <w:szCs w:val="22"/>
          <w:highlight w:val="yellow"/>
        </w:rPr>
        <w:t>includes</w:t>
      </w:r>
      <w:r w:rsidR="005207EA" w:rsidRPr="00FE7127">
        <w:rPr>
          <w:i/>
          <w:iCs/>
          <w:sz w:val="22"/>
          <w:szCs w:val="22"/>
          <w:highlight w:val="yellow"/>
        </w:rPr>
        <w:t>analysis</w:t>
      </w:r>
      <w:proofErr w:type="spellEnd"/>
      <w:proofErr w:type="gramEnd"/>
      <w:r w:rsidR="005207EA" w:rsidRPr="00FE7127">
        <w:rPr>
          <w:i/>
          <w:iCs/>
          <w:sz w:val="22"/>
          <w:szCs w:val="22"/>
          <w:highlight w:val="yellow"/>
        </w:rPr>
        <w:t xml:space="preserve"> models for secondary outcomes</w:t>
      </w:r>
    </w:p>
    <w:p w14:paraId="0E7E05D7" w14:textId="77777777" w:rsidR="004D799E" w:rsidRDefault="004D799E" w:rsidP="000E21A1"/>
    <w:p w14:paraId="09559492" w14:textId="370FC90E" w:rsidR="004D799E" w:rsidRDefault="004D799E" w:rsidP="000E21A1">
      <w:r>
        <w:t>{{</w:t>
      </w:r>
      <w:proofErr w:type="spellStart"/>
      <w:r>
        <w:t>secondary_analysis</w:t>
      </w:r>
      <w:proofErr w:type="spellEnd"/>
      <w:r>
        <w:t>}}</w:t>
      </w:r>
    </w:p>
    <w:p w14:paraId="333681DA" w14:textId="77777777" w:rsidR="00E42202" w:rsidRDefault="00E42202" w:rsidP="000E21A1"/>
    <w:p w14:paraId="0F85CCAA" w14:textId="77777777" w:rsidR="001922E9" w:rsidRDefault="001922E9" w:rsidP="000726E5">
      <w:pPr>
        <w:pStyle w:val="Heading2"/>
      </w:pPr>
      <w:commentRangeStart w:id="183"/>
      <w:r w:rsidRPr="00524356">
        <w:lastRenderedPageBreak/>
        <w:t>Model assumption checks</w:t>
      </w:r>
      <w:commentRangeEnd w:id="183"/>
      <w:r>
        <w:rPr>
          <w:rStyle w:val="CommentReference"/>
          <w:b w:val="0"/>
          <w:iCs w:val="0"/>
          <w:u w:val="none"/>
          <w:lang w:val="en-US"/>
        </w:rPr>
        <w:commentReference w:id="183"/>
      </w:r>
    </w:p>
    <w:p w14:paraId="1B094557" w14:textId="77777777" w:rsidR="001922E9" w:rsidRDefault="001922E9" w:rsidP="001922E9">
      <w:pPr>
        <w:rPr>
          <w:i/>
          <w:iCs/>
          <w:sz w:val="22"/>
          <w:szCs w:val="22"/>
          <w:highlight w:val="yellow"/>
        </w:rPr>
      </w:pPr>
      <w:r w:rsidRPr="00B52609">
        <w:rPr>
          <w:i/>
          <w:iCs/>
          <w:sz w:val="22"/>
          <w:szCs w:val="22"/>
          <w:highlight w:val="yellow"/>
        </w:rPr>
        <w:t>Assumptions for the models used and methods used to check these should be outlined. Alternative methods to be used if assumptions do not hold should also be explained either here or in the relevant primary/secondary analysis models sections</w:t>
      </w:r>
    </w:p>
    <w:p w14:paraId="4DB5DB31" w14:textId="77777777" w:rsidR="001922E9" w:rsidRPr="00B52609" w:rsidRDefault="001922E9" w:rsidP="001922E9">
      <w:pPr>
        <w:rPr>
          <w:i/>
          <w:sz w:val="22"/>
          <w:szCs w:val="22"/>
          <w:highlight w:val="yellow"/>
        </w:rPr>
      </w:pPr>
      <w:r w:rsidRPr="00B52609">
        <w:rPr>
          <w:i/>
          <w:iCs/>
          <w:sz w:val="22"/>
          <w:szCs w:val="22"/>
          <w:highlight w:val="yellow"/>
        </w:rPr>
        <w:fldChar w:fldCharType="begin"/>
      </w:r>
      <w:r w:rsidRPr="00B52609">
        <w:rPr>
          <w:i/>
          <w:iCs/>
          <w:sz w:val="22"/>
          <w:szCs w:val="22"/>
          <w:highlight w:val="yellow"/>
        </w:rPr>
        <w:instrText xml:space="preserve"> TC "Model assumption checks" \f C \l "1" </w:instrText>
      </w:r>
      <w:r w:rsidRPr="00B52609">
        <w:rPr>
          <w:i/>
          <w:iCs/>
          <w:sz w:val="22"/>
          <w:szCs w:val="22"/>
          <w:highlight w:val="yellow"/>
        </w:rPr>
        <w:fldChar w:fldCharType="end"/>
      </w:r>
    </w:p>
    <w:p w14:paraId="54A6D6AB" w14:textId="77777777" w:rsidR="001922E9" w:rsidRPr="00FE7127" w:rsidRDefault="001922E9" w:rsidP="001922E9">
      <w:pPr>
        <w:rPr>
          <w:sz w:val="22"/>
          <w:szCs w:val="22"/>
        </w:rPr>
      </w:pPr>
      <w:r w:rsidRPr="00FE7127">
        <w:rPr>
          <w:sz w:val="22"/>
          <w:szCs w:val="22"/>
        </w:rPr>
        <w:t xml:space="preserve">The models assume normally distributed </w:t>
      </w:r>
      <w:r>
        <w:rPr>
          <w:sz w:val="22"/>
          <w:szCs w:val="22"/>
        </w:rPr>
        <w:t>residuals</w:t>
      </w:r>
      <w:r w:rsidRPr="00FE7127">
        <w:rPr>
          <w:sz w:val="22"/>
          <w:szCs w:val="22"/>
        </w:rPr>
        <w:t>; this will have been checked when describing the data and if substantial departures from normality occur, transformations will be considered.  Residuals will be plotted to check for normality and inspected for outliers.</w:t>
      </w:r>
    </w:p>
    <w:p w14:paraId="1F863F3B" w14:textId="77777777" w:rsidR="001922E9" w:rsidRDefault="001922E9" w:rsidP="001922E9">
      <w:pPr>
        <w:rPr>
          <w:sz w:val="22"/>
          <w:szCs w:val="22"/>
        </w:rPr>
      </w:pPr>
    </w:p>
    <w:p w14:paraId="7C347D7E" w14:textId="77777777" w:rsidR="001922E9" w:rsidRPr="00FE7127" w:rsidRDefault="001922E9" w:rsidP="001922E9">
      <w:pPr>
        <w:rPr>
          <w:sz w:val="22"/>
          <w:szCs w:val="22"/>
        </w:rPr>
      </w:pPr>
      <w:r>
        <w:rPr>
          <w:sz w:val="22"/>
          <w:szCs w:val="22"/>
        </w:rPr>
        <w:t>{{</w:t>
      </w:r>
      <w:proofErr w:type="spellStart"/>
      <w:r>
        <w:rPr>
          <w:sz w:val="22"/>
          <w:szCs w:val="22"/>
        </w:rPr>
        <w:t>model_assumption_checks</w:t>
      </w:r>
      <w:proofErr w:type="spellEnd"/>
      <w:r>
        <w:rPr>
          <w:sz w:val="22"/>
          <w:szCs w:val="22"/>
        </w:rPr>
        <w:t>}}</w:t>
      </w:r>
    </w:p>
    <w:p w14:paraId="5F37D181" w14:textId="77777777" w:rsidR="001922E9" w:rsidRPr="00524356" w:rsidRDefault="001922E9" w:rsidP="000E21A1"/>
    <w:p w14:paraId="0432608E" w14:textId="77777777" w:rsidR="001A29C3" w:rsidRPr="00524356" w:rsidRDefault="001A29C3" w:rsidP="001922E9">
      <w:pPr>
        <w:pStyle w:val="Heading2"/>
      </w:pPr>
      <w:bookmarkStart w:id="184" w:name="_Toc183099279"/>
      <w:bookmarkStart w:id="185" w:name="_Toc183100570"/>
      <w:bookmarkStart w:id="186" w:name="_Toc185323563"/>
      <w:bookmarkStart w:id="187" w:name="_Toc183099280"/>
      <w:bookmarkStart w:id="188" w:name="_Toc183100571"/>
      <w:bookmarkStart w:id="189" w:name="_Toc185323564"/>
      <w:bookmarkStart w:id="190" w:name="_Toc183099283"/>
      <w:bookmarkStart w:id="191" w:name="_Toc185323567"/>
      <w:bookmarkEnd w:id="184"/>
      <w:bookmarkEnd w:id="185"/>
      <w:bookmarkEnd w:id="186"/>
      <w:bookmarkEnd w:id="187"/>
      <w:bookmarkEnd w:id="188"/>
      <w:bookmarkEnd w:id="189"/>
      <w:r w:rsidRPr="00524356">
        <w:t>Missing items in scales and subscales</w:t>
      </w:r>
      <w:bookmarkEnd w:id="190"/>
      <w:bookmarkEnd w:id="191"/>
      <w:r w:rsidRPr="00524356">
        <w:fldChar w:fldCharType="begin"/>
      </w:r>
      <w:r w:rsidRPr="00524356">
        <w:instrText xml:space="preserve"> TC "</w:instrText>
      </w:r>
      <w:bookmarkStart w:id="192" w:name="_Toc183094448"/>
      <w:r w:rsidRPr="00524356">
        <w:instrText>Missing items in scales and subscales</w:instrText>
      </w:r>
      <w:bookmarkEnd w:id="192"/>
      <w:r w:rsidRPr="00524356">
        <w:instrText xml:space="preserve">" \f C \l "1" </w:instrText>
      </w:r>
      <w:r w:rsidRPr="00524356">
        <w:fldChar w:fldCharType="end"/>
      </w:r>
    </w:p>
    <w:p w14:paraId="1EA0C047" w14:textId="4BD45136" w:rsidR="001A29C3" w:rsidRPr="007829A2" w:rsidRDefault="001A29C3" w:rsidP="000E21A1">
      <w:r w:rsidRPr="00FE7127">
        <w:rPr>
          <w:sz w:val="22"/>
          <w:szCs w:val="22"/>
        </w:rPr>
        <w:t xml:space="preserve">The number (%) with complete data will be reported.  The ideal approach would be to use missing value guidance provided for scales, </w:t>
      </w:r>
      <w:r w:rsidR="00D02004" w:rsidRPr="0009292A">
        <w:rPr>
          <w:i/>
          <w:iCs/>
          <w:sz w:val="22"/>
          <w:szCs w:val="22"/>
          <w:highlight w:val="yellow"/>
        </w:rPr>
        <w:t>if available, describe</w:t>
      </w:r>
      <w:r w:rsidR="0009292A" w:rsidRPr="00B52609">
        <w:rPr>
          <w:i/>
          <w:iCs/>
          <w:sz w:val="22"/>
          <w:szCs w:val="22"/>
          <w:highlight w:val="yellow"/>
        </w:rPr>
        <w:t xml:space="preserve"> in scoring section and refer to here</w:t>
      </w:r>
      <w:r w:rsidRPr="00B52609">
        <w:rPr>
          <w:sz w:val="22"/>
          <w:szCs w:val="22"/>
          <w:highlight w:val="yellow"/>
        </w:rPr>
        <w:t>.</w:t>
      </w:r>
      <w:r w:rsidRPr="00FE7127">
        <w:rPr>
          <w:sz w:val="22"/>
          <w:szCs w:val="22"/>
        </w:rPr>
        <w:t xml:space="preserve">  As an alternative, scales will be pro-rated for an individual if 20% or fewer items are missing.  For example, in a scale with 10 items, prorating will be applied to individuals with 1 or 2 items missing.  The average value for the 8 or 9 complete items will be calculated for that individual and used to replace the missing values.  The scale score will be calculated based on the complete values and these replacements</w:t>
      </w:r>
      <w:r w:rsidRPr="007829A2">
        <w:t>.</w:t>
      </w:r>
    </w:p>
    <w:p w14:paraId="17FD3731" w14:textId="77777777" w:rsidR="001A29C3" w:rsidRDefault="001A29C3" w:rsidP="000E21A1"/>
    <w:p w14:paraId="683B0CA5" w14:textId="77777777" w:rsidR="001A29C3" w:rsidRPr="007829A2" w:rsidRDefault="001A29C3" w:rsidP="001922E9">
      <w:pPr>
        <w:pStyle w:val="Heading2"/>
      </w:pPr>
      <w:bookmarkStart w:id="193" w:name="_Toc183099284"/>
      <w:bookmarkStart w:id="194" w:name="_Toc185323568"/>
      <w:r w:rsidRPr="007829A2">
        <w:t>Missing baseline data</w:t>
      </w:r>
      <w:bookmarkEnd w:id="193"/>
      <w:bookmarkEnd w:id="194"/>
      <w:r w:rsidRPr="007829A2">
        <w:fldChar w:fldCharType="begin"/>
      </w:r>
      <w:r w:rsidRPr="007829A2">
        <w:instrText xml:space="preserve"> TC "</w:instrText>
      </w:r>
      <w:bookmarkStart w:id="195" w:name="_Toc183094449"/>
      <w:r w:rsidRPr="007829A2">
        <w:instrText>Missing baseline data</w:instrText>
      </w:r>
      <w:bookmarkEnd w:id="195"/>
      <w:r w:rsidRPr="007829A2">
        <w:instrText xml:space="preserve">" \f C \l "1" </w:instrText>
      </w:r>
      <w:r w:rsidRPr="007829A2">
        <w:fldChar w:fldCharType="end"/>
      </w:r>
      <w:r w:rsidRPr="007829A2">
        <w:t xml:space="preserve"> </w:t>
      </w:r>
    </w:p>
    <w:p w14:paraId="6877B65F" w14:textId="390440B2" w:rsidR="003A3849" w:rsidRDefault="001A29C3" w:rsidP="000E21A1">
      <w:pPr>
        <w:rPr>
          <w:sz w:val="22"/>
          <w:szCs w:val="22"/>
        </w:rPr>
      </w:pPr>
      <w:r w:rsidRPr="00FE7127">
        <w:rPr>
          <w:sz w:val="22"/>
          <w:szCs w:val="22"/>
        </w:rPr>
        <w:t xml:space="preserve">Missing baseline data should not be an issue for the primary analysis.  Some extensions to this analysis may use other baseline variables; if these contain missing data, the number with complete data will be reported and they will be imputed using a method suitable to the variable as per the recommendations of White and Thompson </w:t>
      </w:r>
      <w:r w:rsidRPr="00FE7127">
        <w:rPr>
          <w:sz w:val="22"/>
          <w:szCs w:val="22"/>
        </w:rPr>
        <w:fldChar w:fldCharType="begin"/>
      </w:r>
      <w:r w:rsidRPr="00FE7127">
        <w:rPr>
          <w:sz w:val="22"/>
          <w:szCs w:val="22"/>
        </w:rPr>
        <w:instrText xml:space="preserve"> ADDIN REFMGR.CITE &lt;Refman&gt;&lt;Cite&gt;&lt;Author&gt;White&lt;/Author&gt;&lt;Year&gt;2005&lt;/Year&gt;&lt;RecNum&gt;16&lt;/RecNum&gt;&lt;IDText&gt;Adjusting for partially missing baseline measurements in randomized trials&lt;/IDText&gt;&lt;MDL Ref_Type="Journal"&gt;&lt;Ref_Type&gt;Journal&lt;/Ref_Type&gt;&lt;Ref_ID&gt;16&lt;/Ref_ID&gt;&lt;Title_Primary&gt;Adjusting for partially missing baseline measurements in randomized trials&lt;/Title_Primary&gt;&lt;Authors_Primary&gt;White,I.R.&lt;/Authors_Primary&gt;&lt;Authors_Primary&gt;Thompson,S.G.&lt;/Authors_Primary&gt;&lt;Date_Primary&gt;2005/4/15&lt;/Date_Primary&gt;&lt;Keywords&gt;Data Interpretation,Statistical&lt;/Keywords&gt;&lt;Keywords&gt;Humans&lt;/Keywords&gt;&lt;Keywords&gt;methods&lt;/Keywords&gt;&lt;Keywords&gt;Models,Statistical&lt;/Keywords&gt;&lt;Keywords&gt;Patient Satisfaction&lt;/Keywords&gt;&lt;Keywords&gt;Psychotic Disorders&lt;/Keywords&gt;&lt;Keywords&gt;Randomized Controlled Trials as Topic&lt;/Keywords&gt;&lt;Keywords&gt;Sample Size&lt;/Keywords&gt;&lt;Keywords&gt;therapy&lt;/Keywords&gt;&lt;Reprint&gt;Not in File&lt;/Reprint&gt;&lt;Start_Page&gt;993&lt;/Start_Page&gt;&lt;End_Page&gt;1007&lt;/End_Page&gt;&lt;Periodical&gt;Stat.Med.&lt;/Periodical&gt;&lt;Volume&gt;24&lt;/Volume&gt;&lt;Issue&gt;7&lt;/Issue&gt;&lt;Address&gt;MRC Biostatistics Unit, Institute of Public Health, Robinson Way, Cambridge CB2 2SR, U.K. ian.white@mrc-bsu.cam.ac.uk&lt;/Address&gt;&lt;Web_URL&gt;PM:15570623&lt;/Web_URL&gt;&lt;ZZ_JournalStdAbbrev&gt;&lt;f name="System"&gt;Stat.Med.&lt;/f&gt;&lt;/ZZ_JournalStdAbbrev&gt;&lt;ZZ_WorkformID&gt;1&lt;/ZZ_WorkformID&gt;&lt;/MDL&gt;&lt;/Cite&gt;&lt;/Refman&gt;</w:instrText>
      </w:r>
      <w:r w:rsidRPr="00FE7127">
        <w:rPr>
          <w:sz w:val="22"/>
          <w:szCs w:val="22"/>
        </w:rPr>
        <w:fldChar w:fldCharType="separate"/>
      </w:r>
      <w:r w:rsidRPr="00FE7127">
        <w:rPr>
          <w:sz w:val="22"/>
          <w:szCs w:val="22"/>
        </w:rPr>
        <w:t>(</w:t>
      </w:r>
      <w:r w:rsidR="00473944">
        <w:rPr>
          <w:sz w:val="22"/>
          <w:szCs w:val="22"/>
        </w:rPr>
        <w:t>4</w:t>
      </w:r>
      <w:r w:rsidRPr="00FE7127">
        <w:rPr>
          <w:sz w:val="22"/>
          <w:szCs w:val="22"/>
        </w:rPr>
        <w:t>)</w:t>
      </w:r>
      <w:r w:rsidRPr="00FE7127">
        <w:rPr>
          <w:sz w:val="22"/>
          <w:szCs w:val="22"/>
        </w:rPr>
        <w:fldChar w:fldCharType="end"/>
      </w:r>
      <w:r w:rsidRPr="00FE7127">
        <w:rPr>
          <w:sz w:val="22"/>
          <w:szCs w:val="22"/>
        </w:rPr>
        <w:t xml:space="preserve">. </w:t>
      </w:r>
    </w:p>
    <w:p w14:paraId="1517743A" w14:textId="77777777" w:rsidR="001A29C3" w:rsidRPr="007829A2" w:rsidRDefault="001A29C3" w:rsidP="000E21A1"/>
    <w:p w14:paraId="3FD2821A" w14:textId="77777777" w:rsidR="001A29C3" w:rsidRPr="00524356" w:rsidRDefault="001A29C3" w:rsidP="001922E9">
      <w:pPr>
        <w:pStyle w:val="Heading2"/>
      </w:pPr>
      <w:bookmarkStart w:id="196" w:name="_Toc183099285"/>
      <w:bookmarkStart w:id="197" w:name="_Toc185323569"/>
      <w:r w:rsidRPr="00524356">
        <w:t>Missing outcome data</w:t>
      </w:r>
      <w:bookmarkEnd w:id="196"/>
      <w:bookmarkEnd w:id="197"/>
      <w:r w:rsidRPr="00524356">
        <w:fldChar w:fldCharType="begin"/>
      </w:r>
      <w:r w:rsidRPr="00524356">
        <w:instrText xml:space="preserve"> TC "</w:instrText>
      </w:r>
      <w:bookmarkStart w:id="198" w:name="_Toc183094450"/>
      <w:r w:rsidRPr="00524356">
        <w:instrText>Missing outcome data</w:instrText>
      </w:r>
      <w:bookmarkEnd w:id="198"/>
      <w:r w:rsidRPr="00524356">
        <w:instrText xml:space="preserve">" \f C \l "1" </w:instrText>
      </w:r>
      <w:r w:rsidRPr="00524356">
        <w:fldChar w:fldCharType="end"/>
      </w:r>
    </w:p>
    <w:p w14:paraId="359CD42E" w14:textId="68D7A2DA" w:rsidR="002A3C5E" w:rsidRDefault="001A29C3" w:rsidP="000E21A1">
      <w:pPr>
        <w:rPr>
          <w:sz w:val="22"/>
          <w:szCs w:val="22"/>
        </w:rPr>
      </w:pPr>
      <w:r w:rsidRPr="00FE7127">
        <w:rPr>
          <w:sz w:val="22"/>
          <w:szCs w:val="22"/>
        </w:rPr>
        <w:t>Where there are two or more outcome time points, missing post-</w:t>
      </w:r>
      <w:proofErr w:type="spellStart"/>
      <w:r w:rsidRPr="00FE7127">
        <w:rPr>
          <w:sz w:val="22"/>
          <w:szCs w:val="22"/>
        </w:rPr>
        <w:t>randomisation</w:t>
      </w:r>
      <w:proofErr w:type="spellEnd"/>
      <w:r w:rsidRPr="00FE7127">
        <w:rPr>
          <w:sz w:val="22"/>
          <w:szCs w:val="22"/>
        </w:rPr>
        <w:t xml:space="preserve"> assessments will be dealt with by fitting linear mixed models to all the available data using maximum likelihood methods. Such an approach provides valid inferences under the assumption that the missing data mechanism is ignorable (or MAR).  </w:t>
      </w:r>
      <w:r w:rsidR="00967DE6">
        <w:rPr>
          <w:sz w:val="22"/>
          <w:szCs w:val="22"/>
        </w:rPr>
        <w:t>Please see sensitivity analyses for further details on handling missing outcome data.</w:t>
      </w:r>
    </w:p>
    <w:p w14:paraId="0FB854E6" w14:textId="77777777" w:rsidR="001A29C3" w:rsidRPr="007829A2" w:rsidRDefault="001A29C3" w:rsidP="000E21A1"/>
    <w:p w14:paraId="5A33FB9A" w14:textId="77777777" w:rsidR="00AD598D" w:rsidRPr="00524356" w:rsidRDefault="001A29C3" w:rsidP="001922E9">
      <w:pPr>
        <w:pStyle w:val="Heading2"/>
      </w:pPr>
      <w:bookmarkStart w:id="199" w:name="_Toc183099286"/>
      <w:bookmarkStart w:id="200" w:name="_Toc185323570"/>
      <w:r w:rsidRPr="00524356">
        <w:t>Method for handling multiple comparisons</w:t>
      </w:r>
      <w:r w:rsidR="00AD598D" w:rsidRPr="00524356">
        <w:t>/multiplicity</w:t>
      </w:r>
      <w:bookmarkEnd w:id="199"/>
      <w:bookmarkEnd w:id="200"/>
    </w:p>
    <w:p w14:paraId="6CCC5E4F" w14:textId="1D644670" w:rsidR="00AB033E" w:rsidRPr="00FE7127" w:rsidRDefault="006F2A5E" w:rsidP="000E21A1">
      <w:pPr>
        <w:rPr>
          <w:i/>
          <w:iCs/>
          <w:sz w:val="22"/>
          <w:szCs w:val="22"/>
        </w:rPr>
      </w:pPr>
      <w:r w:rsidRPr="00FE7127">
        <w:rPr>
          <w:i/>
          <w:iCs/>
          <w:sz w:val="22"/>
          <w:szCs w:val="22"/>
          <w:highlight w:val="yellow"/>
        </w:rPr>
        <w:t>Describe approach for analysis, reporting and interpretation of multiple outcomes, particularly in presence of multiple</w:t>
      </w:r>
      <w:r w:rsidR="008775F2" w:rsidRPr="00FE7127">
        <w:rPr>
          <w:i/>
          <w:iCs/>
          <w:sz w:val="22"/>
          <w:szCs w:val="22"/>
          <w:highlight w:val="yellow"/>
        </w:rPr>
        <w:t xml:space="preserve"> </w:t>
      </w:r>
      <w:r w:rsidRPr="00FE7127">
        <w:rPr>
          <w:i/>
          <w:iCs/>
          <w:sz w:val="22"/>
          <w:szCs w:val="22"/>
          <w:highlight w:val="yellow"/>
        </w:rPr>
        <w:t>or co-primary outcomes or multiple comparisons among arms</w:t>
      </w:r>
      <w:r w:rsidR="00A92A11" w:rsidRPr="00FE7127">
        <w:rPr>
          <w:i/>
          <w:iCs/>
          <w:sz w:val="22"/>
          <w:szCs w:val="22"/>
          <w:highlight w:val="yellow"/>
        </w:rPr>
        <w:t>. F</w:t>
      </w:r>
      <w:r w:rsidRPr="00FE7127">
        <w:rPr>
          <w:i/>
          <w:iCs/>
          <w:sz w:val="22"/>
          <w:szCs w:val="22"/>
          <w:highlight w:val="yellow"/>
        </w:rPr>
        <w:t>or example</w:t>
      </w:r>
      <w:r w:rsidR="00D02004" w:rsidRPr="00FE7127">
        <w:rPr>
          <w:i/>
          <w:iCs/>
          <w:sz w:val="22"/>
          <w:szCs w:val="22"/>
          <w:highlight w:val="yellow"/>
        </w:rPr>
        <w:t>,</w:t>
      </w:r>
      <w:r w:rsidRPr="00FE7127">
        <w:rPr>
          <w:i/>
          <w:iCs/>
          <w:sz w:val="22"/>
          <w:szCs w:val="22"/>
          <w:highlight w:val="yellow"/>
        </w:rPr>
        <w:t xml:space="preserve"> any </w:t>
      </w:r>
      <w:r w:rsidR="002C0412" w:rsidRPr="00FE7127">
        <w:rPr>
          <w:i/>
          <w:iCs/>
          <w:sz w:val="22"/>
          <w:szCs w:val="22"/>
          <w:highlight w:val="yellow"/>
        </w:rPr>
        <w:t>multiplicity</w:t>
      </w:r>
      <w:r w:rsidR="00A92A11" w:rsidRPr="00FE7127">
        <w:rPr>
          <w:i/>
          <w:iCs/>
          <w:sz w:val="22"/>
          <w:szCs w:val="22"/>
          <w:highlight w:val="yellow"/>
        </w:rPr>
        <w:t xml:space="preserve"> adjustment</w:t>
      </w:r>
      <w:r w:rsidR="00585950">
        <w:rPr>
          <w:i/>
          <w:iCs/>
          <w:sz w:val="22"/>
          <w:szCs w:val="22"/>
        </w:rPr>
        <w:t>.</w:t>
      </w:r>
    </w:p>
    <w:p w14:paraId="27946389" w14:textId="1D8AB140" w:rsidR="00376F69" w:rsidRPr="00F72B76" w:rsidRDefault="006C4777" w:rsidP="000E21A1">
      <w:pPr>
        <w:rPr>
          <w:i/>
          <w:iCs/>
          <w:sz w:val="22"/>
          <w:szCs w:val="22"/>
        </w:rPr>
      </w:pPr>
      <w:r w:rsidRPr="00F72B76">
        <w:rPr>
          <w:i/>
          <w:iCs/>
          <w:sz w:val="22"/>
          <w:szCs w:val="22"/>
          <w:highlight w:val="yellow"/>
        </w:rPr>
        <w:t>Example:</w:t>
      </w:r>
    </w:p>
    <w:p w14:paraId="185E7467" w14:textId="4BD76ACB" w:rsidR="001A29C3" w:rsidRPr="00FE7127" w:rsidRDefault="00B23511" w:rsidP="000E21A1">
      <w:pPr>
        <w:rPr>
          <w:sz w:val="22"/>
          <w:szCs w:val="22"/>
        </w:rPr>
      </w:pPr>
      <w:r w:rsidRPr="00FE7127">
        <w:rPr>
          <w:sz w:val="22"/>
          <w:szCs w:val="22"/>
        </w:rPr>
        <w:t xml:space="preserve">All outcomes will be </w:t>
      </w:r>
      <w:proofErr w:type="spellStart"/>
      <w:r w:rsidRPr="00FE7127">
        <w:rPr>
          <w:sz w:val="22"/>
          <w:szCs w:val="22"/>
        </w:rPr>
        <w:t>analysed</w:t>
      </w:r>
      <w:proofErr w:type="spellEnd"/>
      <w:r w:rsidRPr="00FE7127">
        <w:rPr>
          <w:sz w:val="22"/>
          <w:szCs w:val="22"/>
        </w:rPr>
        <w:t xml:space="preserve"> separately. No</w:t>
      </w:r>
      <w:r w:rsidR="00725B11" w:rsidRPr="00FE7127">
        <w:rPr>
          <w:sz w:val="22"/>
          <w:szCs w:val="22"/>
        </w:rPr>
        <w:t xml:space="preserve"> multiplicity</w:t>
      </w:r>
      <w:r w:rsidRPr="00FE7127">
        <w:rPr>
          <w:sz w:val="22"/>
          <w:szCs w:val="22"/>
        </w:rPr>
        <w:t xml:space="preserve"> adjustment will be </w:t>
      </w:r>
      <w:r w:rsidR="00725B11" w:rsidRPr="00FE7127">
        <w:rPr>
          <w:sz w:val="22"/>
          <w:szCs w:val="22"/>
        </w:rPr>
        <w:t>made</w:t>
      </w:r>
      <w:r w:rsidRPr="00FE7127">
        <w:rPr>
          <w:sz w:val="22"/>
          <w:szCs w:val="22"/>
        </w:rPr>
        <w:t xml:space="preserve"> for secondary outcomes</w:t>
      </w:r>
      <w:r w:rsidR="00611EB9" w:rsidRPr="00611EB9">
        <w:rPr>
          <w:sz w:val="23"/>
          <w:szCs w:val="23"/>
        </w:rPr>
        <w:t xml:space="preserve"> </w:t>
      </w:r>
      <w:r w:rsidR="00611EB9">
        <w:rPr>
          <w:sz w:val="23"/>
          <w:szCs w:val="23"/>
        </w:rPr>
        <w:t xml:space="preserve">We will follow the approaches described </w:t>
      </w:r>
      <w:r w:rsidR="00782A9A">
        <w:rPr>
          <w:sz w:val="23"/>
          <w:szCs w:val="23"/>
        </w:rPr>
        <w:t xml:space="preserve">by </w:t>
      </w:r>
      <w:r w:rsidR="00611EB9">
        <w:rPr>
          <w:sz w:val="23"/>
          <w:szCs w:val="23"/>
        </w:rPr>
        <w:t>Parker &amp; Weir (2022) in not adjusting for multiple comparisons amongst our secondary outcomes because we will use their “precise interpretation” approach, where each outcome is interpreted based on its type, time point, and the nature of the intervention</w:t>
      </w:r>
    </w:p>
    <w:p w14:paraId="7AA4646A" w14:textId="77777777" w:rsidR="001A29C3" w:rsidRDefault="001A29C3" w:rsidP="000E21A1"/>
    <w:p w14:paraId="120EA45A" w14:textId="0C06EE2A" w:rsidR="00D55FD2" w:rsidRDefault="00D55FD2" w:rsidP="000E21A1">
      <w:r>
        <w:t>{{</w:t>
      </w:r>
      <w:proofErr w:type="spellStart"/>
      <w:r>
        <w:t>multiple_comparisons</w:t>
      </w:r>
      <w:proofErr w:type="spellEnd"/>
      <w:r>
        <w:t>}}</w:t>
      </w:r>
    </w:p>
    <w:p w14:paraId="4552F843" w14:textId="77777777" w:rsidR="001A29C3" w:rsidRPr="00524356" w:rsidRDefault="001A29C3" w:rsidP="000E21A1">
      <w:bookmarkStart w:id="201" w:name="_Toc185323572"/>
      <w:bookmarkEnd w:id="201"/>
    </w:p>
    <w:p w14:paraId="1B0AF5AA" w14:textId="3F715EBF" w:rsidR="001A29C3" w:rsidRPr="00524356" w:rsidRDefault="001A29C3" w:rsidP="001922E9">
      <w:pPr>
        <w:pStyle w:val="Heading2"/>
      </w:pPr>
      <w:bookmarkStart w:id="202" w:name="_Toc183099289"/>
      <w:bookmarkStart w:id="203" w:name="_Toc185323574"/>
      <w:commentRangeStart w:id="204"/>
      <w:r w:rsidRPr="00524356">
        <w:t>Sensitivity analyses</w:t>
      </w:r>
      <w:bookmarkEnd w:id="202"/>
      <w:bookmarkEnd w:id="203"/>
      <w:commentRangeEnd w:id="204"/>
      <w:r w:rsidR="000909BA">
        <w:rPr>
          <w:rStyle w:val="CommentReference"/>
          <w:b w:val="0"/>
          <w:iCs w:val="0"/>
          <w:u w:val="none"/>
          <w:lang w:val="en-US"/>
        </w:rPr>
        <w:commentReference w:id="204"/>
      </w:r>
      <w:r w:rsidRPr="00524356">
        <w:fldChar w:fldCharType="begin"/>
      </w:r>
      <w:r w:rsidRPr="00524356">
        <w:instrText xml:space="preserve"> TC "</w:instrText>
      </w:r>
      <w:bookmarkStart w:id="205" w:name="_Toc183094454"/>
      <w:r w:rsidRPr="00524356">
        <w:instrText>3.1.4</w:instrText>
      </w:r>
      <w:r w:rsidRPr="00524356">
        <w:tab/>
        <w:instrText>Sensitivity analyses</w:instrText>
      </w:r>
      <w:bookmarkEnd w:id="205"/>
      <w:r w:rsidRPr="00524356">
        <w:instrText xml:space="preserve">" \f C \l "1" </w:instrText>
      </w:r>
      <w:r w:rsidRPr="00524356">
        <w:fldChar w:fldCharType="end"/>
      </w:r>
    </w:p>
    <w:p w14:paraId="54844B88" w14:textId="66723BDD" w:rsidR="00967DE6" w:rsidRDefault="00967DE6" w:rsidP="000E21A1">
      <w:pPr>
        <w:rPr>
          <w:i/>
          <w:iCs/>
          <w:highlight w:val="yellow"/>
        </w:rPr>
      </w:pPr>
      <w:r>
        <w:rPr>
          <w:i/>
          <w:iCs/>
          <w:highlight w:val="yellow"/>
        </w:rPr>
        <w:t>Describe any plans for handling missing data (i.e. MNAR sensitivity analysis, MICE if post-</w:t>
      </w:r>
      <w:proofErr w:type="spellStart"/>
      <w:r>
        <w:rPr>
          <w:i/>
          <w:iCs/>
          <w:highlight w:val="yellow"/>
        </w:rPr>
        <w:t>randomisation</w:t>
      </w:r>
      <w:proofErr w:type="spellEnd"/>
      <w:r>
        <w:rPr>
          <w:i/>
          <w:iCs/>
          <w:highlight w:val="yellow"/>
        </w:rPr>
        <w:t xml:space="preserve"> variable predicts missingness of primary outcome)</w:t>
      </w:r>
    </w:p>
    <w:p w14:paraId="0FAC8B11" w14:textId="00CDDC95" w:rsidR="00967DE6" w:rsidRPr="000726E5" w:rsidRDefault="00967DE6" w:rsidP="000E21A1">
      <w:pPr>
        <w:rPr>
          <w:sz w:val="22"/>
          <w:szCs w:val="22"/>
        </w:rPr>
      </w:pPr>
      <w:r>
        <w:rPr>
          <w:sz w:val="22"/>
          <w:szCs w:val="22"/>
        </w:rPr>
        <w:t>{{</w:t>
      </w:r>
      <w:proofErr w:type="spellStart"/>
      <w:r>
        <w:rPr>
          <w:sz w:val="22"/>
          <w:szCs w:val="22"/>
        </w:rPr>
        <w:t>missing_data_sensitivity_analysis</w:t>
      </w:r>
      <w:proofErr w:type="spellEnd"/>
      <w:r>
        <w:rPr>
          <w:sz w:val="22"/>
          <w:szCs w:val="22"/>
        </w:rPr>
        <w:t>}}</w:t>
      </w:r>
    </w:p>
    <w:p w14:paraId="62DE3DBF" w14:textId="77777777" w:rsidR="00967DE6" w:rsidRDefault="00967DE6" w:rsidP="000E21A1">
      <w:pPr>
        <w:rPr>
          <w:i/>
          <w:iCs/>
          <w:highlight w:val="yellow"/>
        </w:rPr>
      </w:pPr>
    </w:p>
    <w:p w14:paraId="38E12EBD" w14:textId="251BEFD8" w:rsidR="00967DE6" w:rsidRDefault="00967DE6" w:rsidP="000E21A1">
      <w:pPr>
        <w:rPr>
          <w:i/>
          <w:iCs/>
        </w:rPr>
      </w:pPr>
      <w:r>
        <w:rPr>
          <w:i/>
          <w:iCs/>
          <w:highlight w:val="yellow"/>
        </w:rPr>
        <w:t>Describe any pre-specified plans for handling non-compliance</w:t>
      </w:r>
    </w:p>
    <w:p w14:paraId="09B78B5C" w14:textId="6DBD57B7" w:rsidR="009B4B02" w:rsidRPr="000726E5" w:rsidRDefault="00967DE6" w:rsidP="000E21A1">
      <w:r>
        <w:rPr>
          <w:sz w:val="22"/>
          <w:szCs w:val="22"/>
        </w:rPr>
        <w:t>{{</w:t>
      </w:r>
      <w:proofErr w:type="spellStart"/>
      <w:r>
        <w:rPr>
          <w:sz w:val="22"/>
          <w:szCs w:val="22"/>
        </w:rPr>
        <w:t>analysis_for_noncompliance</w:t>
      </w:r>
      <w:proofErr w:type="spellEnd"/>
      <w:r>
        <w:rPr>
          <w:sz w:val="22"/>
          <w:szCs w:val="22"/>
        </w:rPr>
        <w:t>}}</w:t>
      </w:r>
    </w:p>
    <w:p w14:paraId="2448F362" w14:textId="77777777" w:rsidR="00967DE6" w:rsidRDefault="00967DE6" w:rsidP="000E21A1"/>
    <w:p w14:paraId="40DBF7FB" w14:textId="77777777" w:rsidR="00967DE6" w:rsidRDefault="00967DE6" w:rsidP="00967DE6">
      <w:pPr>
        <w:rPr>
          <w:i/>
          <w:iCs/>
        </w:rPr>
      </w:pPr>
      <w:r w:rsidRPr="00203A27">
        <w:rPr>
          <w:i/>
          <w:iCs/>
          <w:highlight w:val="yellow"/>
        </w:rPr>
        <w:t>Describe any sensitivity analyses that will be carried out (if not described elsewhere)</w:t>
      </w:r>
    </w:p>
    <w:p w14:paraId="163F2D56" w14:textId="3E1770A3" w:rsidR="009B4B02" w:rsidRDefault="009B4B02" w:rsidP="000E21A1">
      <w:r>
        <w:t>{{</w:t>
      </w:r>
      <w:proofErr w:type="spellStart"/>
      <w:r>
        <w:t>other_sensitivity_analysis</w:t>
      </w:r>
      <w:proofErr w:type="spellEnd"/>
      <w:r>
        <w:t>}}</w:t>
      </w:r>
    </w:p>
    <w:p w14:paraId="5D636206" w14:textId="77777777" w:rsidR="00967DE6" w:rsidRPr="00375D14" w:rsidRDefault="00967DE6" w:rsidP="000E21A1"/>
    <w:p w14:paraId="40068681" w14:textId="3E0C0A92" w:rsidR="001A29C3" w:rsidRPr="00524356" w:rsidRDefault="001A29C3" w:rsidP="001922E9">
      <w:pPr>
        <w:pStyle w:val="Heading2"/>
      </w:pPr>
      <w:bookmarkStart w:id="206" w:name="_Toc183099290"/>
      <w:bookmarkStart w:id="207" w:name="_Toc185323575"/>
      <w:r w:rsidRPr="00524356">
        <w:t>Planned subgroup analyses</w:t>
      </w:r>
      <w:bookmarkEnd w:id="206"/>
      <w:bookmarkEnd w:id="207"/>
      <w:r w:rsidRPr="00524356">
        <w:fldChar w:fldCharType="begin"/>
      </w:r>
      <w:r w:rsidRPr="00524356">
        <w:instrText xml:space="preserve"> TC "</w:instrText>
      </w:r>
      <w:bookmarkStart w:id="208" w:name="_Toc183094455"/>
      <w:r w:rsidRPr="00524356">
        <w:instrText>3.1.5</w:instrText>
      </w:r>
      <w:r w:rsidRPr="00524356">
        <w:tab/>
        <w:instrText>Planned subgroup analyses</w:instrText>
      </w:r>
      <w:bookmarkEnd w:id="208"/>
      <w:r w:rsidRPr="00524356">
        <w:instrText xml:space="preserve">" \f C \l "1" </w:instrText>
      </w:r>
      <w:r w:rsidRPr="00524356">
        <w:fldChar w:fldCharType="end"/>
      </w:r>
    </w:p>
    <w:p w14:paraId="5562D6DB" w14:textId="2137985B" w:rsidR="001A29C3" w:rsidRDefault="00CB4581" w:rsidP="000E21A1">
      <w:pPr>
        <w:rPr>
          <w:i/>
          <w:iCs/>
        </w:rPr>
      </w:pPr>
      <w:r w:rsidRPr="00DB75A1">
        <w:rPr>
          <w:i/>
          <w:iCs/>
          <w:highlight w:val="yellow"/>
        </w:rPr>
        <w:t xml:space="preserve">Describe any </w:t>
      </w:r>
      <w:r w:rsidRPr="00203A27">
        <w:rPr>
          <w:i/>
          <w:iCs/>
          <w:highlight w:val="yellow"/>
        </w:rPr>
        <w:t>planned subgroup analyses</w:t>
      </w:r>
      <w:r w:rsidR="00DB75A1" w:rsidRPr="00203A27">
        <w:rPr>
          <w:i/>
          <w:iCs/>
          <w:highlight w:val="yellow"/>
        </w:rPr>
        <w:t xml:space="preserve"> and how they will be carried out</w:t>
      </w:r>
    </w:p>
    <w:p w14:paraId="24B0C540" w14:textId="77777777" w:rsidR="009B4B02" w:rsidRDefault="009B4B02" w:rsidP="000E21A1">
      <w:pPr>
        <w:rPr>
          <w:i/>
          <w:iCs/>
        </w:rPr>
      </w:pPr>
    </w:p>
    <w:p w14:paraId="2C2192DB" w14:textId="029F8A78" w:rsidR="009B4B02" w:rsidRDefault="009B4B02" w:rsidP="000E21A1">
      <w:r>
        <w:t>{{</w:t>
      </w:r>
      <w:proofErr w:type="spellStart"/>
      <w:r>
        <w:t>subgroup_analysis</w:t>
      </w:r>
      <w:proofErr w:type="spellEnd"/>
      <w:r>
        <w:t>}}</w:t>
      </w:r>
    </w:p>
    <w:p w14:paraId="6D1E5343" w14:textId="77777777" w:rsidR="00967DE6" w:rsidRPr="009B4B02" w:rsidRDefault="00967DE6" w:rsidP="000E21A1"/>
    <w:p w14:paraId="14A3BB4E" w14:textId="4B27218C" w:rsidR="001A29C3" w:rsidRPr="00524356" w:rsidRDefault="00967DE6" w:rsidP="001922E9">
      <w:pPr>
        <w:pStyle w:val="Heading2"/>
      </w:pPr>
      <w:bookmarkStart w:id="209" w:name="_Toc183099292"/>
      <w:bookmarkStart w:id="210" w:name="_Toc185323577"/>
      <w:r>
        <w:t xml:space="preserve">Planned exploratory </w:t>
      </w:r>
      <w:r w:rsidR="001A29C3" w:rsidRPr="00524356">
        <w:t>mediator and moderator analysis</w:t>
      </w:r>
      <w:bookmarkEnd w:id="209"/>
      <w:bookmarkEnd w:id="210"/>
      <w:r w:rsidR="001A29C3" w:rsidRPr="00524356">
        <w:fldChar w:fldCharType="begin"/>
      </w:r>
      <w:r w:rsidR="001A29C3" w:rsidRPr="00524356">
        <w:instrText xml:space="preserve"> TC "</w:instrText>
      </w:r>
      <w:bookmarkStart w:id="211" w:name="_Toc183094457"/>
      <w:r w:rsidR="001A29C3" w:rsidRPr="00524356">
        <w:instrText>3.3</w:instrText>
      </w:r>
      <w:r w:rsidR="001A29C3" w:rsidRPr="00524356">
        <w:tab/>
        <w:instrText>Exploratory mediator and moderator analysis</w:instrText>
      </w:r>
      <w:bookmarkEnd w:id="211"/>
      <w:r w:rsidR="001A29C3" w:rsidRPr="00524356">
        <w:instrText xml:space="preserve">" \f C \l "1" </w:instrText>
      </w:r>
      <w:r w:rsidR="001A29C3" w:rsidRPr="00524356">
        <w:fldChar w:fldCharType="end"/>
      </w:r>
    </w:p>
    <w:p w14:paraId="68554B04" w14:textId="14395658" w:rsidR="001A29C3" w:rsidRDefault="00864E53" w:rsidP="000E21A1">
      <w:pPr>
        <w:rPr>
          <w:i/>
          <w:iCs/>
        </w:rPr>
      </w:pPr>
      <w:r w:rsidRPr="00864E53">
        <w:rPr>
          <w:i/>
          <w:iCs/>
          <w:highlight w:val="yellow"/>
        </w:rPr>
        <w:t xml:space="preserve">If applicable, describe any </w:t>
      </w:r>
      <w:r w:rsidRPr="00DA109C">
        <w:rPr>
          <w:i/>
          <w:iCs/>
          <w:highlight w:val="yellow"/>
        </w:rPr>
        <w:t>additional exploratory</w:t>
      </w:r>
      <w:r>
        <w:rPr>
          <w:i/>
          <w:iCs/>
          <w:highlight w:val="yellow"/>
        </w:rPr>
        <w:t xml:space="preserve"> mediator and moderator</w:t>
      </w:r>
      <w:r w:rsidRPr="00DA109C">
        <w:rPr>
          <w:i/>
          <w:iCs/>
          <w:highlight w:val="yellow"/>
        </w:rPr>
        <w:t xml:space="preserve"> analyses</w:t>
      </w:r>
      <w:r>
        <w:rPr>
          <w:i/>
          <w:iCs/>
        </w:rPr>
        <w:t xml:space="preserve">. </w:t>
      </w:r>
      <w:r w:rsidR="00B44194" w:rsidRPr="00203A27">
        <w:rPr>
          <w:i/>
          <w:iCs/>
          <w:highlight w:val="yellow"/>
        </w:rPr>
        <w:t xml:space="preserve">If these are not to be included in the </w:t>
      </w:r>
      <w:r w:rsidR="00C1297B">
        <w:rPr>
          <w:i/>
          <w:iCs/>
          <w:highlight w:val="yellow"/>
        </w:rPr>
        <w:t>main</w:t>
      </w:r>
      <w:r w:rsidR="00B44194" w:rsidRPr="00203A27">
        <w:rPr>
          <w:i/>
          <w:iCs/>
          <w:highlight w:val="yellow"/>
        </w:rPr>
        <w:t xml:space="preserve"> statistical report/</w:t>
      </w:r>
      <w:r w:rsidR="00C1297B">
        <w:rPr>
          <w:i/>
          <w:iCs/>
          <w:highlight w:val="yellow"/>
        </w:rPr>
        <w:t>primary</w:t>
      </w:r>
      <w:r w:rsidR="00B44194" w:rsidRPr="00203A27">
        <w:rPr>
          <w:i/>
          <w:iCs/>
          <w:highlight w:val="yellow"/>
        </w:rPr>
        <w:t xml:space="preserve"> paper, a separate SAP may be warranted.</w:t>
      </w:r>
    </w:p>
    <w:p w14:paraId="31BD3C5E" w14:textId="0ECE5080" w:rsidR="00131891" w:rsidRDefault="0004461E" w:rsidP="00131891">
      <w:r>
        <w:t>{{</w:t>
      </w:r>
      <w:proofErr w:type="spellStart"/>
      <w:r>
        <w:t>any_exploratory_mediator_and_m</w:t>
      </w:r>
      <w:r w:rsidR="00B61AB6">
        <w:t>oderator_analysis</w:t>
      </w:r>
      <w:proofErr w:type="spellEnd"/>
      <w:r w:rsidR="00B61AB6">
        <w:t>}}</w:t>
      </w:r>
    </w:p>
    <w:p w14:paraId="0C2014DB" w14:textId="77777777" w:rsidR="00967DE6" w:rsidRPr="000E21A1" w:rsidRDefault="00967DE6" w:rsidP="00131891"/>
    <w:p w14:paraId="2B2BD4B0" w14:textId="51D5ED58" w:rsidR="001A29C3" w:rsidRPr="00524356" w:rsidRDefault="001A29C3" w:rsidP="001922E9">
      <w:pPr>
        <w:pStyle w:val="Heading2"/>
      </w:pPr>
      <w:bookmarkStart w:id="212" w:name="_Toc183099293"/>
      <w:bookmarkStart w:id="213" w:name="_Toc185323578"/>
      <w:r w:rsidRPr="00524356">
        <w:t>Interim analysis</w:t>
      </w:r>
      <w:bookmarkEnd w:id="212"/>
      <w:bookmarkEnd w:id="213"/>
      <w:r w:rsidRPr="00524356">
        <w:fldChar w:fldCharType="begin"/>
      </w:r>
      <w:r w:rsidRPr="00524356">
        <w:instrText xml:space="preserve"> TC "</w:instrText>
      </w:r>
      <w:bookmarkStart w:id="214" w:name="_Toc183094458"/>
      <w:r w:rsidRPr="00524356">
        <w:instrText>3.4</w:instrText>
      </w:r>
      <w:r w:rsidRPr="00524356">
        <w:tab/>
        <w:instrText>Interim analysis</w:instrText>
      </w:r>
      <w:bookmarkEnd w:id="214"/>
      <w:r w:rsidRPr="00524356">
        <w:instrText xml:space="preserve">" \f C \l "1" </w:instrText>
      </w:r>
      <w:r w:rsidRPr="00524356">
        <w:fldChar w:fldCharType="end"/>
      </w:r>
    </w:p>
    <w:p w14:paraId="4B8B1D8F" w14:textId="06732B17" w:rsidR="002173D4" w:rsidRDefault="00CB4581" w:rsidP="000E21A1">
      <w:pPr>
        <w:rPr>
          <w:i/>
          <w:iCs/>
          <w:highlight w:val="yellow"/>
        </w:rPr>
      </w:pPr>
      <w:r w:rsidRPr="00203A27">
        <w:rPr>
          <w:i/>
          <w:iCs/>
          <w:highlight w:val="yellow"/>
        </w:rPr>
        <w:t>Describe timing of interim analyses and how they will be conducted</w:t>
      </w:r>
    </w:p>
    <w:p w14:paraId="115FC3DE" w14:textId="77777777" w:rsidR="009B4B02" w:rsidRDefault="009B4B02">
      <w:pPr>
        <w:rPr>
          <w:highlight w:val="yellow"/>
        </w:rPr>
      </w:pPr>
    </w:p>
    <w:p w14:paraId="0B48C522" w14:textId="442B822A" w:rsidR="002173D4" w:rsidRDefault="009B4B02">
      <w:pPr>
        <w:rPr>
          <w:i/>
          <w:iCs/>
          <w:highlight w:val="yellow"/>
        </w:rPr>
      </w:pPr>
      <w:r w:rsidRPr="00375D14">
        <w:t>{{</w:t>
      </w:r>
      <w:proofErr w:type="spellStart"/>
      <w:r w:rsidRPr="00375D14">
        <w:t>interim</w:t>
      </w:r>
      <w:r>
        <w:t>_analysis</w:t>
      </w:r>
      <w:proofErr w:type="spellEnd"/>
      <w:r>
        <w:t>}}</w:t>
      </w:r>
      <w:r w:rsidR="002173D4">
        <w:rPr>
          <w:i/>
          <w:iCs/>
          <w:highlight w:val="yellow"/>
        </w:rPr>
        <w:br w:type="page"/>
      </w:r>
    </w:p>
    <w:p w14:paraId="48B87BEF" w14:textId="6BAA749B" w:rsidR="00826C40" w:rsidRPr="00816362" w:rsidRDefault="00826C40" w:rsidP="000E21A1">
      <w:pPr>
        <w:pStyle w:val="Heading1"/>
      </w:pPr>
      <w:bookmarkStart w:id="215" w:name="_Toc183099294"/>
      <w:bookmarkStart w:id="216" w:name="_Toc185323579"/>
      <w:r w:rsidRPr="007829A2">
        <w:lastRenderedPageBreak/>
        <w:t>Quality Control and Quality Assurance</w:t>
      </w:r>
      <w:bookmarkEnd w:id="215"/>
      <w:bookmarkEnd w:id="216"/>
    </w:p>
    <w:p w14:paraId="488426AF" w14:textId="4CAF5D3A" w:rsidR="00826C40" w:rsidRPr="00524356" w:rsidRDefault="00F776A4" w:rsidP="001922E9">
      <w:pPr>
        <w:pStyle w:val="Heading2"/>
      </w:pPr>
      <w:bookmarkStart w:id="217" w:name="_Toc183099295"/>
      <w:bookmarkStart w:id="218" w:name="_Toc185323580"/>
      <w:r w:rsidRPr="00524356">
        <w:t>Quality control</w:t>
      </w:r>
      <w:bookmarkEnd w:id="217"/>
      <w:bookmarkEnd w:id="218"/>
    </w:p>
    <w:p w14:paraId="6447A923" w14:textId="317EAB60" w:rsidR="000E671C" w:rsidRPr="00FE7127" w:rsidRDefault="000E671C" w:rsidP="000E21A1">
      <w:pPr>
        <w:rPr>
          <w:sz w:val="22"/>
          <w:szCs w:val="22"/>
        </w:rPr>
      </w:pPr>
      <w:r w:rsidRPr="00FE7127">
        <w:rPr>
          <w:sz w:val="22"/>
          <w:szCs w:val="22"/>
        </w:rPr>
        <w:t xml:space="preserve">The junior statistician will carry out data checks on </w:t>
      </w:r>
      <w:r w:rsidR="001412D1">
        <w:rPr>
          <w:sz w:val="22"/>
          <w:szCs w:val="22"/>
        </w:rPr>
        <w:t>trial</w:t>
      </w:r>
      <w:r w:rsidRPr="00FE7127">
        <w:rPr>
          <w:sz w:val="22"/>
          <w:szCs w:val="22"/>
        </w:rPr>
        <w:t xml:space="preserve"> data prior to preparing DMEC reports </w:t>
      </w:r>
      <w:r w:rsidRPr="00F72B76">
        <w:rPr>
          <w:sz w:val="22"/>
          <w:szCs w:val="22"/>
          <w:highlight w:val="cyan"/>
        </w:rPr>
        <w:t>(as per KCTU Statistical SOP ST-01)</w:t>
      </w:r>
      <w:r w:rsidRPr="00FE7127">
        <w:rPr>
          <w:sz w:val="22"/>
          <w:szCs w:val="22"/>
        </w:rPr>
        <w:t xml:space="preserve"> and prior to final data lock. </w:t>
      </w:r>
      <w:proofErr w:type="gramStart"/>
      <w:r w:rsidRPr="00FE7127">
        <w:rPr>
          <w:sz w:val="22"/>
          <w:szCs w:val="22"/>
        </w:rPr>
        <w:t>Generated data queries</w:t>
      </w:r>
      <w:proofErr w:type="gramEnd"/>
      <w:r w:rsidRPr="00FE7127">
        <w:rPr>
          <w:sz w:val="22"/>
          <w:szCs w:val="22"/>
        </w:rPr>
        <w:t xml:space="preserve"> will be provided to the trial management team in an Excel file to be communicated to sites. Responses should be sent back to the statistician and unresolved data queries will be re-issued. Where possible data queries should be resolved prior to DMEC reports/interim analyses, where this is not possible, outstanding data issues will be made clear to the DMEC on the report. Syntax for data checking will be written in accordance with </w:t>
      </w:r>
      <w:r w:rsidRPr="00F72B76">
        <w:rPr>
          <w:sz w:val="22"/>
          <w:szCs w:val="22"/>
          <w:highlight w:val="cyan"/>
        </w:rPr>
        <w:t>KCTU Statistical SOP ST-08 (Data manipulation)</w:t>
      </w:r>
      <w:r w:rsidRPr="00FE7127">
        <w:rPr>
          <w:sz w:val="22"/>
          <w:szCs w:val="22"/>
        </w:rPr>
        <w:t xml:space="preserve"> to allow reproducibility and for purposes of an audit trail. All syntax, output, resulting queries and responses from sites (via the trial management team) will be retained as per </w:t>
      </w:r>
      <w:r w:rsidRPr="00F72B76">
        <w:rPr>
          <w:sz w:val="22"/>
          <w:szCs w:val="22"/>
          <w:highlight w:val="cyan"/>
        </w:rPr>
        <w:t>KCTU Statistical SOP ST-03 (Statistical Document Retention).</w:t>
      </w:r>
    </w:p>
    <w:p w14:paraId="24E432C0" w14:textId="77777777" w:rsidR="0081678F" w:rsidRPr="00FE7127" w:rsidRDefault="0081678F" w:rsidP="000E21A1">
      <w:pPr>
        <w:rPr>
          <w:sz w:val="22"/>
          <w:szCs w:val="22"/>
        </w:rPr>
      </w:pPr>
    </w:p>
    <w:p w14:paraId="2FB8C57B" w14:textId="1BC8E549" w:rsidR="0081678F" w:rsidRPr="00B52609" w:rsidRDefault="0081678F" w:rsidP="000E21A1">
      <w:pPr>
        <w:rPr>
          <w:b/>
          <w:bCs/>
          <w:i/>
          <w:iCs/>
          <w:sz w:val="22"/>
          <w:szCs w:val="22"/>
        </w:rPr>
      </w:pPr>
      <w:r w:rsidRPr="00B52609">
        <w:rPr>
          <w:i/>
          <w:iCs/>
          <w:sz w:val="22"/>
          <w:szCs w:val="22"/>
          <w:highlight w:val="yellow"/>
        </w:rPr>
        <w:t>Reference to</w:t>
      </w:r>
      <w:r w:rsidR="00850774" w:rsidRPr="00B52609">
        <w:rPr>
          <w:i/>
          <w:iCs/>
          <w:sz w:val="22"/>
          <w:szCs w:val="22"/>
          <w:highlight w:val="yellow"/>
        </w:rPr>
        <w:t xml:space="preserve"> the</w:t>
      </w:r>
      <w:r w:rsidRPr="00B52609">
        <w:rPr>
          <w:i/>
          <w:iCs/>
          <w:sz w:val="22"/>
          <w:szCs w:val="22"/>
          <w:highlight w:val="yellow"/>
        </w:rPr>
        <w:t xml:space="preserve"> Data Management Plan should be included here where it exists</w:t>
      </w:r>
      <w:r w:rsidR="00B91346">
        <w:rPr>
          <w:i/>
          <w:iCs/>
          <w:sz w:val="22"/>
          <w:szCs w:val="22"/>
        </w:rPr>
        <w:t xml:space="preserve">, </w:t>
      </w:r>
      <w:r w:rsidR="00B91346" w:rsidRPr="00B52609">
        <w:rPr>
          <w:i/>
          <w:iCs/>
          <w:sz w:val="22"/>
          <w:szCs w:val="22"/>
          <w:highlight w:val="yellow"/>
        </w:rPr>
        <w:t xml:space="preserve">otherwise a reference should be made to where information on data handling and data cleaning will be </w:t>
      </w:r>
      <w:r w:rsidR="004C495C" w:rsidRPr="00B52609">
        <w:rPr>
          <w:i/>
          <w:iCs/>
          <w:sz w:val="22"/>
          <w:szCs w:val="22"/>
          <w:highlight w:val="yellow"/>
        </w:rPr>
        <w:t>outlined.</w:t>
      </w:r>
    </w:p>
    <w:p w14:paraId="7DCCFFB0" w14:textId="77777777" w:rsidR="000E671C" w:rsidRPr="007829A2" w:rsidRDefault="000E671C" w:rsidP="000E21A1"/>
    <w:p w14:paraId="29FB78AC" w14:textId="4A75ADC9" w:rsidR="00F776A4" w:rsidRDefault="0013167F" w:rsidP="001922E9">
      <w:pPr>
        <w:pStyle w:val="Heading2"/>
      </w:pPr>
      <w:bookmarkStart w:id="219" w:name="_Toc183099296"/>
      <w:bookmarkStart w:id="220" w:name="_Toc185323581"/>
      <w:r w:rsidRPr="00524356">
        <w:t>Carrying out the final analysis</w:t>
      </w:r>
      <w:bookmarkEnd w:id="219"/>
      <w:bookmarkEnd w:id="220"/>
    </w:p>
    <w:p w14:paraId="41591237" w14:textId="5B67C01C" w:rsidR="0013167F" w:rsidRPr="00FE7127" w:rsidRDefault="0013167F" w:rsidP="000E21A1">
      <w:pPr>
        <w:rPr>
          <w:sz w:val="22"/>
          <w:szCs w:val="22"/>
          <w:lang w:val="en-GB" w:eastAsia="en-GB"/>
        </w:rPr>
      </w:pPr>
      <w:r w:rsidRPr="00FE7127">
        <w:rPr>
          <w:sz w:val="22"/>
          <w:szCs w:val="22"/>
          <w:lang w:val="en-GB" w:eastAsia="en-GB"/>
        </w:rPr>
        <w:t xml:space="preserve">For the final analysis, the Senior </w:t>
      </w:r>
      <w:r w:rsidR="001412D1">
        <w:rPr>
          <w:sz w:val="22"/>
          <w:szCs w:val="22"/>
          <w:lang w:val="en-GB" w:eastAsia="en-GB"/>
        </w:rPr>
        <w:t>statistician</w:t>
      </w:r>
      <w:r w:rsidRPr="00FE7127">
        <w:rPr>
          <w:sz w:val="22"/>
          <w:szCs w:val="22"/>
          <w:lang w:val="en-GB" w:eastAsia="en-GB"/>
        </w:rPr>
        <w:t xml:space="preserve"> will review the code (that will be written in such a way as to not unblind) but will not see results until finalisation of the analysis. </w:t>
      </w:r>
    </w:p>
    <w:p w14:paraId="3E412959" w14:textId="77777777" w:rsidR="00744326" w:rsidRPr="00FE7127" w:rsidRDefault="00744326" w:rsidP="000E21A1">
      <w:pPr>
        <w:rPr>
          <w:sz w:val="22"/>
          <w:szCs w:val="22"/>
          <w:lang w:val="en-GB" w:eastAsia="en-GB"/>
        </w:rPr>
      </w:pPr>
    </w:p>
    <w:p w14:paraId="06961E76" w14:textId="51D9CE26" w:rsidR="00DC0755" w:rsidRPr="007829A2" w:rsidRDefault="0013167F" w:rsidP="000E21A1">
      <w:pPr>
        <w:rPr>
          <w:lang w:val="en-GB" w:eastAsia="en-GB"/>
        </w:rPr>
      </w:pPr>
      <w:r w:rsidRPr="00FE7127">
        <w:rPr>
          <w:sz w:val="22"/>
          <w:szCs w:val="22"/>
          <w:lang w:val="en-GB" w:eastAsia="en-GB"/>
        </w:rPr>
        <w:t xml:space="preserve">As per </w:t>
      </w:r>
      <w:r w:rsidRPr="00F72B76">
        <w:rPr>
          <w:sz w:val="22"/>
          <w:szCs w:val="22"/>
          <w:highlight w:val="cyan"/>
          <w:lang w:val="en-GB" w:eastAsia="en-GB"/>
        </w:rPr>
        <w:t>KCTU Statistical SOP ST-08,</w:t>
      </w:r>
      <w:r w:rsidRPr="00FE7127">
        <w:rPr>
          <w:sz w:val="22"/>
          <w:szCs w:val="22"/>
          <w:lang w:val="en-GB" w:eastAsia="en-GB"/>
        </w:rPr>
        <w:t xml:space="preserve"> all syntax will be written in such a way to allow for the analysis to be reproduced for purposes of an audit trail, and syntax will be appropriately commented to allow interpretation and for reproducibility. All syntax and output will be retained on local filing systems and uploaded to the Statistics File Upload System as per </w:t>
      </w:r>
      <w:r w:rsidRPr="00F72B76">
        <w:rPr>
          <w:sz w:val="22"/>
          <w:szCs w:val="22"/>
          <w:highlight w:val="cyan"/>
          <w:lang w:val="en-GB" w:eastAsia="en-GB"/>
        </w:rPr>
        <w:t>KCTU Statistical SOP ST-03 (Statistical Document Retention).</w:t>
      </w:r>
    </w:p>
    <w:p w14:paraId="024E137A" w14:textId="1831B23B" w:rsidR="00DC0755" w:rsidRDefault="00DC0755" w:rsidP="001922E9">
      <w:pPr>
        <w:pStyle w:val="Heading2"/>
      </w:pPr>
      <w:bookmarkStart w:id="221" w:name="_Toc183099297"/>
      <w:bookmarkStart w:id="222" w:name="_Toc185323582"/>
      <w:r w:rsidRPr="00524356">
        <w:t>Approval and version control of the SAP</w:t>
      </w:r>
      <w:bookmarkEnd w:id="221"/>
      <w:bookmarkEnd w:id="222"/>
    </w:p>
    <w:p w14:paraId="2B890184" w14:textId="02A63D92" w:rsidR="00DC0755" w:rsidRDefault="00DC0755" w:rsidP="000E21A1">
      <w:pPr>
        <w:rPr>
          <w:sz w:val="22"/>
          <w:szCs w:val="22"/>
          <w:lang w:val="en-GB" w:eastAsia="en-GB"/>
        </w:rPr>
      </w:pPr>
      <w:r w:rsidRPr="00FE7127">
        <w:rPr>
          <w:sz w:val="22"/>
          <w:szCs w:val="22"/>
          <w:lang w:val="en-GB" w:eastAsia="en-GB"/>
        </w:rPr>
        <w:t xml:space="preserve">As per </w:t>
      </w:r>
      <w:r w:rsidRPr="00F72B76">
        <w:rPr>
          <w:sz w:val="22"/>
          <w:szCs w:val="22"/>
          <w:highlight w:val="cyan"/>
          <w:lang w:val="en-GB" w:eastAsia="en-GB"/>
        </w:rPr>
        <w:t>KCTU Statistical SOP ST-02 Statistical Analysis Plan</w:t>
      </w:r>
      <w:r w:rsidRPr="00FE7127">
        <w:rPr>
          <w:sz w:val="22"/>
          <w:szCs w:val="22"/>
          <w:lang w:val="en-GB" w:eastAsia="en-GB"/>
        </w:rPr>
        <w:t xml:space="preserve">, after initial sign off of the SAP, if any changes are required, these will be decided by </w:t>
      </w:r>
      <w:r w:rsidRPr="00375D14">
        <w:rPr>
          <w:i/>
          <w:iCs/>
          <w:sz w:val="22"/>
          <w:szCs w:val="22"/>
          <w:highlight w:val="yellow"/>
          <w:lang w:val="en-GB" w:eastAsia="en-GB"/>
        </w:rPr>
        <w:t xml:space="preserve">blinded </w:t>
      </w:r>
      <w:r w:rsidR="00F02BA8" w:rsidRPr="00375D14">
        <w:rPr>
          <w:i/>
          <w:iCs/>
          <w:sz w:val="22"/>
          <w:szCs w:val="22"/>
          <w:highlight w:val="yellow"/>
          <w:lang w:val="en-GB" w:eastAsia="en-GB"/>
        </w:rPr>
        <w:t>statisticians</w:t>
      </w:r>
      <w:r w:rsidRPr="00FE7127">
        <w:rPr>
          <w:sz w:val="22"/>
          <w:szCs w:val="22"/>
          <w:lang w:val="en-GB" w:eastAsia="en-GB"/>
        </w:rPr>
        <w:t xml:space="preserve"> so as to avoid any chance or appearance of introducing bias having seen unblinded data. A copy of the tracked changes version will be </w:t>
      </w:r>
      <w:r w:rsidR="008D6D5E" w:rsidRPr="00FE7127">
        <w:rPr>
          <w:sz w:val="22"/>
          <w:szCs w:val="22"/>
          <w:lang w:val="en-GB" w:eastAsia="en-GB"/>
        </w:rPr>
        <w:t>retained,</w:t>
      </w:r>
      <w:r w:rsidR="000E6449">
        <w:rPr>
          <w:sz w:val="22"/>
          <w:szCs w:val="22"/>
          <w:lang w:val="en-GB" w:eastAsia="en-GB"/>
        </w:rPr>
        <w:t xml:space="preserve"> and an</w:t>
      </w:r>
      <w:r w:rsidRPr="00FE7127">
        <w:rPr>
          <w:sz w:val="22"/>
          <w:szCs w:val="22"/>
          <w:lang w:val="en-GB" w:eastAsia="en-GB"/>
        </w:rPr>
        <w:t xml:space="preserve"> updated version will be approved by the Chief Investigator, Senior Statistician and TSC chair. Any changes between versions will also be outlined in Section </w:t>
      </w:r>
      <w:r w:rsidR="00854906">
        <w:rPr>
          <w:sz w:val="22"/>
          <w:szCs w:val="22"/>
          <w:lang w:val="en-GB" w:eastAsia="en-GB"/>
        </w:rPr>
        <w:fldChar w:fldCharType="begin"/>
      </w:r>
      <w:r w:rsidR="00854906">
        <w:rPr>
          <w:sz w:val="22"/>
          <w:szCs w:val="22"/>
          <w:lang w:val="en-GB" w:eastAsia="en-GB"/>
        </w:rPr>
        <w:instrText xml:space="preserve"> REF _Ref183511940 \r \h </w:instrText>
      </w:r>
      <w:r w:rsidR="00854906">
        <w:rPr>
          <w:sz w:val="22"/>
          <w:szCs w:val="22"/>
          <w:lang w:val="en-GB" w:eastAsia="en-GB"/>
        </w:rPr>
      </w:r>
      <w:r w:rsidR="00854906">
        <w:rPr>
          <w:sz w:val="22"/>
          <w:szCs w:val="22"/>
          <w:lang w:val="en-GB" w:eastAsia="en-GB"/>
        </w:rPr>
        <w:fldChar w:fldCharType="separate"/>
      </w:r>
      <w:proofErr w:type="spellStart"/>
      <w:r w:rsidR="00854906">
        <w:rPr>
          <w:sz w:val="22"/>
          <w:szCs w:val="22"/>
          <w:lang w:val="en-GB" w:eastAsia="en-GB"/>
        </w:rPr>
        <w:t>i</w:t>
      </w:r>
      <w:proofErr w:type="spellEnd"/>
      <w:r w:rsidR="00854906">
        <w:rPr>
          <w:sz w:val="22"/>
          <w:szCs w:val="22"/>
          <w:lang w:val="en-GB" w:eastAsia="en-GB"/>
        </w:rPr>
        <w:fldChar w:fldCharType="end"/>
      </w:r>
      <w:r w:rsidRPr="00FE7127">
        <w:rPr>
          <w:sz w:val="22"/>
          <w:szCs w:val="22"/>
          <w:lang w:val="en-GB" w:eastAsia="en-GB"/>
        </w:rPr>
        <w:t xml:space="preserve">. </w:t>
      </w:r>
    </w:p>
    <w:p w14:paraId="5A07470F" w14:textId="77777777" w:rsidR="00854906" w:rsidRPr="00FE7127" w:rsidRDefault="00854906" w:rsidP="000E21A1">
      <w:pPr>
        <w:rPr>
          <w:sz w:val="22"/>
          <w:szCs w:val="22"/>
          <w:lang w:val="en-GB" w:eastAsia="en-GB"/>
        </w:rPr>
      </w:pPr>
    </w:p>
    <w:p w14:paraId="496BE18E" w14:textId="420D6D5D" w:rsidR="00DC0755" w:rsidRPr="00FE7127" w:rsidRDefault="00DC0755" w:rsidP="000E21A1">
      <w:pPr>
        <w:rPr>
          <w:b/>
          <w:bCs/>
          <w:sz w:val="22"/>
          <w:szCs w:val="22"/>
        </w:rPr>
      </w:pPr>
      <w:r w:rsidRPr="00FE7127">
        <w:rPr>
          <w:sz w:val="22"/>
          <w:szCs w:val="22"/>
          <w:lang w:val="en-GB" w:eastAsia="en-GB"/>
        </w:rPr>
        <w:t>The initial signed off version will be versioned as Version 1.0. Minor amendments following this should be versioned with sub-numbering e.g., Version 1.1</w:t>
      </w:r>
      <w:r w:rsidR="007C534B">
        <w:rPr>
          <w:sz w:val="22"/>
          <w:szCs w:val="22"/>
          <w:lang w:val="en-GB" w:eastAsia="en-GB"/>
        </w:rPr>
        <w:t>.</w:t>
      </w:r>
    </w:p>
    <w:p w14:paraId="5C75D339" w14:textId="77777777" w:rsidR="00DC0755" w:rsidRPr="007829A2" w:rsidRDefault="00DC0755" w:rsidP="000E21A1"/>
    <w:p w14:paraId="2D2FBA23" w14:textId="683DE8B5" w:rsidR="00DC0755" w:rsidRDefault="00DC0755" w:rsidP="001922E9">
      <w:pPr>
        <w:pStyle w:val="Heading2"/>
      </w:pPr>
      <w:bookmarkStart w:id="223" w:name="_Toc183099298"/>
      <w:bookmarkStart w:id="224" w:name="_Toc185323583"/>
      <w:r w:rsidRPr="00524356">
        <w:t>Quality Assurance</w:t>
      </w:r>
      <w:bookmarkEnd w:id="223"/>
      <w:bookmarkEnd w:id="224"/>
    </w:p>
    <w:p w14:paraId="5B5B357C" w14:textId="4B353451" w:rsidR="002173D4" w:rsidRDefault="00DC0755" w:rsidP="000E21A1">
      <w:pPr>
        <w:rPr>
          <w:highlight w:val="cyan"/>
        </w:rPr>
      </w:pPr>
      <w:r w:rsidRPr="007829A2">
        <w:t xml:space="preserve">Quality assurance processes will be followed according to </w:t>
      </w:r>
      <w:r w:rsidRPr="00F72B76">
        <w:rPr>
          <w:highlight w:val="cyan"/>
        </w:rPr>
        <w:t>KCTU Statistical SOP ST-04 Statistical QA.</w:t>
      </w:r>
    </w:p>
    <w:p w14:paraId="5324EFCD" w14:textId="77777777" w:rsidR="002173D4" w:rsidRDefault="002173D4">
      <w:pPr>
        <w:rPr>
          <w:highlight w:val="cyan"/>
        </w:rPr>
      </w:pPr>
      <w:r>
        <w:rPr>
          <w:highlight w:val="cyan"/>
        </w:rPr>
        <w:br w:type="page"/>
      </w:r>
    </w:p>
    <w:p w14:paraId="32F9C493" w14:textId="5E089170" w:rsidR="001A29C3" w:rsidRPr="00816362" w:rsidRDefault="001A29C3" w:rsidP="000E21A1">
      <w:pPr>
        <w:pStyle w:val="Heading1"/>
      </w:pPr>
      <w:bookmarkStart w:id="225" w:name="_Toc183099299"/>
      <w:bookmarkStart w:id="226" w:name="_Toc185323584"/>
      <w:r w:rsidRPr="00816362">
        <w:lastRenderedPageBreak/>
        <w:t>Software</w:t>
      </w:r>
      <w:bookmarkEnd w:id="225"/>
      <w:bookmarkEnd w:id="226"/>
      <w:r w:rsidRPr="00816362">
        <w:fldChar w:fldCharType="begin"/>
      </w:r>
      <w:r w:rsidRPr="00816362">
        <w:instrText xml:space="preserve"> TC "</w:instrText>
      </w:r>
      <w:bookmarkStart w:id="227" w:name="_Toc183094459"/>
      <w:r w:rsidRPr="00816362">
        <w:instrText>4.</w:instrText>
      </w:r>
      <w:r w:rsidRPr="00816362">
        <w:tab/>
        <w:instrText>Software</w:instrText>
      </w:r>
      <w:bookmarkEnd w:id="227"/>
      <w:r w:rsidRPr="00816362">
        <w:instrText xml:space="preserve">" \f C \l "1" </w:instrText>
      </w:r>
      <w:r w:rsidRPr="00816362">
        <w:fldChar w:fldCharType="end"/>
      </w:r>
    </w:p>
    <w:p w14:paraId="24880E37" w14:textId="408BC09A" w:rsidR="00837469" w:rsidRDefault="001A29C3" w:rsidP="001922E9">
      <w:pPr>
        <w:pStyle w:val="Heading2"/>
      </w:pPr>
      <w:bookmarkStart w:id="228" w:name="_Toc185323585"/>
      <w:bookmarkStart w:id="229" w:name="_Toc185323586"/>
      <w:bookmarkEnd w:id="228"/>
      <w:r w:rsidRPr="00D61C37">
        <w:t>Data management</w:t>
      </w:r>
      <w:bookmarkEnd w:id="229"/>
      <w:r w:rsidRPr="00D61C37">
        <w:t xml:space="preserve"> </w:t>
      </w:r>
    </w:p>
    <w:p w14:paraId="4CFF314C" w14:textId="421F51E0" w:rsidR="001A29C3" w:rsidRPr="00FE7127" w:rsidRDefault="001A29C3" w:rsidP="000E21A1">
      <w:pPr>
        <w:rPr>
          <w:i/>
          <w:iCs/>
          <w:sz w:val="22"/>
          <w:szCs w:val="22"/>
          <w:highlight w:val="yellow"/>
        </w:rPr>
      </w:pPr>
      <w:r w:rsidRPr="00FE7127">
        <w:rPr>
          <w:i/>
          <w:iCs/>
          <w:sz w:val="22"/>
          <w:szCs w:val="22"/>
        </w:rPr>
        <w:t xml:space="preserve"> </w:t>
      </w:r>
      <w:r w:rsidRPr="00FE7127">
        <w:rPr>
          <w:i/>
          <w:iCs/>
          <w:sz w:val="22"/>
          <w:szCs w:val="22"/>
          <w:highlight w:val="yellow"/>
        </w:rPr>
        <w:t xml:space="preserve">Describe the systems used and mechanism for requesting data extracts </w:t>
      </w:r>
    </w:p>
    <w:p w14:paraId="75130E7E" w14:textId="77777777" w:rsidR="001A29C3" w:rsidRPr="00FE7127" w:rsidRDefault="001A29C3" w:rsidP="000E21A1">
      <w:pPr>
        <w:rPr>
          <w:i/>
          <w:iCs/>
          <w:sz w:val="22"/>
          <w:szCs w:val="22"/>
        </w:rPr>
      </w:pPr>
      <w:r w:rsidRPr="00FE7127">
        <w:rPr>
          <w:i/>
          <w:iCs/>
          <w:sz w:val="22"/>
          <w:szCs w:val="22"/>
          <w:highlight w:val="yellow"/>
        </w:rPr>
        <w:t xml:space="preserve">(include </w:t>
      </w:r>
      <w:proofErr w:type="spellStart"/>
      <w:r w:rsidRPr="00FE7127">
        <w:rPr>
          <w:i/>
          <w:iCs/>
          <w:sz w:val="22"/>
          <w:szCs w:val="22"/>
          <w:highlight w:val="yellow"/>
        </w:rPr>
        <w:t>randomisation</w:t>
      </w:r>
      <w:proofErr w:type="spellEnd"/>
      <w:r w:rsidRPr="00FE7127">
        <w:rPr>
          <w:i/>
          <w:iCs/>
          <w:sz w:val="22"/>
          <w:szCs w:val="22"/>
          <w:highlight w:val="yellow"/>
        </w:rPr>
        <w:t xml:space="preserve"> systems, outcome data, safety data plus any ancillary datasets used such as direct patient data entry systems, laboratory systems or others where data will be exported and passed directly to the statisticians for analysis)</w:t>
      </w:r>
    </w:p>
    <w:p w14:paraId="771FE876" w14:textId="77777777" w:rsidR="001A29C3" w:rsidRPr="00FE7127" w:rsidRDefault="001A29C3" w:rsidP="000E21A1">
      <w:pPr>
        <w:rPr>
          <w:sz w:val="22"/>
          <w:szCs w:val="22"/>
        </w:rPr>
      </w:pPr>
    </w:p>
    <w:p w14:paraId="0745B55F" w14:textId="4C689967" w:rsidR="00D61C37" w:rsidRDefault="00D61C37" w:rsidP="000E21A1">
      <w:pPr>
        <w:rPr>
          <w:sz w:val="22"/>
          <w:szCs w:val="22"/>
        </w:rPr>
      </w:pPr>
    </w:p>
    <w:p w14:paraId="33787182" w14:textId="63D1ECDE" w:rsidR="00D61C37" w:rsidRDefault="00D61C37" w:rsidP="001922E9">
      <w:pPr>
        <w:pStyle w:val="Heading2"/>
        <w:rPr>
          <w:sz w:val="22"/>
          <w:szCs w:val="22"/>
        </w:rPr>
      </w:pPr>
      <w:bookmarkStart w:id="230" w:name="_Toc185323587"/>
      <w:r>
        <w:t>A</w:t>
      </w:r>
      <w:r w:rsidRPr="00D61C37">
        <w:t xml:space="preserve">nalysis </w:t>
      </w:r>
      <w:r w:rsidR="001A29C3" w:rsidRPr="00D61C37">
        <w:t>software</w:t>
      </w:r>
      <w:bookmarkEnd w:id="230"/>
      <w:r w:rsidRPr="00D61C37">
        <w:rPr>
          <w:sz w:val="22"/>
          <w:szCs w:val="22"/>
        </w:rPr>
        <w:t xml:space="preserve"> </w:t>
      </w:r>
    </w:p>
    <w:p w14:paraId="1E25FE44" w14:textId="2DAE7ED4" w:rsidR="001A29C3" w:rsidRPr="00FE7127" w:rsidRDefault="00D61C37" w:rsidP="000E21A1">
      <w:pPr>
        <w:rPr>
          <w:i/>
          <w:iCs/>
          <w:sz w:val="22"/>
          <w:szCs w:val="22"/>
        </w:rPr>
      </w:pPr>
      <w:r w:rsidRPr="00FE7127">
        <w:rPr>
          <w:i/>
          <w:iCs/>
          <w:sz w:val="22"/>
          <w:szCs w:val="22"/>
          <w:highlight w:val="yellow"/>
        </w:rPr>
        <w:t>Describe</w:t>
      </w:r>
      <w:r w:rsidR="009F59FE">
        <w:rPr>
          <w:i/>
          <w:iCs/>
          <w:sz w:val="22"/>
          <w:szCs w:val="22"/>
          <w:highlight w:val="yellow"/>
        </w:rPr>
        <w:t xml:space="preserve"> software to be used</w:t>
      </w:r>
      <w:r w:rsidRPr="00FE7127">
        <w:rPr>
          <w:i/>
          <w:iCs/>
          <w:sz w:val="22"/>
          <w:szCs w:val="22"/>
          <w:highlight w:val="yellow"/>
        </w:rPr>
        <w:t xml:space="preserve"> including version as well as any </w:t>
      </w:r>
      <w:r w:rsidR="00C63F6F" w:rsidRPr="00FE7127">
        <w:rPr>
          <w:i/>
          <w:iCs/>
          <w:sz w:val="22"/>
          <w:szCs w:val="22"/>
          <w:highlight w:val="yellow"/>
        </w:rPr>
        <w:t>packages, especially any</w:t>
      </w:r>
      <w:r w:rsidR="00987C80" w:rsidRPr="00FE7127">
        <w:rPr>
          <w:i/>
          <w:iCs/>
          <w:sz w:val="22"/>
          <w:szCs w:val="22"/>
          <w:highlight w:val="yellow"/>
        </w:rPr>
        <w:t xml:space="preserve"> user-written packages that are not included in </w:t>
      </w:r>
      <w:r w:rsidR="00AB1397" w:rsidRPr="00FE7127">
        <w:rPr>
          <w:i/>
          <w:iCs/>
          <w:sz w:val="22"/>
          <w:szCs w:val="22"/>
          <w:highlight w:val="yellow"/>
        </w:rPr>
        <w:t>the base software (with references).</w:t>
      </w:r>
    </w:p>
    <w:p w14:paraId="329832DF" w14:textId="77777777" w:rsidR="001A29C3" w:rsidRPr="00524356" w:rsidRDefault="001A29C3" w:rsidP="000E21A1"/>
    <w:p w14:paraId="70DDE69B" w14:textId="77777777" w:rsidR="008033B9" w:rsidRPr="00524356" w:rsidRDefault="00CA312A" w:rsidP="000E21A1">
      <w:pPr>
        <w:sectPr w:rsidR="008033B9" w:rsidRPr="00524356" w:rsidSect="00BD166D">
          <w:headerReference w:type="even" r:id="rId15"/>
          <w:headerReference w:type="default" r:id="rId16"/>
          <w:footerReference w:type="even" r:id="rId17"/>
          <w:footerReference w:type="default" r:id="rId18"/>
          <w:headerReference w:type="first" r:id="rId19"/>
          <w:footerReference w:type="first" r:id="rId20"/>
          <w:pgSz w:w="12240" w:h="15840"/>
          <w:pgMar w:top="1531" w:right="1247" w:bottom="1440" w:left="1247" w:header="964" w:footer="0" w:gutter="0"/>
          <w:cols w:space="708"/>
          <w:docGrid w:linePitch="360"/>
        </w:sectPr>
      </w:pPr>
      <w:r w:rsidRPr="00524356">
        <w:br w:type="page"/>
      </w:r>
    </w:p>
    <w:p w14:paraId="13E46962" w14:textId="3B243868" w:rsidR="00CA312A" w:rsidRPr="00524356" w:rsidRDefault="00CA312A" w:rsidP="000E21A1"/>
    <w:p w14:paraId="7794B69C" w14:textId="77777777" w:rsidR="001A29C3" w:rsidRPr="00524356" w:rsidRDefault="001A29C3" w:rsidP="000E21A1"/>
    <w:p w14:paraId="215FB56F" w14:textId="6585252E" w:rsidR="00262D66" w:rsidRPr="00816362" w:rsidRDefault="00262D66" w:rsidP="000E21A1">
      <w:pPr>
        <w:pStyle w:val="Heading1"/>
      </w:pPr>
      <w:bookmarkStart w:id="231" w:name="_Toc183099300"/>
      <w:bookmarkStart w:id="232" w:name="_Toc185323588"/>
      <w:commentRangeStart w:id="233"/>
      <w:r w:rsidRPr="00816362">
        <w:t xml:space="preserve">Scoring of outcome </w:t>
      </w:r>
      <w:commentRangeStart w:id="234"/>
      <w:r w:rsidRPr="00816362">
        <w:t>measures</w:t>
      </w:r>
      <w:bookmarkEnd w:id="231"/>
      <w:bookmarkEnd w:id="232"/>
      <w:commentRangeEnd w:id="233"/>
      <w:r w:rsidR="00C246DB">
        <w:rPr>
          <w:rStyle w:val="CommentReference"/>
          <w:b w:val="0"/>
          <w:bCs w:val="0"/>
          <w:kern w:val="0"/>
          <w:lang w:val="en-US"/>
        </w:rPr>
        <w:commentReference w:id="233"/>
      </w:r>
      <w:commentRangeEnd w:id="234"/>
      <w:r w:rsidR="00DB2C16">
        <w:rPr>
          <w:rStyle w:val="CommentReference"/>
          <w:b w:val="0"/>
          <w:bCs w:val="0"/>
          <w:kern w:val="0"/>
          <w:lang w:val="en-US"/>
        </w:rPr>
        <w:commentReference w:id="234"/>
      </w:r>
    </w:p>
    <w:p w14:paraId="0CDF7322" w14:textId="77777777" w:rsidR="00262D66" w:rsidRPr="000E21A1" w:rsidRDefault="00262D66" w:rsidP="000E21A1">
      <w:pPr>
        <w:rPr>
          <w:lang w:val="en-GB"/>
        </w:rPr>
      </w:pPr>
    </w:p>
    <w:tbl>
      <w:tblPr>
        <w:tblW w:w="14174" w:type="dxa"/>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1928"/>
        <w:gridCol w:w="1916"/>
        <w:gridCol w:w="1871"/>
        <w:gridCol w:w="1175"/>
        <w:gridCol w:w="2835"/>
        <w:gridCol w:w="1354"/>
        <w:gridCol w:w="1517"/>
      </w:tblGrid>
      <w:tr w:rsidR="000E21A1" w:rsidRPr="00524356" w14:paraId="61731F7D" w14:textId="77777777" w:rsidTr="008033B9">
        <w:trPr>
          <w:trHeight w:val="315"/>
        </w:trPr>
        <w:tc>
          <w:tcPr>
            <w:tcW w:w="1696" w:type="dxa"/>
            <w:noWrap/>
            <w:vAlign w:val="center"/>
            <w:hideMark/>
          </w:tcPr>
          <w:p w14:paraId="536004E3" w14:textId="0DE080A7" w:rsidR="00262D66" w:rsidRPr="00F72B76" w:rsidRDefault="00262D66" w:rsidP="00F72B76">
            <w:pPr>
              <w:jc w:val="center"/>
              <w:rPr>
                <w:b/>
                <w:bCs/>
                <w:sz w:val="22"/>
                <w:szCs w:val="22"/>
                <w:lang w:eastAsia="en-GB"/>
              </w:rPr>
            </w:pPr>
            <w:r w:rsidRPr="00F72B76">
              <w:rPr>
                <w:b/>
                <w:bCs/>
                <w:sz w:val="22"/>
                <w:szCs w:val="22"/>
                <w:lang w:eastAsia="en-GB"/>
              </w:rPr>
              <w:t>Outcome</w:t>
            </w:r>
            <w:r w:rsidR="00E4281C" w:rsidRPr="00F72B76">
              <w:rPr>
                <w:b/>
                <w:bCs/>
                <w:sz w:val="22"/>
                <w:szCs w:val="22"/>
                <w:lang w:eastAsia="en-GB"/>
              </w:rPr>
              <w:t xml:space="preserve"> type (Primary/Secondary </w:t>
            </w:r>
            <w:r w:rsidR="00246F13" w:rsidRPr="00F72B76">
              <w:rPr>
                <w:b/>
                <w:bCs/>
                <w:sz w:val="22"/>
                <w:szCs w:val="22"/>
                <w:lang w:eastAsia="en-GB"/>
              </w:rPr>
              <w:t>etc.</w:t>
            </w:r>
            <w:r w:rsidR="00E4281C" w:rsidRPr="00F72B76">
              <w:rPr>
                <w:b/>
                <w:bCs/>
                <w:sz w:val="22"/>
                <w:szCs w:val="22"/>
                <w:lang w:eastAsia="en-GB"/>
              </w:rPr>
              <w:t>)</w:t>
            </w:r>
          </w:p>
        </w:tc>
        <w:tc>
          <w:tcPr>
            <w:tcW w:w="1928" w:type="dxa"/>
            <w:noWrap/>
            <w:vAlign w:val="center"/>
            <w:hideMark/>
          </w:tcPr>
          <w:p w14:paraId="25A85AB3" w14:textId="77777777" w:rsidR="00262D66" w:rsidRPr="00F72B76" w:rsidRDefault="00262D66" w:rsidP="00F72B76">
            <w:pPr>
              <w:jc w:val="center"/>
              <w:rPr>
                <w:b/>
                <w:bCs/>
                <w:sz w:val="22"/>
                <w:szCs w:val="22"/>
                <w:lang w:eastAsia="en-GB"/>
              </w:rPr>
            </w:pPr>
            <w:r w:rsidRPr="00F72B76">
              <w:rPr>
                <w:b/>
                <w:bCs/>
                <w:sz w:val="22"/>
                <w:szCs w:val="22"/>
                <w:lang w:eastAsia="en-GB"/>
              </w:rPr>
              <w:t>Title</w:t>
            </w:r>
          </w:p>
        </w:tc>
        <w:tc>
          <w:tcPr>
            <w:tcW w:w="1916" w:type="dxa"/>
            <w:noWrap/>
            <w:vAlign w:val="center"/>
            <w:hideMark/>
          </w:tcPr>
          <w:p w14:paraId="46AC3D86" w14:textId="77777777" w:rsidR="00262D66" w:rsidRPr="00F72B76" w:rsidRDefault="00262D66" w:rsidP="00F72B76">
            <w:pPr>
              <w:jc w:val="center"/>
              <w:rPr>
                <w:b/>
                <w:bCs/>
                <w:sz w:val="22"/>
                <w:szCs w:val="22"/>
                <w:lang w:eastAsia="en-GB"/>
              </w:rPr>
            </w:pPr>
            <w:r w:rsidRPr="00F72B76">
              <w:rPr>
                <w:b/>
                <w:bCs/>
                <w:sz w:val="22"/>
                <w:szCs w:val="22"/>
                <w:lang w:eastAsia="en-GB"/>
              </w:rPr>
              <w:t>Scoring present?</w:t>
            </w:r>
          </w:p>
        </w:tc>
        <w:tc>
          <w:tcPr>
            <w:tcW w:w="1871" w:type="dxa"/>
            <w:noWrap/>
            <w:vAlign w:val="center"/>
            <w:hideMark/>
          </w:tcPr>
          <w:p w14:paraId="58C115DE" w14:textId="77777777" w:rsidR="00262D66" w:rsidRPr="00F72B76" w:rsidRDefault="00262D66" w:rsidP="00F72B76">
            <w:pPr>
              <w:jc w:val="center"/>
              <w:rPr>
                <w:b/>
                <w:bCs/>
                <w:sz w:val="22"/>
                <w:szCs w:val="22"/>
                <w:lang w:eastAsia="en-GB"/>
              </w:rPr>
            </w:pPr>
            <w:r w:rsidRPr="00F72B76">
              <w:rPr>
                <w:b/>
                <w:bCs/>
                <w:sz w:val="22"/>
                <w:szCs w:val="22"/>
                <w:lang w:eastAsia="en-GB"/>
              </w:rPr>
              <w:t>Timescale</w:t>
            </w:r>
          </w:p>
        </w:tc>
        <w:tc>
          <w:tcPr>
            <w:tcW w:w="1175" w:type="dxa"/>
            <w:noWrap/>
            <w:vAlign w:val="center"/>
            <w:hideMark/>
          </w:tcPr>
          <w:p w14:paraId="0270DDD6" w14:textId="77777777" w:rsidR="00262D66" w:rsidRPr="00F72B76" w:rsidRDefault="00262D66" w:rsidP="00F72B76">
            <w:pPr>
              <w:jc w:val="center"/>
              <w:rPr>
                <w:b/>
                <w:bCs/>
                <w:sz w:val="22"/>
                <w:szCs w:val="22"/>
                <w:lang w:eastAsia="en-GB"/>
              </w:rPr>
            </w:pPr>
            <w:r w:rsidRPr="00F72B76">
              <w:rPr>
                <w:b/>
                <w:bCs/>
                <w:sz w:val="22"/>
                <w:szCs w:val="22"/>
                <w:lang w:eastAsia="en-GB"/>
              </w:rPr>
              <w:t>Items</w:t>
            </w:r>
          </w:p>
        </w:tc>
        <w:tc>
          <w:tcPr>
            <w:tcW w:w="2835" w:type="dxa"/>
            <w:noWrap/>
            <w:vAlign w:val="center"/>
            <w:hideMark/>
          </w:tcPr>
          <w:p w14:paraId="3EFB1BB5" w14:textId="77777777" w:rsidR="00262D66" w:rsidRPr="00F72B76" w:rsidRDefault="00262D66" w:rsidP="00F72B76">
            <w:pPr>
              <w:jc w:val="center"/>
              <w:rPr>
                <w:b/>
                <w:bCs/>
                <w:sz w:val="22"/>
                <w:szCs w:val="22"/>
                <w:lang w:eastAsia="en-GB"/>
              </w:rPr>
            </w:pPr>
            <w:r w:rsidRPr="00F72B76">
              <w:rPr>
                <w:b/>
                <w:bCs/>
                <w:sz w:val="22"/>
                <w:szCs w:val="22"/>
                <w:lang w:eastAsia="en-GB"/>
              </w:rPr>
              <w:t>Scoring description</w:t>
            </w:r>
          </w:p>
        </w:tc>
        <w:tc>
          <w:tcPr>
            <w:tcW w:w="1354" w:type="dxa"/>
            <w:noWrap/>
            <w:vAlign w:val="center"/>
            <w:hideMark/>
          </w:tcPr>
          <w:p w14:paraId="4262B4BD" w14:textId="2FD459B0" w:rsidR="00262D66" w:rsidRPr="00F72B76" w:rsidRDefault="008033B9" w:rsidP="00F72B76">
            <w:pPr>
              <w:jc w:val="center"/>
              <w:rPr>
                <w:b/>
                <w:bCs/>
                <w:sz w:val="22"/>
                <w:szCs w:val="22"/>
                <w:lang w:eastAsia="en-GB"/>
              </w:rPr>
            </w:pPr>
            <w:r w:rsidRPr="00F72B76">
              <w:rPr>
                <w:b/>
                <w:bCs/>
                <w:sz w:val="22"/>
                <w:szCs w:val="22"/>
                <w:lang w:eastAsia="en-GB"/>
              </w:rPr>
              <w:t>How to handle missing items</w:t>
            </w:r>
          </w:p>
        </w:tc>
        <w:tc>
          <w:tcPr>
            <w:tcW w:w="1399" w:type="dxa"/>
            <w:noWrap/>
            <w:vAlign w:val="center"/>
            <w:hideMark/>
          </w:tcPr>
          <w:p w14:paraId="658E79C5" w14:textId="77777777" w:rsidR="00262D66" w:rsidRPr="00F72B76" w:rsidRDefault="00262D66" w:rsidP="00F72B76">
            <w:pPr>
              <w:jc w:val="center"/>
              <w:rPr>
                <w:b/>
                <w:bCs/>
                <w:sz w:val="22"/>
                <w:szCs w:val="22"/>
                <w:lang w:eastAsia="en-GB"/>
              </w:rPr>
            </w:pPr>
            <w:r w:rsidRPr="00F72B76">
              <w:rPr>
                <w:b/>
                <w:bCs/>
                <w:sz w:val="22"/>
                <w:szCs w:val="22"/>
                <w:lang w:eastAsia="en-GB"/>
              </w:rPr>
              <w:t>Interpretation</w:t>
            </w:r>
          </w:p>
          <w:p w14:paraId="5FBC9A2A" w14:textId="15FC1CC8" w:rsidR="008033B9" w:rsidRPr="00F72B76" w:rsidRDefault="008033B9" w:rsidP="00F72B76">
            <w:pPr>
              <w:jc w:val="center"/>
              <w:rPr>
                <w:b/>
                <w:bCs/>
                <w:sz w:val="22"/>
                <w:szCs w:val="22"/>
                <w:lang w:eastAsia="en-GB"/>
              </w:rPr>
            </w:pPr>
            <w:r w:rsidRPr="00F72B76">
              <w:rPr>
                <w:b/>
                <w:bCs/>
                <w:sz w:val="22"/>
                <w:szCs w:val="22"/>
                <w:lang w:eastAsia="en-GB"/>
              </w:rPr>
              <w:t>(direction)</w:t>
            </w:r>
          </w:p>
        </w:tc>
      </w:tr>
      <w:tr w:rsidR="008033B9" w:rsidRPr="00524356" w14:paraId="7D5303C9" w14:textId="77777777" w:rsidTr="008033B9">
        <w:trPr>
          <w:trHeight w:val="315"/>
        </w:trPr>
        <w:tc>
          <w:tcPr>
            <w:tcW w:w="1696" w:type="dxa"/>
            <w:noWrap/>
            <w:vAlign w:val="center"/>
          </w:tcPr>
          <w:p w14:paraId="50E32C0F" w14:textId="77777777" w:rsidR="008033B9" w:rsidRPr="00524356" w:rsidRDefault="008033B9" w:rsidP="000E21A1">
            <w:pPr>
              <w:rPr>
                <w:lang w:eastAsia="en-GB"/>
              </w:rPr>
            </w:pPr>
          </w:p>
        </w:tc>
        <w:tc>
          <w:tcPr>
            <w:tcW w:w="1928" w:type="dxa"/>
            <w:noWrap/>
            <w:vAlign w:val="center"/>
          </w:tcPr>
          <w:p w14:paraId="361E25A0" w14:textId="77777777" w:rsidR="008033B9" w:rsidRPr="00524356" w:rsidRDefault="008033B9" w:rsidP="000E21A1">
            <w:pPr>
              <w:rPr>
                <w:lang w:eastAsia="en-GB"/>
              </w:rPr>
            </w:pPr>
          </w:p>
        </w:tc>
        <w:tc>
          <w:tcPr>
            <w:tcW w:w="1916" w:type="dxa"/>
            <w:noWrap/>
            <w:vAlign w:val="center"/>
          </w:tcPr>
          <w:p w14:paraId="3D962D5D" w14:textId="77777777" w:rsidR="008033B9" w:rsidRPr="00524356" w:rsidRDefault="008033B9" w:rsidP="000E21A1">
            <w:pPr>
              <w:rPr>
                <w:lang w:eastAsia="en-GB"/>
              </w:rPr>
            </w:pPr>
          </w:p>
        </w:tc>
        <w:tc>
          <w:tcPr>
            <w:tcW w:w="1871" w:type="dxa"/>
            <w:noWrap/>
            <w:vAlign w:val="center"/>
          </w:tcPr>
          <w:p w14:paraId="45571224" w14:textId="77777777" w:rsidR="008033B9" w:rsidRPr="00524356" w:rsidRDefault="008033B9" w:rsidP="000E21A1">
            <w:pPr>
              <w:rPr>
                <w:lang w:eastAsia="en-GB"/>
              </w:rPr>
            </w:pPr>
          </w:p>
        </w:tc>
        <w:tc>
          <w:tcPr>
            <w:tcW w:w="1175" w:type="dxa"/>
            <w:noWrap/>
            <w:vAlign w:val="center"/>
          </w:tcPr>
          <w:p w14:paraId="385FC240" w14:textId="77777777" w:rsidR="008033B9" w:rsidRPr="00524356" w:rsidRDefault="008033B9" w:rsidP="000E21A1">
            <w:pPr>
              <w:rPr>
                <w:lang w:eastAsia="en-GB"/>
              </w:rPr>
            </w:pPr>
          </w:p>
        </w:tc>
        <w:tc>
          <w:tcPr>
            <w:tcW w:w="2835" w:type="dxa"/>
            <w:noWrap/>
            <w:vAlign w:val="center"/>
          </w:tcPr>
          <w:p w14:paraId="4CABDC8D" w14:textId="77777777" w:rsidR="008033B9" w:rsidRPr="00524356" w:rsidRDefault="008033B9" w:rsidP="000E21A1">
            <w:pPr>
              <w:rPr>
                <w:lang w:eastAsia="en-GB"/>
              </w:rPr>
            </w:pPr>
          </w:p>
        </w:tc>
        <w:tc>
          <w:tcPr>
            <w:tcW w:w="1354" w:type="dxa"/>
            <w:noWrap/>
            <w:vAlign w:val="center"/>
          </w:tcPr>
          <w:p w14:paraId="7838FC1D" w14:textId="77777777" w:rsidR="008033B9" w:rsidRPr="00524356" w:rsidRDefault="008033B9" w:rsidP="000E21A1">
            <w:pPr>
              <w:rPr>
                <w:lang w:eastAsia="en-GB"/>
              </w:rPr>
            </w:pPr>
          </w:p>
        </w:tc>
        <w:tc>
          <w:tcPr>
            <w:tcW w:w="1399" w:type="dxa"/>
            <w:noWrap/>
            <w:vAlign w:val="center"/>
          </w:tcPr>
          <w:p w14:paraId="3D2CDE25" w14:textId="77777777" w:rsidR="008033B9" w:rsidRPr="00524356" w:rsidRDefault="008033B9" w:rsidP="000E21A1">
            <w:pPr>
              <w:rPr>
                <w:lang w:eastAsia="en-GB"/>
              </w:rPr>
            </w:pPr>
          </w:p>
        </w:tc>
      </w:tr>
    </w:tbl>
    <w:p w14:paraId="0ED3EA92" w14:textId="50B2FBF7" w:rsidR="009A4FB2" w:rsidRPr="00524356" w:rsidRDefault="00DD47C4" w:rsidP="000E21A1">
      <w:pPr>
        <w:rPr>
          <w:lang w:val="en-GB"/>
        </w:rPr>
      </w:pPr>
      <w:ins w:id="235" w:author="Hassan Jafari" w:date="2025-11-28T14:31:00Z" w16du:dateUtc="2025-11-28T14:31:00Z">
        <w:r>
          <w:rPr>
            <w:lang w:val="en-GB"/>
          </w:rPr>
          <w:br/>
        </w:r>
      </w:ins>
      <w:ins w:id="236" w:author="Hassan Jafari" w:date="2025-11-28T14:32:00Z" w16du:dateUtc="2025-11-28T14:32:00Z">
        <w:r>
          <w:rPr>
            <w:lang w:val="en-GB"/>
          </w:rPr>
          <w:t>{{</w:t>
        </w:r>
        <w:proofErr w:type="spellStart"/>
        <w:r>
          <w:rPr>
            <w:lang w:val="en-GB"/>
          </w:rPr>
          <w:t>table_outcomes</w:t>
        </w:r>
        <w:proofErr w:type="spellEnd"/>
        <w:r>
          <w:rPr>
            <w:lang w:val="en-GB"/>
          </w:rPr>
          <w:t>}}</w:t>
        </w:r>
      </w:ins>
      <w:ins w:id="237" w:author="Hassan Jafari" w:date="2025-11-28T14:31:00Z" w16du:dateUtc="2025-11-28T14:31:00Z">
        <w:r>
          <w:rPr>
            <w:lang w:val="en-GB"/>
          </w:rPr>
          <w:br/>
        </w:r>
      </w:ins>
    </w:p>
    <w:p w14:paraId="0F4B0D56" w14:textId="77777777" w:rsidR="00266D54" w:rsidRDefault="003E6147" w:rsidP="000E21A1">
      <w:r w:rsidRPr="00B52609">
        <w:rPr>
          <w:i/>
          <w:iCs/>
          <w:highlight w:val="yellow"/>
          <w:lang w:val="en-GB"/>
        </w:rPr>
        <w:t xml:space="preserve">Additional notes on scoring in text should be outlined here </w:t>
      </w:r>
      <w:r w:rsidR="00F319E7" w:rsidRPr="00B52609">
        <w:rPr>
          <w:i/>
          <w:iCs/>
          <w:highlight w:val="yellow"/>
          <w:lang w:val="en-GB"/>
        </w:rPr>
        <w:t xml:space="preserve">where scoring details don’t fit into the </w:t>
      </w:r>
      <w:r w:rsidR="00F319E7" w:rsidRPr="00173B69">
        <w:rPr>
          <w:i/>
          <w:iCs/>
          <w:highlight w:val="yellow"/>
          <w:lang w:val="en-GB"/>
        </w:rPr>
        <w:t>tabl</w:t>
      </w:r>
      <w:r w:rsidR="00DA7828" w:rsidRPr="00F72B76">
        <w:rPr>
          <w:i/>
          <w:iCs/>
          <w:highlight w:val="yellow"/>
          <w:lang w:val="en-GB"/>
        </w:rPr>
        <w:t xml:space="preserve">e; </w:t>
      </w:r>
      <w:r w:rsidR="00DA7828" w:rsidRPr="00173B69">
        <w:rPr>
          <w:i/>
          <w:iCs/>
          <w:highlight w:val="yellow"/>
          <w:lang w:val="en-GB"/>
        </w:rPr>
        <w:t xml:space="preserve">sufficient </w:t>
      </w:r>
      <w:r w:rsidR="00DA7828" w:rsidRPr="00B52609">
        <w:rPr>
          <w:i/>
          <w:iCs/>
          <w:highlight w:val="yellow"/>
          <w:lang w:val="en-GB"/>
        </w:rPr>
        <w:t>detail needs to be provided in order for the reader to understand how the scores or results are to be calculated for each outcome.</w:t>
      </w:r>
      <w:r w:rsidR="00DA7828">
        <w:t xml:space="preserve"> </w:t>
      </w:r>
    </w:p>
    <w:p w14:paraId="0E0F84B9" w14:textId="77777777" w:rsidR="00266D54" w:rsidRDefault="00266D54" w:rsidP="000E21A1"/>
    <w:p w14:paraId="602ED28D" w14:textId="77777777" w:rsidR="00266D54" w:rsidRPr="007829A2" w:rsidRDefault="00266D54" w:rsidP="00266D54">
      <w:r>
        <w:t>{{</w:t>
      </w:r>
      <w:proofErr w:type="spellStart"/>
      <w:r>
        <w:t>missing_items_in_scales</w:t>
      </w:r>
      <w:proofErr w:type="spellEnd"/>
      <w:r>
        <w:t>}}</w:t>
      </w:r>
    </w:p>
    <w:p w14:paraId="17BC744A" w14:textId="425D3D90" w:rsidR="008033B9" w:rsidRPr="00B52609" w:rsidRDefault="009A4FB2" w:rsidP="000E21A1">
      <w:pPr>
        <w:rPr>
          <w:i/>
          <w:iCs/>
          <w:lang w:val="en-GB"/>
        </w:rPr>
      </w:pPr>
      <w:r w:rsidRPr="00B52609">
        <w:rPr>
          <w:i/>
          <w:iCs/>
          <w:lang w:val="en-GB"/>
        </w:rPr>
        <w:br w:type="page"/>
      </w:r>
    </w:p>
    <w:p w14:paraId="2599153D" w14:textId="77777777" w:rsidR="003E6147" w:rsidRPr="00524356" w:rsidRDefault="003E6147" w:rsidP="000E21A1">
      <w:pPr>
        <w:rPr>
          <w:lang w:val="en-GB"/>
        </w:rPr>
        <w:sectPr w:rsidR="003E6147" w:rsidRPr="00524356" w:rsidSect="007829A2">
          <w:pgSz w:w="15840" w:h="12240" w:orient="landscape"/>
          <w:pgMar w:top="1247" w:right="1531" w:bottom="1247" w:left="1440" w:header="964" w:footer="0" w:gutter="0"/>
          <w:cols w:space="708"/>
          <w:docGrid w:linePitch="360"/>
        </w:sectPr>
      </w:pPr>
    </w:p>
    <w:p w14:paraId="7DACDAE6" w14:textId="22BB7997" w:rsidR="001A29C3" w:rsidRPr="00816362" w:rsidRDefault="007C0852" w:rsidP="000E21A1">
      <w:pPr>
        <w:pStyle w:val="Heading1"/>
      </w:pPr>
      <w:bookmarkStart w:id="238" w:name="_Toc183095060"/>
      <w:bookmarkStart w:id="239" w:name="_Toc183095166"/>
      <w:bookmarkStart w:id="240" w:name="_Toc183095512"/>
      <w:bookmarkStart w:id="241" w:name="_Toc183099303"/>
      <w:bookmarkStart w:id="242" w:name="_Toc183100594"/>
      <w:bookmarkStart w:id="243" w:name="_Toc185323591"/>
      <w:bookmarkStart w:id="244" w:name="_Toc183095061"/>
      <w:bookmarkStart w:id="245" w:name="_Toc183095167"/>
      <w:bookmarkStart w:id="246" w:name="_Toc183095513"/>
      <w:bookmarkStart w:id="247" w:name="_Toc183099304"/>
      <w:bookmarkStart w:id="248" w:name="_Toc183100595"/>
      <w:bookmarkStart w:id="249" w:name="_Toc185323592"/>
      <w:bookmarkStart w:id="250" w:name="_Toc183095062"/>
      <w:bookmarkStart w:id="251" w:name="_Toc183095168"/>
      <w:bookmarkStart w:id="252" w:name="_Toc183095514"/>
      <w:bookmarkStart w:id="253" w:name="_Toc183099305"/>
      <w:bookmarkStart w:id="254" w:name="_Toc183100596"/>
      <w:bookmarkStart w:id="255" w:name="_Toc185323593"/>
      <w:bookmarkStart w:id="256" w:name="_Toc183095063"/>
      <w:bookmarkStart w:id="257" w:name="_Toc183095169"/>
      <w:bookmarkStart w:id="258" w:name="_Toc183095515"/>
      <w:bookmarkStart w:id="259" w:name="_Toc183099306"/>
      <w:bookmarkStart w:id="260" w:name="_Toc183100597"/>
      <w:bookmarkStart w:id="261" w:name="_Toc185323594"/>
      <w:bookmarkStart w:id="262" w:name="_Toc183095064"/>
      <w:bookmarkStart w:id="263" w:name="_Toc183095170"/>
      <w:bookmarkStart w:id="264" w:name="_Toc183095516"/>
      <w:bookmarkStart w:id="265" w:name="_Toc183099307"/>
      <w:bookmarkStart w:id="266" w:name="_Toc183100598"/>
      <w:bookmarkStart w:id="267" w:name="_Toc185323595"/>
      <w:bookmarkStart w:id="268" w:name="_Toc183099308"/>
      <w:bookmarkStart w:id="269" w:name="_Toc185323596"/>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r>
        <w:lastRenderedPageBreak/>
        <w:t xml:space="preserve">7. </w:t>
      </w:r>
      <w:r w:rsidR="001A29C3" w:rsidRPr="00816362">
        <w:t>Reference list</w:t>
      </w:r>
      <w:bookmarkEnd w:id="268"/>
      <w:bookmarkEnd w:id="269"/>
      <w:r w:rsidR="001A29C3" w:rsidRPr="00816362">
        <w:fldChar w:fldCharType="begin"/>
      </w:r>
      <w:r w:rsidR="001A29C3" w:rsidRPr="00816362">
        <w:instrText xml:space="preserve"> TC "</w:instrText>
      </w:r>
      <w:bookmarkStart w:id="270" w:name="_Toc183094462"/>
      <w:r w:rsidR="001A29C3" w:rsidRPr="00816362">
        <w:instrText>Reference list</w:instrText>
      </w:r>
      <w:bookmarkEnd w:id="270"/>
      <w:r w:rsidR="001A29C3" w:rsidRPr="00816362">
        <w:instrText xml:space="preserve">" \f C \l "1" </w:instrText>
      </w:r>
      <w:r w:rsidR="001A29C3" w:rsidRPr="00816362">
        <w:fldChar w:fldCharType="end"/>
      </w:r>
    </w:p>
    <w:p w14:paraId="439CFD80" w14:textId="77777777" w:rsidR="00DF086F" w:rsidRDefault="00DF086F" w:rsidP="000E21A1">
      <w:pPr>
        <w:rPr>
          <w:sz w:val="22"/>
          <w:szCs w:val="22"/>
        </w:rPr>
      </w:pPr>
    </w:p>
    <w:p w14:paraId="2563FF0B" w14:textId="77777777" w:rsidR="00DF086F" w:rsidRPr="00FE7127" w:rsidRDefault="00DF086F" w:rsidP="00DF086F">
      <w:pPr>
        <w:rPr>
          <w:sz w:val="22"/>
          <w:szCs w:val="22"/>
        </w:rPr>
      </w:pPr>
      <w:r>
        <w:rPr>
          <w:sz w:val="22"/>
          <w:szCs w:val="22"/>
        </w:rPr>
        <w:t xml:space="preserve">(1) </w:t>
      </w:r>
      <w:r w:rsidRPr="00FE7127">
        <w:rPr>
          <w:sz w:val="22"/>
          <w:szCs w:val="22"/>
        </w:rPr>
        <w:t>https://www.ema.europa.eu/en/ich-e9-statistical-principles-clinical-trials-scientific-guideline</w:t>
      </w:r>
    </w:p>
    <w:p w14:paraId="083C20F7" w14:textId="77777777" w:rsidR="00DF086F" w:rsidRPr="00FE7127" w:rsidRDefault="00DF086F" w:rsidP="00DF086F">
      <w:pPr>
        <w:rPr>
          <w:sz w:val="22"/>
          <w:szCs w:val="22"/>
        </w:rPr>
      </w:pPr>
    </w:p>
    <w:p w14:paraId="05C960A7" w14:textId="77777777" w:rsidR="00DF086F" w:rsidRPr="00FE7127" w:rsidRDefault="00DF086F" w:rsidP="00DF086F">
      <w:pPr>
        <w:rPr>
          <w:sz w:val="22"/>
          <w:szCs w:val="22"/>
        </w:rPr>
      </w:pPr>
      <w:r w:rsidRPr="00FE7127">
        <w:rPr>
          <w:sz w:val="22"/>
          <w:szCs w:val="22"/>
        </w:rPr>
        <w:t>(</w:t>
      </w:r>
      <w:r>
        <w:rPr>
          <w:sz w:val="22"/>
          <w:szCs w:val="22"/>
        </w:rPr>
        <w:t>2</w:t>
      </w:r>
      <w:r w:rsidRPr="00FE7127">
        <w:rPr>
          <w:sz w:val="22"/>
          <w:szCs w:val="22"/>
        </w:rPr>
        <w:t>) https://www.ema.europa.eu/en/documents/scientific-guideline/ich-e9-r1-addendum-estimands-and-sensitivity-analysis-clinical-trials-guideline-statistical-principles-clinical-trials-step-5_en.pdf</w:t>
      </w:r>
    </w:p>
    <w:p w14:paraId="6B56A230" w14:textId="23CE7CF8" w:rsidR="001A29C3" w:rsidRPr="00FE7127" w:rsidRDefault="001A29C3" w:rsidP="000E21A1">
      <w:pPr>
        <w:rPr>
          <w:sz w:val="22"/>
          <w:szCs w:val="22"/>
        </w:rPr>
      </w:pPr>
      <w:r w:rsidRPr="00FE7127">
        <w:rPr>
          <w:sz w:val="22"/>
          <w:szCs w:val="22"/>
        </w:rPr>
        <w:fldChar w:fldCharType="begin"/>
      </w:r>
      <w:r w:rsidRPr="00FE7127">
        <w:rPr>
          <w:sz w:val="22"/>
          <w:szCs w:val="22"/>
        </w:rPr>
        <w:instrText xml:space="preserve"> ADDIN REFMGR.REFLIST </w:instrText>
      </w:r>
      <w:r w:rsidRPr="00FE7127">
        <w:rPr>
          <w:sz w:val="22"/>
          <w:szCs w:val="22"/>
        </w:rPr>
        <w:fldChar w:fldCharType="separate"/>
      </w:r>
    </w:p>
    <w:p w14:paraId="7598F65B" w14:textId="1D366FB1" w:rsidR="001A29C3" w:rsidRPr="00FE7127" w:rsidRDefault="001A29C3" w:rsidP="000E21A1">
      <w:pPr>
        <w:rPr>
          <w:sz w:val="22"/>
          <w:szCs w:val="22"/>
        </w:rPr>
      </w:pPr>
      <w:r w:rsidRPr="00FE7127">
        <w:rPr>
          <w:sz w:val="22"/>
          <w:szCs w:val="22"/>
        </w:rPr>
        <w:t>(</w:t>
      </w:r>
      <w:r w:rsidR="007014BA">
        <w:rPr>
          <w:sz w:val="22"/>
          <w:szCs w:val="22"/>
        </w:rPr>
        <w:t>3</w:t>
      </w:r>
      <w:r w:rsidRPr="00FE7127">
        <w:rPr>
          <w:sz w:val="22"/>
          <w:szCs w:val="22"/>
        </w:rPr>
        <w:t xml:space="preserve">) </w:t>
      </w:r>
      <w:r w:rsidRPr="00FE7127">
        <w:rPr>
          <w:sz w:val="22"/>
          <w:szCs w:val="22"/>
        </w:rPr>
        <w:tab/>
      </w:r>
      <w:r w:rsidR="002D431F" w:rsidRPr="002D431F">
        <w:rPr>
          <w:sz w:val="22"/>
          <w:szCs w:val="22"/>
        </w:rPr>
        <w:t>Schulz, K.F., Altman, D.G., Moher, D. et al. CONSORT 2010 Statement: updated guidelines for reporting parallel group randomised trials. BMC Med 8, 18 (2010). https://doi.org/10.1186/1741-7015-8-18</w:t>
      </w:r>
    </w:p>
    <w:p w14:paraId="0830090F" w14:textId="77777777" w:rsidR="001A29C3" w:rsidRPr="00FE7127" w:rsidRDefault="001A29C3" w:rsidP="000E21A1">
      <w:pPr>
        <w:rPr>
          <w:sz w:val="22"/>
          <w:szCs w:val="22"/>
        </w:rPr>
      </w:pPr>
    </w:p>
    <w:p w14:paraId="35D82BA3" w14:textId="3F42356B" w:rsidR="001A29C3" w:rsidRPr="00FE7127" w:rsidRDefault="001A29C3" w:rsidP="000E21A1">
      <w:pPr>
        <w:rPr>
          <w:sz w:val="22"/>
          <w:szCs w:val="22"/>
        </w:rPr>
      </w:pPr>
      <w:r w:rsidRPr="00FE7127">
        <w:rPr>
          <w:sz w:val="22"/>
          <w:szCs w:val="22"/>
        </w:rPr>
        <w:t>(</w:t>
      </w:r>
      <w:r w:rsidR="007014BA">
        <w:rPr>
          <w:sz w:val="22"/>
          <w:szCs w:val="22"/>
        </w:rPr>
        <w:t>4</w:t>
      </w:r>
      <w:r w:rsidRPr="00FE7127">
        <w:rPr>
          <w:sz w:val="22"/>
          <w:szCs w:val="22"/>
        </w:rPr>
        <w:t xml:space="preserve">) </w:t>
      </w:r>
      <w:r w:rsidRPr="00FE7127">
        <w:rPr>
          <w:sz w:val="22"/>
          <w:szCs w:val="22"/>
        </w:rPr>
        <w:tab/>
        <w:t>White IR, Thompson SG. Adjusting for partially missing baseline measurements in randomized trials. Stat Med 2005 Apr 15;24(7):993-1007.</w:t>
      </w:r>
    </w:p>
    <w:p w14:paraId="5C8D3D78" w14:textId="77777777" w:rsidR="004813C3" w:rsidRPr="00FE7127" w:rsidRDefault="004813C3" w:rsidP="000E21A1">
      <w:pPr>
        <w:rPr>
          <w:sz w:val="22"/>
          <w:szCs w:val="22"/>
        </w:rPr>
      </w:pPr>
    </w:p>
    <w:p w14:paraId="5A3B3575" w14:textId="1325B81C" w:rsidR="00A61708" w:rsidRPr="00524356" w:rsidRDefault="001A29C3" w:rsidP="000E21A1">
      <w:r w:rsidRPr="00FE7127">
        <w:rPr>
          <w:sz w:val="22"/>
          <w:szCs w:val="22"/>
        </w:rPr>
        <w:fldChar w:fldCharType="end"/>
      </w:r>
    </w:p>
    <w:p w14:paraId="2206128F" w14:textId="77777777" w:rsidR="00A61708" w:rsidRPr="00524356" w:rsidRDefault="00A61708" w:rsidP="007C0852"/>
    <w:sectPr w:rsidR="00A61708" w:rsidRPr="00524356" w:rsidSect="00BD166D">
      <w:pgSz w:w="12240" w:h="15840"/>
      <w:pgMar w:top="1531" w:right="1247" w:bottom="1440" w:left="1247" w:header="964"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Gordon Forbes" w:date="2025-11-21T16:48:00Z" w:initials="GF">
    <w:p w14:paraId="2A33C3CF" w14:textId="77777777" w:rsidR="00D33E0C" w:rsidRDefault="00D33E0C" w:rsidP="00D33E0C">
      <w:r>
        <w:rPr>
          <w:rStyle w:val="CommentReference"/>
        </w:rPr>
        <w:annotationRef/>
      </w:r>
      <w:r>
        <w:rPr>
          <w:sz w:val="20"/>
          <w:szCs w:val="20"/>
        </w:rPr>
        <w:t>I have renamed from "Trial Description" to "Background and rationale of the trial" so it presents unique content.</w:t>
      </w:r>
    </w:p>
    <w:p w14:paraId="1EEB936C" w14:textId="77777777" w:rsidR="00D33E0C" w:rsidRDefault="00D33E0C" w:rsidP="00D33E0C"/>
    <w:p w14:paraId="4E836B0D" w14:textId="77777777" w:rsidR="00D33E0C" w:rsidRDefault="00D33E0C" w:rsidP="00D33E0C">
      <w:r>
        <w:rPr>
          <w:sz w:val="20"/>
          <w:szCs w:val="20"/>
        </w:rPr>
        <w:t>Before there was a lot of repitition with the objectives and trial design sections below.</w:t>
      </w:r>
    </w:p>
    <w:p w14:paraId="22AEC33E" w14:textId="77777777" w:rsidR="00D33E0C" w:rsidRDefault="00D33E0C" w:rsidP="00D33E0C"/>
    <w:p w14:paraId="03247B25" w14:textId="77777777" w:rsidR="00D33E0C" w:rsidRDefault="00D33E0C" w:rsidP="00D33E0C">
      <w:r>
        <w:rPr>
          <w:sz w:val="20"/>
          <w:szCs w:val="20"/>
        </w:rPr>
        <w:t>Not sure what is best to include here.</w:t>
      </w:r>
    </w:p>
  </w:comment>
  <w:comment w:id="9" w:author="Petrina Chu" w:date="2025-11-27T10:37:00Z" w:initials="PC">
    <w:p w14:paraId="44192926" w14:textId="77777777" w:rsidR="007454C7" w:rsidRDefault="007454C7" w:rsidP="007454C7">
      <w:pPr>
        <w:pStyle w:val="CommentText"/>
      </w:pPr>
      <w:r>
        <w:rPr>
          <w:rStyle w:val="CommentReference"/>
        </w:rPr>
        <w:annotationRef/>
      </w:r>
      <w:r>
        <w:t>Do we need a new tag for this?</w:t>
      </w:r>
    </w:p>
  </w:comment>
  <w:comment w:id="10" w:author="Hassan Jafari" w:date="2025-11-28T13:32:00Z" w:initials="HJ">
    <w:p w14:paraId="2CA0448C" w14:textId="77777777" w:rsidR="00EC7D10" w:rsidRDefault="00EC7D10" w:rsidP="00EC7D10">
      <w:pPr>
        <w:pStyle w:val="CommentText"/>
      </w:pPr>
      <w:r>
        <w:rPr>
          <w:rStyle w:val="CommentReference"/>
        </w:rPr>
        <w:annotationRef/>
      </w:r>
      <w:r>
        <w:t>Added</w:t>
      </w:r>
    </w:p>
  </w:comment>
  <w:comment w:id="43" w:author="Hassan Jafari" w:date="2025-10-22T11:21:00Z" w:initials="HJ">
    <w:p w14:paraId="5DFAE595" w14:textId="3B0DBF5B" w:rsidR="00480396" w:rsidRDefault="00480396" w:rsidP="00480396">
      <w:pPr>
        <w:pStyle w:val="CommentText"/>
      </w:pPr>
      <w:r>
        <w:rPr>
          <w:rStyle w:val="CommentReference"/>
        </w:rPr>
        <w:annotationRef/>
      </w:r>
      <w:r>
        <w:t>We don’t have any tag here.</w:t>
      </w:r>
      <w:r>
        <w:br/>
        <w:t>usually all of the primary and secondary outcomes are also baseline measures.</w:t>
      </w:r>
    </w:p>
  </w:comment>
  <w:comment w:id="44" w:author="Gordon Forbes" w:date="2025-11-25T12:01:00Z" w:initials="GF">
    <w:p w14:paraId="7A1DFB76" w14:textId="77777777" w:rsidR="008627F8" w:rsidRDefault="008627F8" w:rsidP="008627F8">
      <w:r>
        <w:rPr>
          <w:rStyle w:val="CommentReference"/>
        </w:rPr>
        <w:annotationRef/>
      </w:r>
      <w:r>
        <w:rPr>
          <w:sz w:val="20"/>
          <w:szCs w:val="20"/>
        </w:rPr>
        <w:t>I have removed baseline. We can decide weather to reinstate it</w:t>
      </w:r>
    </w:p>
  </w:comment>
  <w:comment w:id="55" w:author="Gordon Forbes" w:date="2025-11-25T12:03:00Z" w:initials="GF">
    <w:p w14:paraId="03A8CDE4" w14:textId="77777777" w:rsidR="007F7E86" w:rsidRDefault="007F7E86" w:rsidP="007F7E86">
      <w:r>
        <w:rPr>
          <w:rStyle w:val="CommentReference"/>
        </w:rPr>
        <w:annotationRef/>
      </w:r>
      <w:r>
        <w:rPr>
          <w:sz w:val="20"/>
          <w:szCs w:val="20"/>
        </w:rPr>
        <w:t>Template desciption:</w:t>
      </w:r>
    </w:p>
    <w:p w14:paraId="7DEF59A0" w14:textId="77777777" w:rsidR="007F7E86" w:rsidRDefault="007F7E86" w:rsidP="007F7E86"/>
    <w:p w14:paraId="624E38FF" w14:textId="77777777" w:rsidR="007F7E86" w:rsidRDefault="007F7E86" w:rsidP="007F7E86">
      <w:r>
        <w:rPr>
          <w:i/>
          <w:iCs/>
          <w:sz w:val="20"/>
          <w:szCs w:val="20"/>
          <w:highlight w:val="yellow"/>
        </w:rPr>
        <w:t>Full details of the sample size calculation or reference to sample size calculation in the protocol or other document should be included here.</w:t>
      </w:r>
      <w:r>
        <w:rPr>
          <w:i/>
          <w:iCs/>
          <w:sz w:val="20"/>
          <w:szCs w:val="20"/>
        </w:rPr>
        <w:t xml:space="preserve"> </w:t>
      </w:r>
      <w:r>
        <w:rPr>
          <w:i/>
          <w:iCs/>
          <w:sz w:val="20"/>
          <w:szCs w:val="20"/>
          <w:highlight w:val="yellow"/>
        </w:rPr>
        <w:t>Consider including the code used for the sample size calculation as an appendix to this document if sample size calculation was complex.</w:t>
      </w:r>
    </w:p>
    <w:p w14:paraId="1F25950F" w14:textId="77777777" w:rsidR="007F7E86" w:rsidRDefault="007F7E86" w:rsidP="007F7E86"/>
  </w:comment>
  <w:comment w:id="111" w:author="Hassan Jafari" w:date="2025-11-16T17:56:00Z" w:initials="HJ">
    <w:p w14:paraId="3A1C80BA" w14:textId="77777777" w:rsidR="0055697C" w:rsidRDefault="0055697C" w:rsidP="0055697C">
      <w:pPr>
        <w:pStyle w:val="CommentText"/>
      </w:pPr>
      <w:r>
        <w:rPr>
          <w:rStyle w:val="CommentReference"/>
        </w:rPr>
        <w:annotationRef/>
      </w:r>
      <w:r>
        <w:t xml:space="preserve">This has no tag yet. </w:t>
      </w:r>
    </w:p>
  </w:comment>
  <w:comment w:id="112" w:author="Petrina Chu" w:date="2025-11-27T10:57:00Z" w:initials="PC">
    <w:p w14:paraId="55FC2264" w14:textId="77777777" w:rsidR="00754BFD" w:rsidRDefault="00754BFD" w:rsidP="00754BFD">
      <w:pPr>
        <w:pStyle w:val="CommentText"/>
      </w:pPr>
      <w:r>
        <w:rPr>
          <w:rStyle w:val="CommentReference"/>
        </w:rPr>
        <w:annotationRef/>
      </w:r>
      <w:r>
        <w:t>I think no need for tag – just leave as standard text</w:t>
      </w:r>
    </w:p>
  </w:comment>
  <w:comment w:id="120" w:author="Hassan Jafari" w:date="2025-11-16T17:56:00Z" w:initials="HJ">
    <w:p w14:paraId="3A8DF62B" w14:textId="7B19F5A4" w:rsidR="00A62FB4" w:rsidRDefault="00A62FB4" w:rsidP="00A62FB4">
      <w:pPr>
        <w:pStyle w:val="CommentText"/>
      </w:pPr>
      <w:r>
        <w:rPr>
          <w:rStyle w:val="CommentReference"/>
        </w:rPr>
        <w:annotationRef/>
      </w:r>
      <w:r>
        <w:t>What about this section?</w:t>
      </w:r>
    </w:p>
  </w:comment>
  <w:comment w:id="183" w:author="Hassan Jafari" w:date="2025-10-22T14:24:00Z" w:initials="HJ">
    <w:p w14:paraId="04BF3A6C" w14:textId="77777777" w:rsidR="001922E9" w:rsidRDefault="001922E9" w:rsidP="001922E9">
      <w:pPr>
        <w:pStyle w:val="CommentText"/>
      </w:pPr>
      <w:r>
        <w:rPr>
          <w:rStyle w:val="CommentReference"/>
        </w:rPr>
        <w:annotationRef/>
      </w:r>
      <w:r>
        <w:t>I think this section should replaced to after the primary and secondary analysis</w:t>
      </w:r>
    </w:p>
  </w:comment>
  <w:comment w:id="204" w:author="Hassan Jafari" w:date="2025-10-22T14:25:00Z" w:initials="HJ">
    <w:p w14:paraId="61C61E43" w14:textId="77777777" w:rsidR="000909BA" w:rsidRDefault="000909BA" w:rsidP="000909BA">
      <w:pPr>
        <w:pStyle w:val="CommentText"/>
      </w:pPr>
      <w:r>
        <w:rPr>
          <w:rStyle w:val="CommentReference"/>
        </w:rPr>
        <w:annotationRef/>
      </w:r>
      <w:r>
        <w:t xml:space="preserve">Maybe we can have a higher level section for sensitivity analysis and add any types of related analysis under this section? </w:t>
      </w:r>
    </w:p>
  </w:comment>
  <w:comment w:id="233" w:author="Hassan Jafari" w:date="2025-10-22T14:29:00Z" w:initials="HJ">
    <w:p w14:paraId="333DF309" w14:textId="77777777" w:rsidR="00C246DB" w:rsidRDefault="00C246DB" w:rsidP="00C246DB">
      <w:pPr>
        <w:pStyle w:val="CommentText"/>
      </w:pPr>
      <w:r>
        <w:rPr>
          <w:rStyle w:val="CommentReference"/>
        </w:rPr>
        <w:annotationRef/>
      </w:r>
      <w:r>
        <w:t>We can make a prompt for AI to make a list / table for the scoring of all of the measures in the trial.</w:t>
      </w:r>
      <w:r>
        <w:br/>
        <w:t>what do you think?</w:t>
      </w:r>
    </w:p>
  </w:comment>
  <w:comment w:id="234" w:author="Hassan Jafari" w:date="2025-11-28T14:34:00Z" w:initials="HJ">
    <w:p w14:paraId="75661254" w14:textId="77777777" w:rsidR="00DB2C16" w:rsidRDefault="00DB2C16" w:rsidP="00DB2C16">
      <w:pPr>
        <w:pStyle w:val="CommentText"/>
      </w:pPr>
      <w:r>
        <w:rPr>
          <w:rStyle w:val="CommentReference"/>
        </w:rPr>
        <w:annotationRef/>
      </w:r>
      <w:r>
        <w:t>Table of outcomes added to the code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247B25" w15:done="0"/>
  <w15:commentEx w15:paraId="44192926" w15:done="0"/>
  <w15:commentEx w15:paraId="2CA0448C" w15:paraIdParent="44192926" w15:done="0"/>
  <w15:commentEx w15:paraId="5DFAE595" w15:done="0"/>
  <w15:commentEx w15:paraId="7A1DFB76" w15:paraIdParent="5DFAE595" w15:done="0"/>
  <w15:commentEx w15:paraId="1F25950F" w15:done="0"/>
  <w15:commentEx w15:paraId="3A1C80BA" w15:done="0"/>
  <w15:commentEx w15:paraId="55FC2264" w15:paraIdParent="3A1C80BA" w15:done="0"/>
  <w15:commentEx w15:paraId="3A8DF62B" w15:done="0"/>
  <w15:commentEx w15:paraId="04BF3A6C" w15:done="1"/>
  <w15:commentEx w15:paraId="61C61E43" w15:done="0"/>
  <w15:commentEx w15:paraId="333DF309" w15:done="1"/>
  <w15:commentEx w15:paraId="756612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16BAD3" w16cex:dateUtc="2025-11-21T16:48:00Z"/>
  <w16cex:commentExtensible w16cex:durableId="17B0279C" w16cex:dateUtc="2025-11-27T10:37:00Z"/>
  <w16cex:commentExtensible w16cex:durableId="6D590AF5" w16cex:dateUtc="2025-11-28T13:32:00Z"/>
  <w16cex:commentExtensible w16cex:durableId="21058514" w16cex:dateUtc="2025-10-22T10:21:00Z"/>
  <w16cex:commentExtensible w16cex:durableId="53FA8417" w16cex:dateUtc="2025-11-25T12:01:00Z"/>
  <w16cex:commentExtensible w16cex:durableId="486E5017" w16cex:dateUtc="2025-11-25T12:03:00Z"/>
  <w16cex:commentExtensible w16cex:durableId="71262F9B" w16cex:dateUtc="2025-11-16T17:56:00Z"/>
  <w16cex:commentExtensible w16cex:durableId="40548632" w16cex:dateUtc="2025-11-27T10:57:00Z">
    <w16cex:extLst>
      <w16:ext w16:uri="{CE6994B0-6A32-4C9F-8C6B-6E91EDA988CE}">
        <cr:reactions xmlns:cr="http://schemas.microsoft.com/office/comments/2020/reactions">
          <cr:reaction reactionType="1">
            <cr:reactionInfo dateUtc="2025-11-28T13:37:47Z">
              <cr:user userId="S::k1806653@kcl.ac.uk::34669cc9-e636-4f1b-91bf-eb2587bca82d" userProvider="AD" userName="Hassan Jafari"/>
            </cr:reactionInfo>
          </cr:reaction>
        </cr:reactions>
      </w16:ext>
    </w16cex:extLst>
  </w16cex:commentExtensible>
  <w16cex:commentExtensible w16cex:durableId="674A78E1" w16cex:dateUtc="2025-11-16T17:56:00Z"/>
  <w16cex:commentExtensible w16cex:durableId="4E2BF792" w16cex:dateUtc="2025-10-22T13:24:00Z"/>
  <w16cex:commentExtensible w16cex:durableId="3EA0E8F2" w16cex:dateUtc="2025-10-22T13:25:00Z"/>
  <w16cex:commentExtensible w16cex:durableId="10457FF6" w16cex:dateUtc="2025-10-22T13:29:00Z"/>
  <w16cex:commentExtensible w16cex:durableId="21B208CF" w16cex:dateUtc="2025-11-28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247B25" w16cid:durableId="3416BAD3"/>
  <w16cid:commentId w16cid:paraId="44192926" w16cid:durableId="17B0279C"/>
  <w16cid:commentId w16cid:paraId="2CA0448C" w16cid:durableId="6D590AF5"/>
  <w16cid:commentId w16cid:paraId="5DFAE595" w16cid:durableId="21058514"/>
  <w16cid:commentId w16cid:paraId="7A1DFB76" w16cid:durableId="53FA8417"/>
  <w16cid:commentId w16cid:paraId="1F25950F" w16cid:durableId="486E5017"/>
  <w16cid:commentId w16cid:paraId="3A1C80BA" w16cid:durableId="71262F9B"/>
  <w16cid:commentId w16cid:paraId="55FC2264" w16cid:durableId="40548632"/>
  <w16cid:commentId w16cid:paraId="3A8DF62B" w16cid:durableId="674A78E1"/>
  <w16cid:commentId w16cid:paraId="04BF3A6C" w16cid:durableId="4E2BF792"/>
  <w16cid:commentId w16cid:paraId="61C61E43" w16cid:durableId="3EA0E8F2"/>
  <w16cid:commentId w16cid:paraId="333DF309" w16cid:durableId="10457FF6"/>
  <w16cid:commentId w16cid:paraId="75661254" w16cid:durableId="21B208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6247A" w14:textId="77777777" w:rsidR="00033E28" w:rsidRDefault="00033E28" w:rsidP="000E21A1">
      <w:r>
        <w:separator/>
      </w:r>
    </w:p>
    <w:p w14:paraId="4EC22C31" w14:textId="77777777" w:rsidR="00033E28" w:rsidRDefault="00033E28" w:rsidP="000E21A1"/>
  </w:endnote>
  <w:endnote w:type="continuationSeparator" w:id="0">
    <w:p w14:paraId="794F549B" w14:textId="77777777" w:rsidR="00033E28" w:rsidRDefault="00033E28" w:rsidP="000E21A1">
      <w:r>
        <w:continuationSeparator/>
      </w:r>
    </w:p>
    <w:p w14:paraId="736DA76E" w14:textId="77777777" w:rsidR="00033E28" w:rsidRDefault="00033E28" w:rsidP="000E21A1"/>
  </w:endnote>
  <w:endnote w:type="continuationNotice" w:id="1">
    <w:p w14:paraId="02AE525B" w14:textId="77777777" w:rsidR="00033E28" w:rsidRDefault="00033E28" w:rsidP="000E21A1"/>
    <w:p w14:paraId="749A1777" w14:textId="77777777" w:rsidR="00033E28" w:rsidRDefault="00033E28" w:rsidP="000E21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1A0F8" w14:textId="77777777" w:rsidR="0027775B" w:rsidRDefault="002777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39F5" w14:textId="77777777" w:rsidR="003B065C" w:rsidRPr="00E77884" w:rsidRDefault="003B065C" w:rsidP="003B065C">
    <w:pPr>
      <w:spacing w:line="160" w:lineRule="exact"/>
      <w:ind w:left="-425"/>
      <w:contextualSpacing/>
      <w:jc w:val="both"/>
      <w:rPr>
        <w:sz w:val="16"/>
        <w:szCs w:val="16"/>
      </w:rPr>
    </w:pPr>
    <w:r w:rsidRPr="00E77884">
      <w:rPr>
        <w:b/>
        <w:sz w:val="16"/>
        <w:szCs w:val="16"/>
      </w:rPr>
      <w:t xml:space="preserve">Confidentiality and Copyright: </w:t>
    </w:r>
    <w:r w:rsidRPr="00E77884">
      <w:rPr>
        <w:sz w:val="16"/>
        <w:szCs w:val="16"/>
      </w:rPr>
      <w:t xml:space="preserve">This document is confidential and property of </w:t>
    </w:r>
    <w:r w:rsidRPr="00E77884">
      <w:rPr>
        <w:i/>
        <w:color w:val="FF0000"/>
        <w:sz w:val="16"/>
        <w:szCs w:val="16"/>
      </w:rPr>
      <w:t>King’s Clinical Trials Unit</w:t>
    </w:r>
    <w:r w:rsidRPr="00E77884">
      <w:rPr>
        <w:i/>
        <w:color w:val="333399"/>
        <w:sz w:val="16"/>
        <w:szCs w:val="16"/>
      </w:rPr>
      <w:t xml:space="preserve">. </w:t>
    </w:r>
    <w:r w:rsidRPr="00E77884">
      <w:rPr>
        <w:sz w:val="16"/>
        <w:szCs w:val="16"/>
      </w:rPr>
      <w:t xml:space="preserve">This document may not be copied, disclosed, distributed used or destroyed in whole or in part without the prior written consent of </w:t>
    </w:r>
    <w:r w:rsidRPr="00E77884">
      <w:rPr>
        <w:i/>
        <w:color w:val="FF0000"/>
        <w:sz w:val="16"/>
        <w:szCs w:val="16"/>
      </w:rPr>
      <w:t xml:space="preserve">King’s Clinical Trials Unit. </w:t>
    </w:r>
    <w:r w:rsidRPr="00E77884">
      <w:rPr>
        <w:sz w:val="16"/>
        <w:szCs w:val="16"/>
      </w:rPr>
      <w:t>The electronic version of this document is the latest version. It is responsibility of the individual to ensure that any paper material is the current version. Printed material is uncontrolled documentation.</w:t>
    </w:r>
  </w:p>
  <w:p w14:paraId="065E34D5" w14:textId="7CD86C91" w:rsidR="003B065C" w:rsidRPr="00E77884" w:rsidRDefault="006355C4" w:rsidP="003B065C">
    <w:pPr>
      <w:pStyle w:val="Footer"/>
      <w:pBdr>
        <w:top w:val="single" w:sz="6" w:space="0" w:color="auto"/>
      </w:pBdr>
      <w:tabs>
        <w:tab w:val="left" w:pos="2554"/>
        <w:tab w:val="right" w:pos="9639"/>
      </w:tabs>
      <w:spacing w:after="600"/>
      <w:ind w:left="-426"/>
      <w:rPr>
        <w:i/>
        <w:sz w:val="20"/>
        <w:szCs w:val="20"/>
      </w:rPr>
    </w:pPr>
    <w:r>
      <w:rPr>
        <w:sz w:val="20"/>
        <w:szCs w:val="20"/>
      </w:rPr>
      <w:t xml:space="preserve">V0.1 </w:t>
    </w:r>
    <w:r w:rsidRPr="001F4A90">
      <w:rPr>
        <w:sz w:val="20"/>
        <w:szCs w:val="20"/>
      </w:rPr>
      <w:t>{{</w:t>
    </w:r>
    <w:proofErr w:type="spellStart"/>
    <w:r w:rsidRPr="001F4A90">
      <w:rPr>
        <w:sz w:val="20"/>
        <w:szCs w:val="20"/>
      </w:rPr>
      <w:t>todays_date</w:t>
    </w:r>
    <w:proofErr w:type="spellEnd"/>
    <w:r w:rsidRPr="001F4A90">
      <w:rPr>
        <w:sz w:val="20"/>
        <w:szCs w:val="20"/>
      </w:rPr>
      <w:t>}}</w:t>
    </w:r>
    <w:r w:rsidR="003B065C" w:rsidRPr="00E77884">
      <w:rPr>
        <w:sz w:val="20"/>
        <w:szCs w:val="20"/>
      </w:rPr>
      <w:tab/>
    </w:r>
    <w:r w:rsidR="003B065C" w:rsidRPr="00E77884">
      <w:rPr>
        <w:sz w:val="20"/>
        <w:szCs w:val="20"/>
      </w:rPr>
      <w:tab/>
    </w:r>
    <w:r w:rsidR="003B065C">
      <w:rPr>
        <w:sz w:val="20"/>
        <w:szCs w:val="20"/>
      </w:rPr>
      <w:tab/>
    </w:r>
    <w:r w:rsidR="003B065C">
      <w:rPr>
        <w:sz w:val="20"/>
        <w:szCs w:val="20"/>
      </w:rPr>
      <w:tab/>
    </w:r>
    <w:r w:rsidR="003B065C" w:rsidRPr="00E77884">
      <w:rPr>
        <w:sz w:val="20"/>
        <w:szCs w:val="20"/>
      </w:rPr>
      <w:t xml:space="preserve">Page </w:t>
    </w:r>
    <w:r w:rsidR="003B065C" w:rsidRPr="00E77884">
      <w:rPr>
        <w:rStyle w:val="PageNumber"/>
        <w:rFonts w:asciiTheme="minorHAnsi" w:hAnsiTheme="minorHAnsi" w:cstheme="minorHAnsi"/>
        <w:sz w:val="20"/>
        <w:szCs w:val="20"/>
      </w:rPr>
      <w:fldChar w:fldCharType="begin"/>
    </w:r>
    <w:r w:rsidR="003B065C" w:rsidRPr="00E77884">
      <w:rPr>
        <w:rStyle w:val="PageNumber"/>
        <w:rFonts w:asciiTheme="minorHAnsi" w:hAnsiTheme="minorHAnsi" w:cstheme="minorHAnsi"/>
        <w:sz w:val="20"/>
        <w:szCs w:val="20"/>
      </w:rPr>
      <w:instrText xml:space="preserve"> PAGE </w:instrText>
    </w:r>
    <w:r w:rsidR="003B065C" w:rsidRPr="00E77884">
      <w:rPr>
        <w:rStyle w:val="PageNumber"/>
        <w:rFonts w:asciiTheme="minorHAnsi" w:hAnsiTheme="minorHAnsi" w:cstheme="minorHAnsi"/>
        <w:sz w:val="20"/>
        <w:szCs w:val="20"/>
      </w:rPr>
      <w:fldChar w:fldCharType="separate"/>
    </w:r>
    <w:r w:rsidR="003B065C">
      <w:rPr>
        <w:rStyle w:val="PageNumber"/>
        <w:rFonts w:asciiTheme="minorHAnsi" w:hAnsiTheme="minorHAnsi" w:cstheme="minorHAnsi"/>
        <w:sz w:val="20"/>
        <w:szCs w:val="20"/>
      </w:rPr>
      <w:t>1</w:t>
    </w:r>
    <w:r w:rsidR="003B065C" w:rsidRPr="00E77884">
      <w:rPr>
        <w:rStyle w:val="PageNumber"/>
        <w:rFonts w:asciiTheme="minorHAnsi" w:hAnsiTheme="minorHAnsi" w:cstheme="minorHAnsi"/>
        <w:sz w:val="20"/>
        <w:szCs w:val="20"/>
      </w:rPr>
      <w:fldChar w:fldCharType="end"/>
    </w:r>
    <w:r w:rsidR="003B065C" w:rsidRPr="00E77884">
      <w:rPr>
        <w:rStyle w:val="PageNumber"/>
        <w:rFonts w:asciiTheme="minorHAnsi" w:hAnsiTheme="minorHAnsi" w:cstheme="minorHAnsi"/>
        <w:sz w:val="20"/>
        <w:szCs w:val="20"/>
      </w:rPr>
      <w:t xml:space="preserve"> of </w:t>
    </w:r>
    <w:r w:rsidR="003B065C" w:rsidRPr="00E77884">
      <w:rPr>
        <w:rStyle w:val="PageNumber"/>
        <w:rFonts w:asciiTheme="minorHAnsi" w:hAnsiTheme="minorHAnsi" w:cstheme="minorHAnsi"/>
        <w:sz w:val="20"/>
        <w:szCs w:val="20"/>
      </w:rPr>
      <w:fldChar w:fldCharType="begin"/>
    </w:r>
    <w:r w:rsidR="003B065C" w:rsidRPr="00E77884">
      <w:rPr>
        <w:rStyle w:val="PageNumber"/>
        <w:rFonts w:asciiTheme="minorHAnsi" w:hAnsiTheme="minorHAnsi" w:cstheme="minorHAnsi"/>
        <w:sz w:val="20"/>
        <w:szCs w:val="20"/>
      </w:rPr>
      <w:instrText xml:space="preserve"> NUMPAGES </w:instrText>
    </w:r>
    <w:r w:rsidR="003B065C" w:rsidRPr="00E77884">
      <w:rPr>
        <w:rStyle w:val="PageNumber"/>
        <w:rFonts w:asciiTheme="minorHAnsi" w:hAnsiTheme="minorHAnsi" w:cstheme="minorHAnsi"/>
        <w:sz w:val="20"/>
        <w:szCs w:val="20"/>
      </w:rPr>
      <w:fldChar w:fldCharType="separate"/>
    </w:r>
    <w:r w:rsidR="003B065C">
      <w:rPr>
        <w:rStyle w:val="PageNumber"/>
        <w:rFonts w:asciiTheme="minorHAnsi" w:hAnsiTheme="minorHAnsi" w:cstheme="minorHAnsi"/>
        <w:sz w:val="20"/>
        <w:szCs w:val="20"/>
      </w:rPr>
      <w:t>16</w:t>
    </w:r>
    <w:r w:rsidR="003B065C" w:rsidRPr="00E77884">
      <w:rPr>
        <w:rStyle w:val="PageNumber"/>
        <w:rFonts w:asciiTheme="minorHAnsi" w:hAnsiTheme="minorHAnsi" w:cstheme="minorHAnsi"/>
        <w:sz w:val="20"/>
        <w:szCs w:val="20"/>
      </w:rPr>
      <w:fldChar w:fldCharType="end"/>
    </w:r>
  </w:p>
  <w:p w14:paraId="3DB3C3B8" w14:textId="68668BB3" w:rsidR="00DC0BCE" w:rsidRPr="00E77884" w:rsidRDefault="00DC0BCE" w:rsidP="000E21A1">
    <w:pPr>
      <w:pStyle w:val="Footer"/>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1967C" w14:textId="77777777" w:rsidR="0027775B" w:rsidRDefault="00277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08928" w14:textId="77777777" w:rsidR="00033E28" w:rsidRDefault="00033E28" w:rsidP="000E21A1">
      <w:r>
        <w:separator/>
      </w:r>
    </w:p>
    <w:p w14:paraId="44BAB559" w14:textId="77777777" w:rsidR="00033E28" w:rsidRDefault="00033E28" w:rsidP="000E21A1"/>
  </w:footnote>
  <w:footnote w:type="continuationSeparator" w:id="0">
    <w:p w14:paraId="2F6E9C7A" w14:textId="77777777" w:rsidR="00033E28" w:rsidRDefault="00033E28" w:rsidP="000E21A1">
      <w:r>
        <w:continuationSeparator/>
      </w:r>
    </w:p>
    <w:p w14:paraId="4175C757" w14:textId="77777777" w:rsidR="00033E28" w:rsidRDefault="00033E28" w:rsidP="000E21A1"/>
  </w:footnote>
  <w:footnote w:type="continuationNotice" w:id="1">
    <w:p w14:paraId="1F170C04" w14:textId="77777777" w:rsidR="00033E28" w:rsidRDefault="00033E28" w:rsidP="000E21A1"/>
    <w:p w14:paraId="5234C7F3" w14:textId="77777777" w:rsidR="00033E28" w:rsidRDefault="00033E28" w:rsidP="000E21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647A" w14:textId="3A156206" w:rsidR="000310E1" w:rsidRDefault="00000000" w:rsidP="000E21A1">
    <w:pPr>
      <w:pStyle w:val="Header"/>
    </w:pPr>
    <w:r>
      <w:rPr>
        <w:noProof/>
      </w:rPr>
      <w:pict w14:anchorId="1DD9A1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1" o:spid="_x0000_s1027" type="#_x0000_t136" alt="" style="position:absolute;margin-left:0;margin-top:0;width:490.75pt;height:196.3pt;rotation:315;z-index:-251653120;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A46C" w14:textId="777705EB" w:rsidR="00DC0BCE" w:rsidRDefault="00000000" w:rsidP="000E21A1">
    <w:pPr>
      <w:pStyle w:val="Header"/>
      <w:rPr>
        <w:color w:val="215868"/>
        <w:sz w:val="36"/>
      </w:rPr>
    </w:pPr>
    <w:r>
      <w:rPr>
        <w:noProof/>
      </w:rPr>
      <w:pict w14:anchorId="0B045D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2" o:spid="_x0000_s1026" type="#_x0000_t136" alt="" style="position:absolute;margin-left:0;margin-top:0;width:490.75pt;height:196.3pt;rotation:315;z-index:-251651072;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r w:rsidR="00EB49D7" w:rsidRPr="00A6281E">
      <w:rPr>
        <w:noProof/>
      </w:rPr>
      <mc:AlternateContent>
        <mc:Choice Requires="wpg">
          <w:drawing>
            <wp:anchor distT="0" distB="0" distL="114300" distR="114300" simplePos="0" relativeHeight="251658240" behindDoc="0" locked="0" layoutInCell="1" allowOverlap="1" wp14:anchorId="6B116E92" wp14:editId="262738DB">
              <wp:simplePos x="0" y="0"/>
              <wp:positionH relativeFrom="column">
                <wp:posOffset>4591050</wp:posOffset>
              </wp:positionH>
              <wp:positionV relativeFrom="paragraph">
                <wp:posOffset>-295910</wp:posOffset>
              </wp:positionV>
              <wp:extent cx="1604010" cy="534035"/>
              <wp:effectExtent l="0" t="0" r="0" b="0"/>
              <wp:wrapNone/>
              <wp:docPr id="7" name="Group 7"/>
              <wp:cNvGraphicFramePr/>
              <a:graphic xmlns:a="http://schemas.openxmlformats.org/drawingml/2006/main">
                <a:graphicData uri="http://schemas.microsoft.com/office/word/2010/wordprocessingGroup">
                  <wpg:wgp>
                    <wpg:cNvGrpSpPr/>
                    <wpg:grpSpPr>
                      <a:xfrm>
                        <a:off x="0" y="0"/>
                        <a:ext cx="1604010" cy="534035"/>
                        <a:chOff x="0" y="0"/>
                        <a:chExt cx="1604010" cy="534035"/>
                      </a:xfrm>
                    </wpg:grpSpPr>
                    <pic:pic xmlns:pic="http://schemas.openxmlformats.org/drawingml/2006/picture">
                      <pic:nvPicPr>
                        <pic:cNvPr id="5" name="Picture 5" descr="KCL_no UoL_letterhead_32"/>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914400" y="28575"/>
                          <a:ext cx="689610" cy="505460"/>
                        </a:xfrm>
                        <a:prstGeom prst="rect">
                          <a:avLst/>
                        </a:prstGeom>
                      </pic:spPr>
                    </pic:pic>
                    <pic:pic xmlns:pic="http://schemas.openxmlformats.org/drawingml/2006/picture">
                      <pic:nvPicPr>
                        <pic:cNvPr id="6" name="Picture 6" descr="CTU_Colour_logo.JP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9630" cy="534035"/>
                        </a:xfrm>
                        <a:prstGeom prst="rect">
                          <a:avLst/>
                        </a:prstGeom>
                      </pic:spPr>
                    </pic:pic>
                  </wpg:wgp>
                </a:graphicData>
              </a:graphic>
            </wp:anchor>
          </w:drawing>
        </mc:Choice>
        <mc:Fallback>
          <w:pict>
            <v:group w14:anchorId="3C34171C" id="Group 7" o:spid="_x0000_s1026" style="position:absolute;margin-left:361.5pt;margin-top:-23.3pt;width:126.3pt;height:42.05pt;z-index:251658240" coordsize="16040,5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KCL_no UoL_letterhead_32" style="position:absolute;left:9144;top:285;width:6896;height:5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">
                <v:imagedata r:id="rId3" o:title="KCL_no UoL_letterhead_32"/>
              </v:shape>
              <v:shape id="Picture 6" o:spid="_x0000_s1028" type="#_x0000_t75" alt="CTU_Colour_logo.JPG" style="position:absolute;width:8496;height:5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">
                <v:imagedata r:id="rId4" o:title="CTU_Colour_logo"/>
              </v:shape>
            </v:group>
          </w:pict>
        </mc:Fallback>
      </mc:AlternateContent>
    </w:r>
    <w:r w:rsidR="004A016C" w:rsidRPr="004A016C">
      <w:rPr>
        <w:i/>
        <w:smallCaps/>
        <w:szCs w:val="32"/>
      </w:rPr>
      <w:t xml:space="preserve"> </w:t>
    </w:r>
    <w:r w:rsidR="004A016C">
      <w:rPr>
        <w:i/>
        <w:smallCaps/>
        <w:szCs w:val="32"/>
      </w:rPr>
      <w:t xml:space="preserve">Statistical Analysis Plan – </w:t>
    </w:r>
    <w:r w:rsidR="0027775B">
      <w:rPr>
        <w:i/>
        <w:smallCaps/>
        <w:szCs w:val="32"/>
      </w:rPr>
      <w:t>{</w:t>
    </w:r>
    <w:r w:rsidR="0027775B" w:rsidRPr="001F4A90">
      <w:rPr>
        <w:i/>
        <w:smallCaps/>
        <w:szCs w:val="32"/>
      </w:rPr>
      <w:t>{</w:t>
    </w:r>
    <w:proofErr w:type="spellStart"/>
    <w:r w:rsidR="0027775B" w:rsidRPr="0027775B">
      <w:rPr>
        <w:i/>
        <w:iCs/>
      </w:rPr>
      <w:t>trial_acronym</w:t>
    </w:r>
    <w:proofErr w:type="spellEnd"/>
    <w:r w:rsidR="0027775B" w:rsidRPr="001F4A90">
      <w:rPr>
        <w:i/>
        <w:smallCaps/>
        <w:szCs w:val="32"/>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576C9" w14:textId="2F9349B9" w:rsidR="000310E1" w:rsidRDefault="00000000" w:rsidP="000E21A1">
    <w:pPr>
      <w:pStyle w:val="Header"/>
    </w:pPr>
    <w:r>
      <w:rPr>
        <w:noProof/>
      </w:rPr>
      <w:pict w14:anchorId="03B149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0" o:spid="_x0000_s1025" type="#_x0000_t136" alt="" style="position:absolute;margin-left:0;margin-top:0;width:490.75pt;height:196.3pt;rotation:315;z-index:-251655168;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3AF"/>
    <w:multiLevelType w:val="hybridMultilevel"/>
    <w:tmpl w:val="406846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FF291F"/>
    <w:multiLevelType w:val="hybridMultilevel"/>
    <w:tmpl w:val="861086A8"/>
    <w:lvl w:ilvl="0" w:tplc="89A62706">
      <w:start w:val="3"/>
      <w:numFmt w:val="bullet"/>
      <w:lvlText w:val="-"/>
      <w:lvlJc w:val="left"/>
      <w:pPr>
        <w:ind w:left="720" w:hanging="360"/>
      </w:pPr>
      <w:rPr>
        <w:rFonts w:ascii="Tahoma" w:eastAsia="Times New Roman" w:hAnsi="Tahoma" w:cs="Tahom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F15F0B"/>
    <w:multiLevelType w:val="multilevel"/>
    <w:tmpl w:val="C8C8392E"/>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3F67CCD"/>
    <w:multiLevelType w:val="hybridMultilevel"/>
    <w:tmpl w:val="AA04048E"/>
    <w:lvl w:ilvl="0" w:tplc="B45A8B76">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012CB7"/>
    <w:multiLevelType w:val="hybridMultilevel"/>
    <w:tmpl w:val="D0D65E66"/>
    <w:lvl w:ilvl="0" w:tplc="F676D5C0">
      <w:start w:val="3"/>
      <w:numFmt w:val="bullet"/>
      <w:lvlText w:val="-"/>
      <w:lvlJc w:val="left"/>
      <w:pPr>
        <w:ind w:left="1080" w:hanging="360"/>
      </w:pPr>
      <w:rPr>
        <w:rFonts w:ascii="Verdana" w:eastAsia="Times New Roman" w:hAnsi="Verdana"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4400728"/>
    <w:multiLevelType w:val="hybridMultilevel"/>
    <w:tmpl w:val="8C2CF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5437D3"/>
    <w:multiLevelType w:val="hybridMultilevel"/>
    <w:tmpl w:val="9F32BC3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AB3D45"/>
    <w:multiLevelType w:val="hybridMultilevel"/>
    <w:tmpl w:val="07DCC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D129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F917EB"/>
    <w:multiLevelType w:val="hybridMultilevel"/>
    <w:tmpl w:val="BC50BC5C"/>
    <w:lvl w:ilvl="0" w:tplc="0F3601CE">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FE4029"/>
    <w:multiLevelType w:val="hybridMultilevel"/>
    <w:tmpl w:val="9BD48ABC"/>
    <w:lvl w:ilvl="0" w:tplc="F57EAA44">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5D53A6"/>
    <w:multiLevelType w:val="hybridMultilevel"/>
    <w:tmpl w:val="DCB481A6"/>
    <w:lvl w:ilvl="0" w:tplc="6C2A1472">
      <w:start w:val="3"/>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C20831"/>
    <w:multiLevelType w:val="multilevel"/>
    <w:tmpl w:val="162AD226"/>
    <w:lvl w:ilvl="0">
      <w:start w:val="1"/>
      <w:numFmt w:val="decimal"/>
      <w:pStyle w:val="Heading1"/>
      <w:lvlText w:val="%1."/>
      <w:lvlJc w:val="left"/>
      <w:pPr>
        <w:ind w:left="502" w:hanging="360"/>
      </w:pPr>
      <w:rPr>
        <w:rFonts w:hint="default"/>
      </w:rPr>
    </w:lvl>
    <w:lvl w:ilvl="1">
      <w:start w:val="1"/>
      <w:numFmt w:val="decimal"/>
      <w:pStyle w:val="Heading2"/>
      <w:lvlText w:val="%1.%2."/>
      <w:lvlJc w:val="left"/>
      <w:pPr>
        <w:ind w:left="792" w:hanging="432"/>
      </w:pPr>
      <w:rPr>
        <w:rFonts w:hint="default"/>
      </w:rPr>
    </w:lvl>
    <w:lvl w:ilvl="2">
      <w:start w:val="1"/>
      <w:numFmt w:val="decimal"/>
      <w:lvlRestart w:val="1"/>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8E37AA"/>
    <w:multiLevelType w:val="hybridMultilevel"/>
    <w:tmpl w:val="78362C6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6C1662"/>
    <w:multiLevelType w:val="hybridMultilevel"/>
    <w:tmpl w:val="72F80030"/>
    <w:lvl w:ilvl="0" w:tplc="F10CE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F27425"/>
    <w:multiLevelType w:val="hybridMultilevel"/>
    <w:tmpl w:val="AE125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F726D8"/>
    <w:multiLevelType w:val="hybridMultilevel"/>
    <w:tmpl w:val="23B0994A"/>
    <w:lvl w:ilvl="0" w:tplc="81C60236">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140EB2"/>
    <w:multiLevelType w:val="hybridMultilevel"/>
    <w:tmpl w:val="E10C2CFE"/>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320906"/>
    <w:multiLevelType w:val="hybridMultilevel"/>
    <w:tmpl w:val="4BC4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333F88"/>
    <w:multiLevelType w:val="hybridMultilevel"/>
    <w:tmpl w:val="C3901F86"/>
    <w:lvl w:ilvl="0" w:tplc="16A8A60C">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CA53DC3"/>
    <w:multiLevelType w:val="hybridMultilevel"/>
    <w:tmpl w:val="2B8ADC7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39B5286"/>
    <w:multiLevelType w:val="hybridMultilevel"/>
    <w:tmpl w:val="12EAFE82"/>
    <w:lvl w:ilvl="0" w:tplc="08090001">
      <w:start w:val="1"/>
      <w:numFmt w:val="bullet"/>
      <w:lvlText w:val=""/>
      <w:lvlJc w:val="left"/>
      <w:pPr>
        <w:ind w:left="644" w:hanging="360"/>
      </w:pPr>
      <w:rPr>
        <w:rFonts w:ascii="Symbol" w:hAnsi="Symbol" w:hint="default"/>
      </w:rPr>
    </w:lvl>
    <w:lvl w:ilvl="1" w:tplc="585C349C">
      <w:start w:val="6"/>
      <w:numFmt w:val="bullet"/>
      <w:lvlText w:val="-"/>
      <w:lvlJc w:val="left"/>
      <w:pPr>
        <w:tabs>
          <w:tab w:val="num" w:pos="1364"/>
        </w:tabs>
        <w:ind w:left="1364" w:hanging="360"/>
      </w:pPr>
      <w:rPr>
        <w:rFonts w:ascii="Calibri" w:eastAsia="Times New Roman" w:hAnsi="Calibri" w:cs="Calibri"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2" w15:restartNumberingAfterBreak="0">
    <w:nsid w:val="49E05428"/>
    <w:multiLevelType w:val="hybridMultilevel"/>
    <w:tmpl w:val="202A4794"/>
    <w:lvl w:ilvl="0" w:tplc="DDDC0460">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C884162"/>
    <w:multiLevelType w:val="hybridMultilevel"/>
    <w:tmpl w:val="6430EC4A"/>
    <w:lvl w:ilvl="0" w:tplc="F8A6AF52">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F151D0C"/>
    <w:multiLevelType w:val="hybridMultilevel"/>
    <w:tmpl w:val="FC04B382"/>
    <w:lvl w:ilvl="0" w:tplc="66DA43D6">
      <w:numFmt w:val="bullet"/>
      <w:lvlText w:val="-"/>
      <w:lvlJc w:val="left"/>
      <w:pPr>
        <w:ind w:left="720" w:hanging="360"/>
      </w:pPr>
      <w:rPr>
        <w:rFonts w:ascii="Calibri" w:eastAsia="Times New Roman" w:hAnsi="Calibri"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F9E288D"/>
    <w:multiLevelType w:val="hybridMultilevel"/>
    <w:tmpl w:val="6AE42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801BB9"/>
    <w:multiLevelType w:val="hybridMultilevel"/>
    <w:tmpl w:val="B9F0D512"/>
    <w:lvl w:ilvl="0" w:tplc="F9D85A7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55C6658E"/>
    <w:multiLevelType w:val="hybridMultilevel"/>
    <w:tmpl w:val="7FE84BB6"/>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623F7A"/>
    <w:multiLevelType w:val="hybridMultilevel"/>
    <w:tmpl w:val="E0220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4F7BC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B2F6B1F"/>
    <w:multiLevelType w:val="hybridMultilevel"/>
    <w:tmpl w:val="94CA6EC2"/>
    <w:lvl w:ilvl="0" w:tplc="1A14B792">
      <w:start w:val="17"/>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C8A72ED"/>
    <w:multiLevelType w:val="multilevel"/>
    <w:tmpl w:val="31247E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785F9F"/>
    <w:multiLevelType w:val="hybridMultilevel"/>
    <w:tmpl w:val="26EEC48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3069CD"/>
    <w:multiLevelType w:val="hybridMultilevel"/>
    <w:tmpl w:val="F9584E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ED771BF"/>
    <w:multiLevelType w:val="hybridMultilevel"/>
    <w:tmpl w:val="824E90C0"/>
    <w:lvl w:ilvl="0" w:tplc="D5CC9646">
      <w:start w:val="2"/>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51A370C"/>
    <w:multiLevelType w:val="hybridMultilevel"/>
    <w:tmpl w:val="AD88CD34"/>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166421"/>
    <w:multiLevelType w:val="hybridMultilevel"/>
    <w:tmpl w:val="4788B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D197CC7"/>
    <w:multiLevelType w:val="hybridMultilevel"/>
    <w:tmpl w:val="E2685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1658422">
    <w:abstractNumId w:val="0"/>
  </w:num>
  <w:num w:numId="2" w16cid:durableId="330061555">
    <w:abstractNumId w:val="35"/>
  </w:num>
  <w:num w:numId="3" w16cid:durableId="898399434">
    <w:abstractNumId w:val="9"/>
  </w:num>
  <w:num w:numId="4" w16cid:durableId="408575315">
    <w:abstractNumId w:val="23"/>
  </w:num>
  <w:num w:numId="5" w16cid:durableId="1484588724">
    <w:abstractNumId w:val="22"/>
  </w:num>
  <w:num w:numId="6" w16cid:durableId="11611291">
    <w:abstractNumId w:val="19"/>
  </w:num>
  <w:num w:numId="7" w16cid:durableId="1406218651">
    <w:abstractNumId w:val="34"/>
  </w:num>
  <w:num w:numId="8" w16cid:durableId="1915771571">
    <w:abstractNumId w:val="26"/>
  </w:num>
  <w:num w:numId="9" w16cid:durableId="1690906471">
    <w:abstractNumId w:val="25"/>
  </w:num>
  <w:num w:numId="10" w16cid:durableId="909576110">
    <w:abstractNumId w:val="18"/>
  </w:num>
  <w:num w:numId="11" w16cid:durableId="746533765">
    <w:abstractNumId w:val="7"/>
  </w:num>
  <w:num w:numId="12" w16cid:durableId="1366785425">
    <w:abstractNumId w:val="26"/>
  </w:num>
  <w:num w:numId="13" w16cid:durableId="441921288">
    <w:abstractNumId w:val="36"/>
  </w:num>
  <w:num w:numId="14" w16cid:durableId="1004667530">
    <w:abstractNumId w:val="37"/>
  </w:num>
  <w:num w:numId="15" w16cid:durableId="995375162">
    <w:abstractNumId w:val="20"/>
  </w:num>
  <w:num w:numId="16" w16cid:durableId="2043020564">
    <w:abstractNumId w:val="8"/>
  </w:num>
  <w:num w:numId="17" w16cid:durableId="1014065780">
    <w:abstractNumId w:val="29"/>
  </w:num>
  <w:num w:numId="18" w16cid:durableId="1409696757">
    <w:abstractNumId w:val="11"/>
  </w:num>
  <w:num w:numId="19" w16cid:durableId="171534468">
    <w:abstractNumId w:val="1"/>
  </w:num>
  <w:num w:numId="20" w16cid:durableId="764807777">
    <w:abstractNumId w:val="3"/>
  </w:num>
  <w:num w:numId="21" w16cid:durableId="1547253717">
    <w:abstractNumId w:val="4"/>
  </w:num>
  <w:num w:numId="22" w16cid:durableId="176121068">
    <w:abstractNumId w:val="10"/>
  </w:num>
  <w:num w:numId="23" w16cid:durableId="1470900725">
    <w:abstractNumId w:val="21"/>
  </w:num>
  <w:num w:numId="24" w16cid:durableId="664170871">
    <w:abstractNumId w:val="13"/>
  </w:num>
  <w:num w:numId="25" w16cid:durableId="969213192">
    <w:abstractNumId w:val="27"/>
  </w:num>
  <w:num w:numId="26" w16cid:durableId="1341808922">
    <w:abstractNumId w:val="17"/>
  </w:num>
  <w:num w:numId="27" w16cid:durableId="717971699">
    <w:abstractNumId w:val="30"/>
  </w:num>
  <w:num w:numId="28" w16cid:durableId="1379553430">
    <w:abstractNumId w:val="24"/>
  </w:num>
  <w:num w:numId="29" w16cid:durableId="818352230">
    <w:abstractNumId w:val="24"/>
  </w:num>
  <w:num w:numId="30" w16cid:durableId="936979523">
    <w:abstractNumId w:val="2"/>
  </w:num>
  <w:num w:numId="31" w16cid:durableId="902983870">
    <w:abstractNumId w:val="6"/>
  </w:num>
  <w:num w:numId="32" w16cid:durableId="1788498992">
    <w:abstractNumId w:val="32"/>
  </w:num>
  <w:num w:numId="33" w16cid:durableId="1637025581">
    <w:abstractNumId w:val="14"/>
  </w:num>
  <w:num w:numId="34" w16cid:durableId="351565862">
    <w:abstractNumId w:val="16"/>
  </w:num>
  <w:num w:numId="35" w16cid:durableId="1872186368">
    <w:abstractNumId w:val="31"/>
  </w:num>
  <w:num w:numId="36" w16cid:durableId="1523083034">
    <w:abstractNumId w:val="12"/>
  </w:num>
  <w:num w:numId="37" w16cid:durableId="10360080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7703700">
    <w:abstractNumId w:val="28"/>
  </w:num>
  <w:num w:numId="39" w16cid:durableId="675809552">
    <w:abstractNumId w:val="5"/>
  </w:num>
  <w:num w:numId="40" w16cid:durableId="174197342">
    <w:abstractNumId w:val="12"/>
  </w:num>
  <w:num w:numId="41" w16cid:durableId="338430466">
    <w:abstractNumId w:val="12"/>
  </w:num>
  <w:num w:numId="42" w16cid:durableId="270554639">
    <w:abstractNumId w:val="12"/>
  </w:num>
  <w:num w:numId="43" w16cid:durableId="495655972">
    <w:abstractNumId w:val="12"/>
  </w:num>
  <w:num w:numId="44" w16cid:durableId="1887059081">
    <w:abstractNumId w:val="12"/>
  </w:num>
  <w:num w:numId="45" w16cid:durableId="615216540">
    <w:abstractNumId w:val="15"/>
  </w:num>
  <w:num w:numId="46" w16cid:durableId="271788927">
    <w:abstractNumId w:val="33"/>
  </w:num>
  <w:num w:numId="47" w16cid:durableId="19999153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ssan Jafari">
    <w15:presenceInfo w15:providerId="AD" w15:userId="S::k1806653@kcl.ac.uk::34669cc9-e636-4f1b-91bf-eb2587bca82d"/>
  </w15:person>
  <w15:person w15:author="Gordon Forbes">
    <w15:presenceInfo w15:providerId="AD" w15:userId="S::k1811974@kcl.ac.uk::7227b401-6869-4e99-b13c-21ab252975b9"/>
  </w15:person>
  <w15:person w15:author="Petrina Chu">
    <w15:presenceInfo w15:providerId="AD" w15:userId="S::k2150120@kcl.ac.uk::c55787be-bb8b-42f5-9540-e24134e59e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9F"/>
    <w:rsid w:val="00001B88"/>
    <w:rsid w:val="000039A9"/>
    <w:rsid w:val="00006C74"/>
    <w:rsid w:val="0001011D"/>
    <w:rsid w:val="00010847"/>
    <w:rsid w:val="00021508"/>
    <w:rsid w:val="000230AB"/>
    <w:rsid w:val="000255A5"/>
    <w:rsid w:val="00026239"/>
    <w:rsid w:val="00026451"/>
    <w:rsid w:val="00026764"/>
    <w:rsid w:val="000310E1"/>
    <w:rsid w:val="00032ABD"/>
    <w:rsid w:val="00032BC9"/>
    <w:rsid w:val="000338F1"/>
    <w:rsid w:val="00033E28"/>
    <w:rsid w:val="00037510"/>
    <w:rsid w:val="00042D41"/>
    <w:rsid w:val="000431B9"/>
    <w:rsid w:val="0004453D"/>
    <w:rsid w:val="0004461E"/>
    <w:rsid w:val="00044FAF"/>
    <w:rsid w:val="000507FB"/>
    <w:rsid w:val="00052177"/>
    <w:rsid w:val="00056853"/>
    <w:rsid w:val="000645C9"/>
    <w:rsid w:val="0006583D"/>
    <w:rsid w:val="000667D0"/>
    <w:rsid w:val="00067006"/>
    <w:rsid w:val="0007115C"/>
    <w:rsid w:val="000726E5"/>
    <w:rsid w:val="0008174A"/>
    <w:rsid w:val="00081C75"/>
    <w:rsid w:val="000909BA"/>
    <w:rsid w:val="00092643"/>
    <w:rsid w:val="0009292A"/>
    <w:rsid w:val="00093CBC"/>
    <w:rsid w:val="000952FA"/>
    <w:rsid w:val="000A0463"/>
    <w:rsid w:val="000A046F"/>
    <w:rsid w:val="000A10D0"/>
    <w:rsid w:val="000A6B32"/>
    <w:rsid w:val="000A7495"/>
    <w:rsid w:val="000B3616"/>
    <w:rsid w:val="000B3AB0"/>
    <w:rsid w:val="000C633D"/>
    <w:rsid w:val="000C6A96"/>
    <w:rsid w:val="000D217C"/>
    <w:rsid w:val="000D4956"/>
    <w:rsid w:val="000D57C1"/>
    <w:rsid w:val="000D5C07"/>
    <w:rsid w:val="000D7B4C"/>
    <w:rsid w:val="000E0E18"/>
    <w:rsid w:val="000E21A1"/>
    <w:rsid w:val="000E6449"/>
    <w:rsid w:val="000E6475"/>
    <w:rsid w:val="000E671C"/>
    <w:rsid w:val="000E7D73"/>
    <w:rsid w:val="000F080C"/>
    <w:rsid w:val="000F327A"/>
    <w:rsid w:val="000F6672"/>
    <w:rsid w:val="00104968"/>
    <w:rsid w:val="0010504B"/>
    <w:rsid w:val="00106BD2"/>
    <w:rsid w:val="00107DC8"/>
    <w:rsid w:val="001124BA"/>
    <w:rsid w:val="0011256A"/>
    <w:rsid w:val="001169BA"/>
    <w:rsid w:val="0012049B"/>
    <w:rsid w:val="001253BD"/>
    <w:rsid w:val="00125D58"/>
    <w:rsid w:val="00130040"/>
    <w:rsid w:val="00130E1C"/>
    <w:rsid w:val="001314E7"/>
    <w:rsid w:val="00131557"/>
    <w:rsid w:val="00131562"/>
    <w:rsid w:val="0013167F"/>
    <w:rsid w:val="00131891"/>
    <w:rsid w:val="0013287F"/>
    <w:rsid w:val="00133416"/>
    <w:rsid w:val="001337E6"/>
    <w:rsid w:val="00140EF2"/>
    <w:rsid w:val="00141151"/>
    <w:rsid w:val="001412D1"/>
    <w:rsid w:val="001426E9"/>
    <w:rsid w:val="001442B0"/>
    <w:rsid w:val="00144D69"/>
    <w:rsid w:val="001476E1"/>
    <w:rsid w:val="001502A8"/>
    <w:rsid w:val="00154D88"/>
    <w:rsid w:val="00155772"/>
    <w:rsid w:val="00160B36"/>
    <w:rsid w:val="00161039"/>
    <w:rsid w:val="0016155C"/>
    <w:rsid w:val="00161A15"/>
    <w:rsid w:val="00164D3D"/>
    <w:rsid w:val="00166FFA"/>
    <w:rsid w:val="00167CDD"/>
    <w:rsid w:val="001715D4"/>
    <w:rsid w:val="00173B69"/>
    <w:rsid w:val="00176882"/>
    <w:rsid w:val="001809BF"/>
    <w:rsid w:val="00180BAE"/>
    <w:rsid w:val="001829A6"/>
    <w:rsid w:val="001847E1"/>
    <w:rsid w:val="00186FC5"/>
    <w:rsid w:val="00191400"/>
    <w:rsid w:val="0019145C"/>
    <w:rsid w:val="0019147C"/>
    <w:rsid w:val="00191B15"/>
    <w:rsid w:val="001922E9"/>
    <w:rsid w:val="00193722"/>
    <w:rsid w:val="0019511E"/>
    <w:rsid w:val="00196135"/>
    <w:rsid w:val="00197465"/>
    <w:rsid w:val="0019788C"/>
    <w:rsid w:val="001A29C3"/>
    <w:rsid w:val="001B6FEF"/>
    <w:rsid w:val="001C23FF"/>
    <w:rsid w:val="001C3A1A"/>
    <w:rsid w:val="001C540A"/>
    <w:rsid w:val="001D0C90"/>
    <w:rsid w:val="001D6202"/>
    <w:rsid w:val="001D6589"/>
    <w:rsid w:val="001E423A"/>
    <w:rsid w:val="001E794E"/>
    <w:rsid w:val="001F38AF"/>
    <w:rsid w:val="001F4A90"/>
    <w:rsid w:val="001F5CBB"/>
    <w:rsid w:val="001F604F"/>
    <w:rsid w:val="002015AD"/>
    <w:rsid w:val="00202B4E"/>
    <w:rsid w:val="00203A27"/>
    <w:rsid w:val="00204D70"/>
    <w:rsid w:val="00206782"/>
    <w:rsid w:val="002101FF"/>
    <w:rsid w:val="00213A7A"/>
    <w:rsid w:val="00214506"/>
    <w:rsid w:val="00216BCE"/>
    <w:rsid w:val="002173D4"/>
    <w:rsid w:val="00217E82"/>
    <w:rsid w:val="002200A7"/>
    <w:rsid w:val="002221AD"/>
    <w:rsid w:val="002249EF"/>
    <w:rsid w:val="00226A95"/>
    <w:rsid w:val="00230017"/>
    <w:rsid w:val="002304DA"/>
    <w:rsid w:val="002328B8"/>
    <w:rsid w:val="00232A59"/>
    <w:rsid w:val="002350A0"/>
    <w:rsid w:val="0023790D"/>
    <w:rsid w:val="00241F7A"/>
    <w:rsid w:val="00242263"/>
    <w:rsid w:val="0024227C"/>
    <w:rsid w:val="00242E59"/>
    <w:rsid w:val="00243D1A"/>
    <w:rsid w:val="0024618E"/>
    <w:rsid w:val="00246F13"/>
    <w:rsid w:val="00247443"/>
    <w:rsid w:val="002474C2"/>
    <w:rsid w:val="00247813"/>
    <w:rsid w:val="00251ECC"/>
    <w:rsid w:val="00252A05"/>
    <w:rsid w:val="00256045"/>
    <w:rsid w:val="002613A3"/>
    <w:rsid w:val="00261A21"/>
    <w:rsid w:val="00262D66"/>
    <w:rsid w:val="002663E0"/>
    <w:rsid w:val="00266D54"/>
    <w:rsid w:val="00266F3F"/>
    <w:rsid w:val="00272374"/>
    <w:rsid w:val="00273344"/>
    <w:rsid w:val="0027775B"/>
    <w:rsid w:val="00277BD3"/>
    <w:rsid w:val="00280277"/>
    <w:rsid w:val="00281C88"/>
    <w:rsid w:val="002823B9"/>
    <w:rsid w:val="00286205"/>
    <w:rsid w:val="002868A9"/>
    <w:rsid w:val="00292783"/>
    <w:rsid w:val="00292C5C"/>
    <w:rsid w:val="00294032"/>
    <w:rsid w:val="00295FB3"/>
    <w:rsid w:val="002A147E"/>
    <w:rsid w:val="002A3C5E"/>
    <w:rsid w:val="002A5106"/>
    <w:rsid w:val="002A5FF7"/>
    <w:rsid w:val="002A64CF"/>
    <w:rsid w:val="002B0156"/>
    <w:rsid w:val="002B033A"/>
    <w:rsid w:val="002B13CB"/>
    <w:rsid w:val="002B4D67"/>
    <w:rsid w:val="002B6CE9"/>
    <w:rsid w:val="002C0046"/>
    <w:rsid w:val="002C0412"/>
    <w:rsid w:val="002C23DA"/>
    <w:rsid w:val="002C39A1"/>
    <w:rsid w:val="002C4791"/>
    <w:rsid w:val="002C55C3"/>
    <w:rsid w:val="002C5A8F"/>
    <w:rsid w:val="002C7A7F"/>
    <w:rsid w:val="002D0252"/>
    <w:rsid w:val="002D258E"/>
    <w:rsid w:val="002D431F"/>
    <w:rsid w:val="002D4482"/>
    <w:rsid w:val="002D5545"/>
    <w:rsid w:val="002E02D1"/>
    <w:rsid w:val="002E14A8"/>
    <w:rsid w:val="002E3C58"/>
    <w:rsid w:val="002E51D1"/>
    <w:rsid w:val="002E617B"/>
    <w:rsid w:val="002E6E39"/>
    <w:rsid w:val="002F2939"/>
    <w:rsid w:val="002F34C8"/>
    <w:rsid w:val="002F6F20"/>
    <w:rsid w:val="00303069"/>
    <w:rsid w:val="00305D55"/>
    <w:rsid w:val="00310036"/>
    <w:rsid w:val="003114C4"/>
    <w:rsid w:val="0032081C"/>
    <w:rsid w:val="00320E8E"/>
    <w:rsid w:val="00323B24"/>
    <w:rsid w:val="003247C2"/>
    <w:rsid w:val="003257BE"/>
    <w:rsid w:val="003268EB"/>
    <w:rsid w:val="00332F51"/>
    <w:rsid w:val="00332FD5"/>
    <w:rsid w:val="0033398B"/>
    <w:rsid w:val="00333C86"/>
    <w:rsid w:val="00333E6B"/>
    <w:rsid w:val="0033513B"/>
    <w:rsid w:val="0033542E"/>
    <w:rsid w:val="00341B31"/>
    <w:rsid w:val="0034200B"/>
    <w:rsid w:val="00342B4E"/>
    <w:rsid w:val="00345422"/>
    <w:rsid w:val="003502FA"/>
    <w:rsid w:val="003530BD"/>
    <w:rsid w:val="003549E8"/>
    <w:rsid w:val="0035603B"/>
    <w:rsid w:val="003565FC"/>
    <w:rsid w:val="00356734"/>
    <w:rsid w:val="00361655"/>
    <w:rsid w:val="00362E13"/>
    <w:rsid w:val="00363DC0"/>
    <w:rsid w:val="00367767"/>
    <w:rsid w:val="0037168F"/>
    <w:rsid w:val="00374F97"/>
    <w:rsid w:val="00375D14"/>
    <w:rsid w:val="00376F69"/>
    <w:rsid w:val="003812F9"/>
    <w:rsid w:val="00382A82"/>
    <w:rsid w:val="003839F0"/>
    <w:rsid w:val="00384842"/>
    <w:rsid w:val="00384BA7"/>
    <w:rsid w:val="00384F73"/>
    <w:rsid w:val="0038685F"/>
    <w:rsid w:val="00386A83"/>
    <w:rsid w:val="00390E6D"/>
    <w:rsid w:val="0039436B"/>
    <w:rsid w:val="00396AA0"/>
    <w:rsid w:val="003A09EE"/>
    <w:rsid w:val="003A19D9"/>
    <w:rsid w:val="003A3849"/>
    <w:rsid w:val="003A39B7"/>
    <w:rsid w:val="003B065C"/>
    <w:rsid w:val="003B295C"/>
    <w:rsid w:val="003B3126"/>
    <w:rsid w:val="003B5F55"/>
    <w:rsid w:val="003C3E3F"/>
    <w:rsid w:val="003D042B"/>
    <w:rsid w:val="003D326A"/>
    <w:rsid w:val="003D4D12"/>
    <w:rsid w:val="003D56D3"/>
    <w:rsid w:val="003D6336"/>
    <w:rsid w:val="003E15A2"/>
    <w:rsid w:val="003E4FDB"/>
    <w:rsid w:val="003E5604"/>
    <w:rsid w:val="003E5985"/>
    <w:rsid w:val="003E6147"/>
    <w:rsid w:val="003E79E4"/>
    <w:rsid w:val="003F1350"/>
    <w:rsid w:val="003F1CC2"/>
    <w:rsid w:val="003F29DC"/>
    <w:rsid w:val="003F2E8D"/>
    <w:rsid w:val="003F329A"/>
    <w:rsid w:val="003F4F36"/>
    <w:rsid w:val="003F5401"/>
    <w:rsid w:val="00404337"/>
    <w:rsid w:val="00405683"/>
    <w:rsid w:val="00407068"/>
    <w:rsid w:val="00413080"/>
    <w:rsid w:val="0041475A"/>
    <w:rsid w:val="0041494B"/>
    <w:rsid w:val="0041554A"/>
    <w:rsid w:val="004178B8"/>
    <w:rsid w:val="00417F06"/>
    <w:rsid w:val="004215C5"/>
    <w:rsid w:val="0042295E"/>
    <w:rsid w:val="00426E90"/>
    <w:rsid w:val="004355DC"/>
    <w:rsid w:val="004359CF"/>
    <w:rsid w:val="0044043A"/>
    <w:rsid w:val="00440A46"/>
    <w:rsid w:val="0044350D"/>
    <w:rsid w:val="00444707"/>
    <w:rsid w:val="00446461"/>
    <w:rsid w:val="004474AD"/>
    <w:rsid w:val="00452756"/>
    <w:rsid w:val="00456000"/>
    <w:rsid w:val="00457542"/>
    <w:rsid w:val="00457BC5"/>
    <w:rsid w:val="00465A16"/>
    <w:rsid w:val="00465C50"/>
    <w:rsid w:val="00470191"/>
    <w:rsid w:val="004733E5"/>
    <w:rsid w:val="00473944"/>
    <w:rsid w:val="00473DFB"/>
    <w:rsid w:val="004749A5"/>
    <w:rsid w:val="004754D2"/>
    <w:rsid w:val="00480396"/>
    <w:rsid w:val="004813C3"/>
    <w:rsid w:val="0048196B"/>
    <w:rsid w:val="0048724E"/>
    <w:rsid w:val="0049079F"/>
    <w:rsid w:val="00491610"/>
    <w:rsid w:val="00493789"/>
    <w:rsid w:val="00493A7A"/>
    <w:rsid w:val="0049428C"/>
    <w:rsid w:val="004972EE"/>
    <w:rsid w:val="004A016C"/>
    <w:rsid w:val="004A050E"/>
    <w:rsid w:val="004A39A5"/>
    <w:rsid w:val="004B45AF"/>
    <w:rsid w:val="004B4915"/>
    <w:rsid w:val="004B4F8E"/>
    <w:rsid w:val="004B67AC"/>
    <w:rsid w:val="004B74C7"/>
    <w:rsid w:val="004C399F"/>
    <w:rsid w:val="004C4895"/>
    <w:rsid w:val="004C495C"/>
    <w:rsid w:val="004C57C5"/>
    <w:rsid w:val="004C7C2C"/>
    <w:rsid w:val="004D5693"/>
    <w:rsid w:val="004D5B2C"/>
    <w:rsid w:val="004D5F4A"/>
    <w:rsid w:val="004D799E"/>
    <w:rsid w:val="004E097B"/>
    <w:rsid w:val="004E1C4A"/>
    <w:rsid w:val="004E375E"/>
    <w:rsid w:val="004E393E"/>
    <w:rsid w:val="004E441F"/>
    <w:rsid w:val="004E4E33"/>
    <w:rsid w:val="004E7368"/>
    <w:rsid w:val="004F12C5"/>
    <w:rsid w:val="004F1ED5"/>
    <w:rsid w:val="004F22B9"/>
    <w:rsid w:val="004F7685"/>
    <w:rsid w:val="0050361E"/>
    <w:rsid w:val="005058EF"/>
    <w:rsid w:val="00505C2A"/>
    <w:rsid w:val="00512D2E"/>
    <w:rsid w:val="00512EC7"/>
    <w:rsid w:val="005139B0"/>
    <w:rsid w:val="005207EA"/>
    <w:rsid w:val="005232C8"/>
    <w:rsid w:val="00524356"/>
    <w:rsid w:val="005256F3"/>
    <w:rsid w:val="005266C6"/>
    <w:rsid w:val="00527061"/>
    <w:rsid w:val="005312F0"/>
    <w:rsid w:val="00540AD9"/>
    <w:rsid w:val="0054100B"/>
    <w:rsid w:val="00542F99"/>
    <w:rsid w:val="005433F1"/>
    <w:rsid w:val="00545227"/>
    <w:rsid w:val="0054724B"/>
    <w:rsid w:val="00554C35"/>
    <w:rsid w:val="00555C82"/>
    <w:rsid w:val="0055697C"/>
    <w:rsid w:val="00557B3C"/>
    <w:rsid w:val="005648EE"/>
    <w:rsid w:val="0056753F"/>
    <w:rsid w:val="00570CAD"/>
    <w:rsid w:val="00571E40"/>
    <w:rsid w:val="00572E4F"/>
    <w:rsid w:val="00581C8A"/>
    <w:rsid w:val="00582B39"/>
    <w:rsid w:val="00585950"/>
    <w:rsid w:val="0058651E"/>
    <w:rsid w:val="005870C5"/>
    <w:rsid w:val="00591DB4"/>
    <w:rsid w:val="005934EF"/>
    <w:rsid w:val="00597298"/>
    <w:rsid w:val="005A4ADE"/>
    <w:rsid w:val="005A5774"/>
    <w:rsid w:val="005A6B56"/>
    <w:rsid w:val="005B2213"/>
    <w:rsid w:val="005B37B2"/>
    <w:rsid w:val="005B7098"/>
    <w:rsid w:val="005C06DA"/>
    <w:rsid w:val="005C0966"/>
    <w:rsid w:val="005C591E"/>
    <w:rsid w:val="005D2D2E"/>
    <w:rsid w:val="005D71E6"/>
    <w:rsid w:val="005D7FDC"/>
    <w:rsid w:val="005E1224"/>
    <w:rsid w:val="005E2877"/>
    <w:rsid w:val="005E7030"/>
    <w:rsid w:val="005E7399"/>
    <w:rsid w:val="005E7C07"/>
    <w:rsid w:val="005E7FA3"/>
    <w:rsid w:val="005F2D25"/>
    <w:rsid w:val="005F4D8A"/>
    <w:rsid w:val="005F4EBF"/>
    <w:rsid w:val="005F5FF8"/>
    <w:rsid w:val="006012BC"/>
    <w:rsid w:val="0060417E"/>
    <w:rsid w:val="00605C83"/>
    <w:rsid w:val="00611850"/>
    <w:rsid w:val="00611EB9"/>
    <w:rsid w:val="006123DA"/>
    <w:rsid w:val="006127D4"/>
    <w:rsid w:val="0061545D"/>
    <w:rsid w:val="00615B1E"/>
    <w:rsid w:val="00622EBC"/>
    <w:rsid w:val="00623654"/>
    <w:rsid w:val="00624ED7"/>
    <w:rsid w:val="00626125"/>
    <w:rsid w:val="00626C49"/>
    <w:rsid w:val="00626FDE"/>
    <w:rsid w:val="0062799D"/>
    <w:rsid w:val="00633C73"/>
    <w:rsid w:val="00633DD7"/>
    <w:rsid w:val="006355C4"/>
    <w:rsid w:val="006370D5"/>
    <w:rsid w:val="00641CF8"/>
    <w:rsid w:val="006435DE"/>
    <w:rsid w:val="0064532E"/>
    <w:rsid w:val="006454D3"/>
    <w:rsid w:val="006462A7"/>
    <w:rsid w:val="00652F0F"/>
    <w:rsid w:val="00654DA5"/>
    <w:rsid w:val="006551C4"/>
    <w:rsid w:val="0065627C"/>
    <w:rsid w:val="00656FD1"/>
    <w:rsid w:val="0066130F"/>
    <w:rsid w:val="00661526"/>
    <w:rsid w:val="00663F52"/>
    <w:rsid w:val="00665887"/>
    <w:rsid w:val="00666A80"/>
    <w:rsid w:val="006677FB"/>
    <w:rsid w:val="00667A44"/>
    <w:rsid w:val="0067012E"/>
    <w:rsid w:val="0067621E"/>
    <w:rsid w:val="00680214"/>
    <w:rsid w:val="006809A4"/>
    <w:rsid w:val="0068160A"/>
    <w:rsid w:val="00682CD3"/>
    <w:rsid w:val="00684692"/>
    <w:rsid w:val="00691145"/>
    <w:rsid w:val="00691231"/>
    <w:rsid w:val="00693554"/>
    <w:rsid w:val="006A0D1F"/>
    <w:rsid w:val="006A2365"/>
    <w:rsid w:val="006A6D16"/>
    <w:rsid w:val="006A7D26"/>
    <w:rsid w:val="006B3256"/>
    <w:rsid w:val="006B6BEA"/>
    <w:rsid w:val="006B7165"/>
    <w:rsid w:val="006C3CE8"/>
    <w:rsid w:val="006C4777"/>
    <w:rsid w:val="006C58F2"/>
    <w:rsid w:val="006D1F1A"/>
    <w:rsid w:val="006D35A1"/>
    <w:rsid w:val="006D6990"/>
    <w:rsid w:val="006D7BDE"/>
    <w:rsid w:val="006E6B18"/>
    <w:rsid w:val="006F2A5E"/>
    <w:rsid w:val="006F3A91"/>
    <w:rsid w:val="00700928"/>
    <w:rsid w:val="00701191"/>
    <w:rsid w:val="007014BA"/>
    <w:rsid w:val="00703D1C"/>
    <w:rsid w:val="00703FB7"/>
    <w:rsid w:val="0071045D"/>
    <w:rsid w:val="0071321B"/>
    <w:rsid w:val="0071408F"/>
    <w:rsid w:val="00716C48"/>
    <w:rsid w:val="00722CF3"/>
    <w:rsid w:val="0072448B"/>
    <w:rsid w:val="00725B11"/>
    <w:rsid w:val="007277E6"/>
    <w:rsid w:val="00731097"/>
    <w:rsid w:val="007357FC"/>
    <w:rsid w:val="0074087D"/>
    <w:rsid w:val="00742346"/>
    <w:rsid w:val="00744326"/>
    <w:rsid w:val="00744FCE"/>
    <w:rsid w:val="007454C7"/>
    <w:rsid w:val="00745C6E"/>
    <w:rsid w:val="00746D39"/>
    <w:rsid w:val="00751AC9"/>
    <w:rsid w:val="00751D4B"/>
    <w:rsid w:val="00753170"/>
    <w:rsid w:val="00753A5F"/>
    <w:rsid w:val="00754016"/>
    <w:rsid w:val="00754BFD"/>
    <w:rsid w:val="0075676C"/>
    <w:rsid w:val="0076155B"/>
    <w:rsid w:val="00763974"/>
    <w:rsid w:val="00766C29"/>
    <w:rsid w:val="0077131B"/>
    <w:rsid w:val="00772D3E"/>
    <w:rsid w:val="00773FDB"/>
    <w:rsid w:val="00775F89"/>
    <w:rsid w:val="007764D0"/>
    <w:rsid w:val="0078103D"/>
    <w:rsid w:val="00781813"/>
    <w:rsid w:val="00781AD1"/>
    <w:rsid w:val="00781FE9"/>
    <w:rsid w:val="0078286E"/>
    <w:rsid w:val="007829A2"/>
    <w:rsid w:val="00782A9A"/>
    <w:rsid w:val="0078365D"/>
    <w:rsid w:val="00783DAE"/>
    <w:rsid w:val="0078451D"/>
    <w:rsid w:val="0078677D"/>
    <w:rsid w:val="0079158C"/>
    <w:rsid w:val="0079161E"/>
    <w:rsid w:val="007A044A"/>
    <w:rsid w:val="007A576B"/>
    <w:rsid w:val="007A78F2"/>
    <w:rsid w:val="007B006D"/>
    <w:rsid w:val="007B4F70"/>
    <w:rsid w:val="007B5934"/>
    <w:rsid w:val="007B7278"/>
    <w:rsid w:val="007C0296"/>
    <w:rsid w:val="007C0852"/>
    <w:rsid w:val="007C2814"/>
    <w:rsid w:val="007C2AA1"/>
    <w:rsid w:val="007C534B"/>
    <w:rsid w:val="007C6531"/>
    <w:rsid w:val="007C7494"/>
    <w:rsid w:val="007C769D"/>
    <w:rsid w:val="007D46D2"/>
    <w:rsid w:val="007D5CD7"/>
    <w:rsid w:val="007D7342"/>
    <w:rsid w:val="007D7C74"/>
    <w:rsid w:val="007E07E1"/>
    <w:rsid w:val="007E203E"/>
    <w:rsid w:val="007E6077"/>
    <w:rsid w:val="007F3E30"/>
    <w:rsid w:val="007F4749"/>
    <w:rsid w:val="007F47C7"/>
    <w:rsid w:val="007F4CFC"/>
    <w:rsid w:val="007F5F7B"/>
    <w:rsid w:val="007F61E9"/>
    <w:rsid w:val="007F7E86"/>
    <w:rsid w:val="00800C8F"/>
    <w:rsid w:val="008033B9"/>
    <w:rsid w:val="008115AB"/>
    <w:rsid w:val="008119F0"/>
    <w:rsid w:val="00812AC4"/>
    <w:rsid w:val="00815A5A"/>
    <w:rsid w:val="00816362"/>
    <w:rsid w:val="0081678F"/>
    <w:rsid w:val="00820B09"/>
    <w:rsid w:val="00822EFB"/>
    <w:rsid w:val="008250DE"/>
    <w:rsid w:val="008256BA"/>
    <w:rsid w:val="00826C40"/>
    <w:rsid w:val="00830C3A"/>
    <w:rsid w:val="00833B3C"/>
    <w:rsid w:val="0083456D"/>
    <w:rsid w:val="00834A52"/>
    <w:rsid w:val="00837469"/>
    <w:rsid w:val="008401DE"/>
    <w:rsid w:val="00844A14"/>
    <w:rsid w:val="00844E01"/>
    <w:rsid w:val="00850774"/>
    <w:rsid w:val="00850F0A"/>
    <w:rsid w:val="0085184E"/>
    <w:rsid w:val="00851915"/>
    <w:rsid w:val="008538D1"/>
    <w:rsid w:val="00854906"/>
    <w:rsid w:val="00856EE4"/>
    <w:rsid w:val="00860419"/>
    <w:rsid w:val="008610CE"/>
    <w:rsid w:val="00862218"/>
    <w:rsid w:val="00862539"/>
    <w:rsid w:val="008627F8"/>
    <w:rsid w:val="008631BA"/>
    <w:rsid w:val="008641AC"/>
    <w:rsid w:val="00864E53"/>
    <w:rsid w:val="008651CA"/>
    <w:rsid w:val="00870703"/>
    <w:rsid w:val="00873CFB"/>
    <w:rsid w:val="00875338"/>
    <w:rsid w:val="008774D3"/>
    <w:rsid w:val="008775F2"/>
    <w:rsid w:val="00880A4C"/>
    <w:rsid w:val="00882D44"/>
    <w:rsid w:val="008832FD"/>
    <w:rsid w:val="008837E0"/>
    <w:rsid w:val="00892E7D"/>
    <w:rsid w:val="008969D3"/>
    <w:rsid w:val="00896AB7"/>
    <w:rsid w:val="008A2896"/>
    <w:rsid w:val="008A3BA1"/>
    <w:rsid w:val="008A5E02"/>
    <w:rsid w:val="008A7A14"/>
    <w:rsid w:val="008B05B8"/>
    <w:rsid w:val="008B1DC6"/>
    <w:rsid w:val="008B25EB"/>
    <w:rsid w:val="008C55BA"/>
    <w:rsid w:val="008C5B37"/>
    <w:rsid w:val="008C78B0"/>
    <w:rsid w:val="008D2CFC"/>
    <w:rsid w:val="008D3A21"/>
    <w:rsid w:val="008D403F"/>
    <w:rsid w:val="008D6D5E"/>
    <w:rsid w:val="008E1320"/>
    <w:rsid w:val="008E330A"/>
    <w:rsid w:val="008E4732"/>
    <w:rsid w:val="008E67CF"/>
    <w:rsid w:val="008F0036"/>
    <w:rsid w:val="008F0BFB"/>
    <w:rsid w:val="008F3DFF"/>
    <w:rsid w:val="008F58FB"/>
    <w:rsid w:val="0090018A"/>
    <w:rsid w:val="009001BB"/>
    <w:rsid w:val="009042B2"/>
    <w:rsid w:val="009104EF"/>
    <w:rsid w:val="00911609"/>
    <w:rsid w:val="009122A8"/>
    <w:rsid w:val="00912D5A"/>
    <w:rsid w:val="0091590D"/>
    <w:rsid w:val="009167EA"/>
    <w:rsid w:val="00926768"/>
    <w:rsid w:val="0093369F"/>
    <w:rsid w:val="00935F9A"/>
    <w:rsid w:val="0093697D"/>
    <w:rsid w:val="00944851"/>
    <w:rsid w:val="0094558E"/>
    <w:rsid w:val="00947A12"/>
    <w:rsid w:val="00954849"/>
    <w:rsid w:val="00956E5B"/>
    <w:rsid w:val="00965836"/>
    <w:rsid w:val="00965B9A"/>
    <w:rsid w:val="00966A44"/>
    <w:rsid w:val="00966C7B"/>
    <w:rsid w:val="0096724B"/>
    <w:rsid w:val="00967DE6"/>
    <w:rsid w:val="00971712"/>
    <w:rsid w:val="00976E4C"/>
    <w:rsid w:val="0098025E"/>
    <w:rsid w:val="00980994"/>
    <w:rsid w:val="00987C80"/>
    <w:rsid w:val="0099236F"/>
    <w:rsid w:val="009923AA"/>
    <w:rsid w:val="00992503"/>
    <w:rsid w:val="00993403"/>
    <w:rsid w:val="00994DFC"/>
    <w:rsid w:val="009957D2"/>
    <w:rsid w:val="009A093F"/>
    <w:rsid w:val="009A2EFF"/>
    <w:rsid w:val="009A4FB2"/>
    <w:rsid w:val="009A666C"/>
    <w:rsid w:val="009A7282"/>
    <w:rsid w:val="009A758F"/>
    <w:rsid w:val="009B1102"/>
    <w:rsid w:val="009B4B02"/>
    <w:rsid w:val="009B554E"/>
    <w:rsid w:val="009B5601"/>
    <w:rsid w:val="009C17B8"/>
    <w:rsid w:val="009C5B55"/>
    <w:rsid w:val="009D101B"/>
    <w:rsid w:val="009D3D80"/>
    <w:rsid w:val="009D64AA"/>
    <w:rsid w:val="009D6615"/>
    <w:rsid w:val="009E02D0"/>
    <w:rsid w:val="009E1C2E"/>
    <w:rsid w:val="009E7CAF"/>
    <w:rsid w:val="009F59FE"/>
    <w:rsid w:val="00A006F9"/>
    <w:rsid w:val="00A00E06"/>
    <w:rsid w:val="00A00E23"/>
    <w:rsid w:val="00A05A41"/>
    <w:rsid w:val="00A114BA"/>
    <w:rsid w:val="00A1248B"/>
    <w:rsid w:val="00A223C2"/>
    <w:rsid w:val="00A224A6"/>
    <w:rsid w:val="00A2254D"/>
    <w:rsid w:val="00A24E58"/>
    <w:rsid w:val="00A26D18"/>
    <w:rsid w:val="00A3097A"/>
    <w:rsid w:val="00A32B18"/>
    <w:rsid w:val="00A34991"/>
    <w:rsid w:val="00A40ECF"/>
    <w:rsid w:val="00A413F9"/>
    <w:rsid w:val="00A41A98"/>
    <w:rsid w:val="00A43E59"/>
    <w:rsid w:val="00A46960"/>
    <w:rsid w:val="00A46DBF"/>
    <w:rsid w:val="00A52717"/>
    <w:rsid w:val="00A52778"/>
    <w:rsid w:val="00A52BC8"/>
    <w:rsid w:val="00A53C41"/>
    <w:rsid w:val="00A61708"/>
    <w:rsid w:val="00A625EE"/>
    <w:rsid w:val="00A6281E"/>
    <w:rsid w:val="00A62FB4"/>
    <w:rsid w:val="00A63259"/>
    <w:rsid w:val="00A63950"/>
    <w:rsid w:val="00A63EEF"/>
    <w:rsid w:val="00A66112"/>
    <w:rsid w:val="00A669AD"/>
    <w:rsid w:val="00A73634"/>
    <w:rsid w:val="00A75F62"/>
    <w:rsid w:val="00A81FE2"/>
    <w:rsid w:val="00A82E93"/>
    <w:rsid w:val="00A8679D"/>
    <w:rsid w:val="00A92A11"/>
    <w:rsid w:val="00A9321F"/>
    <w:rsid w:val="00A93A9F"/>
    <w:rsid w:val="00A96300"/>
    <w:rsid w:val="00AA0101"/>
    <w:rsid w:val="00AA1553"/>
    <w:rsid w:val="00AA64B6"/>
    <w:rsid w:val="00AA765F"/>
    <w:rsid w:val="00AB033E"/>
    <w:rsid w:val="00AB1397"/>
    <w:rsid w:val="00AB1AEE"/>
    <w:rsid w:val="00AB2263"/>
    <w:rsid w:val="00AB4389"/>
    <w:rsid w:val="00AC4197"/>
    <w:rsid w:val="00AC426E"/>
    <w:rsid w:val="00AC448E"/>
    <w:rsid w:val="00AD41E5"/>
    <w:rsid w:val="00AD598D"/>
    <w:rsid w:val="00AE2F3E"/>
    <w:rsid w:val="00AE507E"/>
    <w:rsid w:val="00AE6B69"/>
    <w:rsid w:val="00AE7E24"/>
    <w:rsid w:val="00AF022E"/>
    <w:rsid w:val="00AF2E17"/>
    <w:rsid w:val="00AF436D"/>
    <w:rsid w:val="00AF4E33"/>
    <w:rsid w:val="00AF4E89"/>
    <w:rsid w:val="00AF6D8F"/>
    <w:rsid w:val="00AF6E70"/>
    <w:rsid w:val="00B00315"/>
    <w:rsid w:val="00B007CC"/>
    <w:rsid w:val="00B130CF"/>
    <w:rsid w:val="00B178C3"/>
    <w:rsid w:val="00B202D6"/>
    <w:rsid w:val="00B21011"/>
    <w:rsid w:val="00B23511"/>
    <w:rsid w:val="00B23FE8"/>
    <w:rsid w:val="00B24750"/>
    <w:rsid w:val="00B27588"/>
    <w:rsid w:val="00B3122B"/>
    <w:rsid w:val="00B3146F"/>
    <w:rsid w:val="00B32321"/>
    <w:rsid w:val="00B33377"/>
    <w:rsid w:val="00B37B4E"/>
    <w:rsid w:val="00B40998"/>
    <w:rsid w:val="00B4399A"/>
    <w:rsid w:val="00B44194"/>
    <w:rsid w:val="00B446DD"/>
    <w:rsid w:val="00B45CBB"/>
    <w:rsid w:val="00B47231"/>
    <w:rsid w:val="00B52609"/>
    <w:rsid w:val="00B54C40"/>
    <w:rsid w:val="00B57369"/>
    <w:rsid w:val="00B577C4"/>
    <w:rsid w:val="00B57D1D"/>
    <w:rsid w:val="00B60D54"/>
    <w:rsid w:val="00B61AB6"/>
    <w:rsid w:val="00B64975"/>
    <w:rsid w:val="00B64E49"/>
    <w:rsid w:val="00B65787"/>
    <w:rsid w:val="00B67BCC"/>
    <w:rsid w:val="00B703C1"/>
    <w:rsid w:val="00B73113"/>
    <w:rsid w:val="00B732D9"/>
    <w:rsid w:val="00B74680"/>
    <w:rsid w:val="00B75164"/>
    <w:rsid w:val="00B76642"/>
    <w:rsid w:val="00B76B6F"/>
    <w:rsid w:val="00B7786D"/>
    <w:rsid w:val="00B858A5"/>
    <w:rsid w:val="00B91346"/>
    <w:rsid w:val="00B95C03"/>
    <w:rsid w:val="00BA0E74"/>
    <w:rsid w:val="00BA0FE4"/>
    <w:rsid w:val="00BA11A5"/>
    <w:rsid w:val="00BA1655"/>
    <w:rsid w:val="00BA46C5"/>
    <w:rsid w:val="00BA6903"/>
    <w:rsid w:val="00BB0C92"/>
    <w:rsid w:val="00BB2A83"/>
    <w:rsid w:val="00BB7DA0"/>
    <w:rsid w:val="00BC2315"/>
    <w:rsid w:val="00BC363B"/>
    <w:rsid w:val="00BC403E"/>
    <w:rsid w:val="00BC64B6"/>
    <w:rsid w:val="00BD03F7"/>
    <w:rsid w:val="00BD0A16"/>
    <w:rsid w:val="00BD166D"/>
    <w:rsid w:val="00BD1B9D"/>
    <w:rsid w:val="00BD236B"/>
    <w:rsid w:val="00BE507E"/>
    <w:rsid w:val="00BE607F"/>
    <w:rsid w:val="00BE62E0"/>
    <w:rsid w:val="00BE68BD"/>
    <w:rsid w:val="00BE72AE"/>
    <w:rsid w:val="00BE77EB"/>
    <w:rsid w:val="00BF01F9"/>
    <w:rsid w:val="00BF4F06"/>
    <w:rsid w:val="00BF6CDF"/>
    <w:rsid w:val="00BF7FC7"/>
    <w:rsid w:val="00C028E2"/>
    <w:rsid w:val="00C07BDC"/>
    <w:rsid w:val="00C100C4"/>
    <w:rsid w:val="00C11237"/>
    <w:rsid w:val="00C1297B"/>
    <w:rsid w:val="00C15C98"/>
    <w:rsid w:val="00C16546"/>
    <w:rsid w:val="00C16895"/>
    <w:rsid w:val="00C17064"/>
    <w:rsid w:val="00C20749"/>
    <w:rsid w:val="00C23376"/>
    <w:rsid w:val="00C246DB"/>
    <w:rsid w:val="00C24EF2"/>
    <w:rsid w:val="00C30386"/>
    <w:rsid w:val="00C317BB"/>
    <w:rsid w:val="00C31C9A"/>
    <w:rsid w:val="00C31E0E"/>
    <w:rsid w:val="00C32620"/>
    <w:rsid w:val="00C32FA3"/>
    <w:rsid w:val="00C43A1F"/>
    <w:rsid w:val="00C46F0D"/>
    <w:rsid w:val="00C50161"/>
    <w:rsid w:val="00C50AD2"/>
    <w:rsid w:val="00C52B0E"/>
    <w:rsid w:val="00C53D91"/>
    <w:rsid w:val="00C54664"/>
    <w:rsid w:val="00C550C2"/>
    <w:rsid w:val="00C60688"/>
    <w:rsid w:val="00C6169C"/>
    <w:rsid w:val="00C61C34"/>
    <w:rsid w:val="00C620EB"/>
    <w:rsid w:val="00C63F6F"/>
    <w:rsid w:val="00C6479B"/>
    <w:rsid w:val="00C7064C"/>
    <w:rsid w:val="00C74044"/>
    <w:rsid w:val="00C743AC"/>
    <w:rsid w:val="00C7458E"/>
    <w:rsid w:val="00C82514"/>
    <w:rsid w:val="00C82E4F"/>
    <w:rsid w:val="00C8304C"/>
    <w:rsid w:val="00C83A6A"/>
    <w:rsid w:val="00C8465E"/>
    <w:rsid w:val="00C86C2F"/>
    <w:rsid w:val="00C87255"/>
    <w:rsid w:val="00C87F9D"/>
    <w:rsid w:val="00C936DA"/>
    <w:rsid w:val="00C943B5"/>
    <w:rsid w:val="00CA2CE2"/>
    <w:rsid w:val="00CA312A"/>
    <w:rsid w:val="00CA6B2B"/>
    <w:rsid w:val="00CB4581"/>
    <w:rsid w:val="00CB6158"/>
    <w:rsid w:val="00CB6957"/>
    <w:rsid w:val="00CC50AE"/>
    <w:rsid w:val="00CC5694"/>
    <w:rsid w:val="00CC6E4C"/>
    <w:rsid w:val="00CC7EE3"/>
    <w:rsid w:val="00CD2843"/>
    <w:rsid w:val="00CD6D0B"/>
    <w:rsid w:val="00CE0BC3"/>
    <w:rsid w:val="00CE3BCF"/>
    <w:rsid w:val="00CE5AE4"/>
    <w:rsid w:val="00CE5F74"/>
    <w:rsid w:val="00CE6918"/>
    <w:rsid w:val="00CF45EE"/>
    <w:rsid w:val="00D02004"/>
    <w:rsid w:val="00D02A11"/>
    <w:rsid w:val="00D061F4"/>
    <w:rsid w:val="00D12D31"/>
    <w:rsid w:val="00D14E3B"/>
    <w:rsid w:val="00D15A07"/>
    <w:rsid w:val="00D2035E"/>
    <w:rsid w:val="00D23F9D"/>
    <w:rsid w:val="00D33E0C"/>
    <w:rsid w:val="00D36253"/>
    <w:rsid w:val="00D364F5"/>
    <w:rsid w:val="00D40591"/>
    <w:rsid w:val="00D45160"/>
    <w:rsid w:val="00D54E75"/>
    <w:rsid w:val="00D55FD2"/>
    <w:rsid w:val="00D57D6B"/>
    <w:rsid w:val="00D6136A"/>
    <w:rsid w:val="00D61C37"/>
    <w:rsid w:val="00D62C16"/>
    <w:rsid w:val="00D6308F"/>
    <w:rsid w:val="00D67796"/>
    <w:rsid w:val="00D67896"/>
    <w:rsid w:val="00D709D5"/>
    <w:rsid w:val="00D72FD3"/>
    <w:rsid w:val="00D73ACC"/>
    <w:rsid w:val="00D73C82"/>
    <w:rsid w:val="00D74540"/>
    <w:rsid w:val="00D81604"/>
    <w:rsid w:val="00D841D0"/>
    <w:rsid w:val="00D844C8"/>
    <w:rsid w:val="00D85576"/>
    <w:rsid w:val="00D87C3B"/>
    <w:rsid w:val="00D90CF3"/>
    <w:rsid w:val="00D92630"/>
    <w:rsid w:val="00DA2571"/>
    <w:rsid w:val="00DA3448"/>
    <w:rsid w:val="00DA538B"/>
    <w:rsid w:val="00DA73C1"/>
    <w:rsid w:val="00DA7828"/>
    <w:rsid w:val="00DB2C16"/>
    <w:rsid w:val="00DB4203"/>
    <w:rsid w:val="00DB4474"/>
    <w:rsid w:val="00DB57A3"/>
    <w:rsid w:val="00DB6F7A"/>
    <w:rsid w:val="00DB75A1"/>
    <w:rsid w:val="00DC0755"/>
    <w:rsid w:val="00DC0BCE"/>
    <w:rsid w:val="00DC3451"/>
    <w:rsid w:val="00DC36A6"/>
    <w:rsid w:val="00DC5E14"/>
    <w:rsid w:val="00DC7C06"/>
    <w:rsid w:val="00DD0C93"/>
    <w:rsid w:val="00DD10CB"/>
    <w:rsid w:val="00DD1EA7"/>
    <w:rsid w:val="00DD3D92"/>
    <w:rsid w:val="00DD47C4"/>
    <w:rsid w:val="00DD69E1"/>
    <w:rsid w:val="00DD7E0D"/>
    <w:rsid w:val="00DE08FA"/>
    <w:rsid w:val="00DE3073"/>
    <w:rsid w:val="00DF071E"/>
    <w:rsid w:val="00DF086F"/>
    <w:rsid w:val="00DF2D47"/>
    <w:rsid w:val="00DF34E8"/>
    <w:rsid w:val="00DF79C3"/>
    <w:rsid w:val="00E04642"/>
    <w:rsid w:val="00E052AE"/>
    <w:rsid w:val="00E070E7"/>
    <w:rsid w:val="00E07359"/>
    <w:rsid w:val="00E07C3A"/>
    <w:rsid w:val="00E11248"/>
    <w:rsid w:val="00E11913"/>
    <w:rsid w:val="00E11B34"/>
    <w:rsid w:val="00E143A0"/>
    <w:rsid w:val="00E216CA"/>
    <w:rsid w:val="00E33E64"/>
    <w:rsid w:val="00E367F4"/>
    <w:rsid w:val="00E42202"/>
    <w:rsid w:val="00E422A8"/>
    <w:rsid w:val="00E4281C"/>
    <w:rsid w:val="00E42A42"/>
    <w:rsid w:val="00E44205"/>
    <w:rsid w:val="00E45A74"/>
    <w:rsid w:val="00E4630E"/>
    <w:rsid w:val="00E47BBD"/>
    <w:rsid w:val="00E520EC"/>
    <w:rsid w:val="00E61308"/>
    <w:rsid w:val="00E61991"/>
    <w:rsid w:val="00E623DA"/>
    <w:rsid w:val="00E62603"/>
    <w:rsid w:val="00E6723B"/>
    <w:rsid w:val="00E67D48"/>
    <w:rsid w:val="00E70B19"/>
    <w:rsid w:val="00E74C7E"/>
    <w:rsid w:val="00E7681E"/>
    <w:rsid w:val="00E77884"/>
    <w:rsid w:val="00E84E61"/>
    <w:rsid w:val="00E864D8"/>
    <w:rsid w:val="00E916A0"/>
    <w:rsid w:val="00E91D24"/>
    <w:rsid w:val="00E94F3F"/>
    <w:rsid w:val="00E97694"/>
    <w:rsid w:val="00EA0244"/>
    <w:rsid w:val="00EA100F"/>
    <w:rsid w:val="00EA2FC5"/>
    <w:rsid w:val="00EA3B44"/>
    <w:rsid w:val="00EA4B78"/>
    <w:rsid w:val="00EA70E2"/>
    <w:rsid w:val="00EB37B7"/>
    <w:rsid w:val="00EB3A91"/>
    <w:rsid w:val="00EB4037"/>
    <w:rsid w:val="00EB49D7"/>
    <w:rsid w:val="00EB6077"/>
    <w:rsid w:val="00EC0E9C"/>
    <w:rsid w:val="00EC1263"/>
    <w:rsid w:val="00EC1992"/>
    <w:rsid w:val="00EC7D10"/>
    <w:rsid w:val="00ED059F"/>
    <w:rsid w:val="00ED1A38"/>
    <w:rsid w:val="00ED2BF2"/>
    <w:rsid w:val="00ED6B7F"/>
    <w:rsid w:val="00EE0011"/>
    <w:rsid w:val="00EE0518"/>
    <w:rsid w:val="00EE1022"/>
    <w:rsid w:val="00EE1495"/>
    <w:rsid w:val="00EE3EAE"/>
    <w:rsid w:val="00EE6A7B"/>
    <w:rsid w:val="00EF2431"/>
    <w:rsid w:val="00EF3191"/>
    <w:rsid w:val="00EF3B87"/>
    <w:rsid w:val="00EF42D5"/>
    <w:rsid w:val="00EF531B"/>
    <w:rsid w:val="00F00D0A"/>
    <w:rsid w:val="00F012AE"/>
    <w:rsid w:val="00F02BA8"/>
    <w:rsid w:val="00F04E36"/>
    <w:rsid w:val="00F065DA"/>
    <w:rsid w:val="00F11870"/>
    <w:rsid w:val="00F14CF3"/>
    <w:rsid w:val="00F17596"/>
    <w:rsid w:val="00F20C7F"/>
    <w:rsid w:val="00F227FE"/>
    <w:rsid w:val="00F27607"/>
    <w:rsid w:val="00F278CE"/>
    <w:rsid w:val="00F27F02"/>
    <w:rsid w:val="00F319E7"/>
    <w:rsid w:val="00F325E8"/>
    <w:rsid w:val="00F37D62"/>
    <w:rsid w:val="00F41FAE"/>
    <w:rsid w:val="00F44E4D"/>
    <w:rsid w:val="00F45E86"/>
    <w:rsid w:val="00F4699E"/>
    <w:rsid w:val="00F472A6"/>
    <w:rsid w:val="00F50636"/>
    <w:rsid w:val="00F50E52"/>
    <w:rsid w:val="00F52123"/>
    <w:rsid w:val="00F52D1F"/>
    <w:rsid w:val="00F56C7D"/>
    <w:rsid w:val="00F6040C"/>
    <w:rsid w:val="00F607FE"/>
    <w:rsid w:val="00F6331F"/>
    <w:rsid w:val="00F635BF"/>
    <w:rsid w:val="00F65CD1"/>
    <w:rsid w:val="00F72B76"/>
    <w:rsid w:val="00F73CED"/>
    <w:rsid w:val="00F75743"/>
    <w:rsid w:val="00F75835"/>
    <w:rsid w:val="00F776A4"/>
    <w:rsid w:val="00F77D1A"/>
    <w:rsid w:val="00F8061A"/>
    <w:rsid w:val="00F86CBE"/>
    <w:rsid w:val="00F902F9"/>
    <w:rsid w:val="00F90BEE"/>
    <w:rsid w:val="00F93521"/>
    <w:rsid w:val="00F97B0F"/>
    <w:rsid w:val="00FA06D9"/>
    <w:rsid w:val="00FA602D"/>
    <w:rsid w:val="00FA7001"/>
    <w:rsid w:val="00FB6FBF"/>
    <w:rsid w:val="00FC03B8"/>
    <w:rsid w:val="00FC1D4F"/>
    <w:rsid w:val="00FC34E5"/>
    <w:rsid w:val="00FC589F"/>
    <w:rsid w:val="00FC73BF"/>
    <w:rsid w:val="00FC78ED"/>
    <w:rsid w:val="00FD058E"/>
    <w:rsid w:val="00FD0EC3"/>
    <w:rsid w:val="00FD3D8C"/>
    <w:rsid w:val="00FD5A8D"/>
    <w:rsid w:val="00FE2840"/>
    <w:rsid w:val="00FE3693"/>
    <w:rsid w:val="00FE4FDE"/>
    <w:rsid w:val="00FE601F"/>
    <w:rsid w:val="00FE673D"/>
    <w:rsid w:val="00FE7127"/>
    <w:rsid w:val="00FE74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51D76"/>
  <w15:docId w15:val="{5E32AF21-2467-452A-8347-3F4A12E8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583D"/>
    <w:rPr>
      <w:rFonts w:asciiTheme="minorHAnsi" w:hAnsiTheme="minorHAnsi" w:cstheme="minorHAnsi"/>
      <w:sz w:val="24"/>
      <w:szCs w:val="24"/>
      <w:lang w:val="en-US" w:eastAsia="en-US"/>
    </w:rPr>
  </w:style>
  <w:style w:type="paragraph" w:styleId="Heading1">
    <w:name w:val="heading 1"/>
    <w:basedOn w:val="Normal"/>
    <w:next w:val="Normal"/>
    <w:link w:val="Heading1Char"/>
    <w:autoRedefine/>
    <w:qFormat/>
    <w:rsid w:val="00816362"/>
    <w:pPr>
      <w:keepNext/>
      <w:numPr>
        <w:numId w:val="36"/>
      </w:numPr>
      <w:spacing w:before="240" w:after="60"/>
      <w:outlineLvl w:val="0"/>
    </w:pPr>
    <w:rPr>
      <w:b/>
      <w:bCs/>
      <w:kern w:val="32"/>
      <w:sz w:val="28"/>
      <w:szCs w:val="32"/>
      <w:lang w:val="en-GB"/>
    </w:rPr>
  </w:style>
  <w:style w:type="paragraph" w:styleId="Heading2">
    <w:name w:val="heading 2"/>
    <w:basedOn w:val="Normal"/>
    <w:next w:val="Normal"/>
    <w:link w:val="Heading2Char"/>
    <w:autoRedefine/>
    <w:qFormat/>
    <w:rsid w:val="001922E9"/>
    <w:pPr>
      <w:keepNext/>
      <w:numPr>
        <w:ilvl w:val="1"/>
        <w:numId w:val="36"/>
      </w:numPr>
      <w:spacing w:before="120" w:after="60"/>
      <w:outlineLvl w:val="1"/>
    </w:pPr>
    <w:rPr>
      <w:b/>
      <w:iCs/>
      <w:u w:val="single"/>
      <w:lang w:val="en-GB"/>
    </w:rPr>
  </w:style>
  <w:style w:type="paragraph" w:styleId="Heading3">
    <w:name w:val="heading 3"/>
    <w:basedOn w:val="Heading2"/>
    <w:next w:val="Normal"/>
    <w:link w:val="Heading3Char"/>
    <w:autoRedefine/>
    <w:qFormat/>
    <w:rsid w:val="00A81FE2"/>
    <w:pPr>
      <w:numPr>
        <w:ilvl w:val="2"/>
      </w:numPr>
      <w:outlineLvl w:val="2"/>
    </w:pPr>
    <w:rPr>
      <w:rFonts w:ascii="Arial" w:hAnsi="Arial" w:cs="Arial"/>
      <w:b w:val="0"/>
      <w:bCs/>
      <w:sz w:val="22"/>
      <w:szCs w:val="26"/>
    </w:rPr>
  </w:style>
  <w:style w:type="paragraph" w:styleId="Heading4">
    <w:name w:val="heading 4"/>
    <w:basedOn w:val="Normal"/>
    <w:next w:val="Normal"/>
    <w:link w:val="Heading4Char"/>
    <w:semiHidden/>
    <w:unhideWhenUsed/>
    <w:qFormat/>
    <w:rsid w:val="0085184E"/>
    <w:pPr>
      <w:keepNext/>
      <w:keepLines/>
      <w:numPr>
        <w:ilvl w:val="3"/>
        <w:numId w:val="36"/>
      </w:numPr>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101FF"/>
    <w:pPr>
      <w:tabs>
        <w:tab w:val="center" w:pos="4320"/>
        <w:tab w:val="right" w:pos="8640"/>
      </w:tabs>
    </w:pPr>
  </w:style>
  <w:style w:type="paragraph" w:styleId="Footer">
    <w:name w:val="footer"/>
    <w:basedOn w:val="Normal"/>
    <w:link w:val="FooterChar"/>
    <w:uiPriority w:val="99"/>
    <w:rsid w:val="002101FF"/>
    <w:pPr>
      <w:tabs>
        <w:tab w:val="center" w:pos="4320"/>
        <w:tab w:val="right" w:pos="8640"/>
      </w:tabs>
    </w:pPr>
  </w:style>
  <w:style w:type="paragraph" w:styleId="BalloonText">
    <w:name w:val="Balloon Text"/>
    <w:basedOn w:val="Normal"/>
    <w:semiHidden/>
    <w:rsid w:val="002101FF"/>
    <w:rPr>
      <w:rFonts w:ascii="Tahoma" w:hAnsi="Tahoma" w:cs="Tahoma"/>
      <w:sz w:val="16"/>
      <w:szCs w:val="16"/>
    </w:rPr>
  </w:style>
  <w:style w:type="table" w:styleId="TableGrid">
    <w:name w:val="Table Grid"/>
    <w:basedOn w:val="TableNormal"/>
    <w:rsid w:val="00646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67796"/>
    <w:pPr>
      <w:spacing w:before="60" w:after="60"/>
      <w:ind w:left="720"/>
      <w:contextualSpacing/>
    </w:pPr>
    <w:rPr>
      <w:rFonts w:ascii="Arial" w:hAnsi="Arial"/>
      <w:sz w:val="20"/>
      <w:szCs w:val="20"/>
      <w:lang w:val="en-GB"/>
    </w:rPr>
  </w:style>
  <w:style w:type="character" w:customStyle="1" w:styleId="HeaderChar">
    <w:name w:val="Header Char"/>
    <w:link w:val="Header"/>
    <w:rsid w:val="001C3A1A"/>
    <w:rPr>
      <w:sz w:val="24"/>
      <w:szCs w:val="24"/>
      <w:lang w:val="en-US" w:eastAsia="en-US"/>
    </w:rPr>
  </w:style>
  <w:style w:type="character" w:customStyle="1" w:styleId="FooterChar">
    <w:name w:val="Footer Char"/>
    <w:link w:val="Footer"/>
    <w:uiPriority w:val="99"/>
    <w:rsid w:val="002E3C58"/>
    <w:rPr>
      <w:sz w:val="24"/>
      <w:szCs w:val="24"/>
      <w:lang w:val="en-US" w:eastAsia="en-US"/>
    </w:rPr>
  </w:style>
  <w:style w:type="character" w:styleId="PageNumber">
    <w:name w:val="page number"/>
    <w:unhideWhenUsed/>
    <w:rsid w:val="002E3C58"/>
    <w:rPr>
      <w:rFonts w:ascii="Arial" w:hAnsi="Arial" w:cs="Times New Roman" w:hint="default"/>
      <w:spacing w:val="-10"/>
      <w:sz w:val="18"/>
    </w:rPr>
  </w:style>
  <w:style w:type="character" w:styleId="CommentReference">
    <w:name w:val="annotation reference"/>
    <w:rsid w:val="00E74C7E"/>
    <w:rPr>
      <w:sz w:val="16"/>
      <w:szCs w:val="16"/>
    </w:rPr>
  </w:style>
  <w:style w:type="paragraph" w:styleId="CommentText">
    <w:name w:val="annotation text"/>
    <w:basedOn w:val="Normal"/>
    <w:link w:val="CommentTextChar"/>
    <w:rsid w:val="00E74C7E"/>
    <w:rPr>
      <w:sz w:val="20"/>
      <w:szCs w:val="20"/>
    </w:rPr>
  </w:style>
  <w:style w:type="character" w:customStyle="1" w:styleId="CommentTextChar">
    <w:name w:val="Comment Text Char"/>
    <w:link w:val="CommentText"/>
    <w:rsid w:val="00E74C7E"/>
    <w:rPr>
      <w:lang w:val="en-US" w:eastAsia="en-US"/>
    </w:rPr>
  </w:style>
  <w:style w:type="paragraph" w:styleId="CommentSubject">
    <w:name w:val="annotation subject"/>
    <w:basedOn w:val="CommentText"/>
    <w:next w:val="CommentText"/>
    <w:link w:val="CommentSubjectChar"/>
    <w:rsid w:val="00E74C7E"/>
    <w:rPr>
      <w:b/>
      <w:bCs/>
    </w:rPr>
  </w:style>
  <w:style w:type="character" w:customStyle="1" w:styleId="CommentSubjectChar">
    <w:name w:val="Comment Subject Char"/>
    <w:link w:val="CommentSubject"/>
    <w:rsid w:val="00E74C7E"/>
    <w:rPr>
      <w:b/>
      <w:bCs/>
      <w:lang w:val="en-US" w:eastAsia="en-US"/>
    </w:rPr>
  </w:style>
  <w:style w:type="character" w:customStyle="1" w:styleId="normaltextrun">
    <w:name w:val="normaltextrun"/>
    <w:basedOn w:val="DefaultParagraphFont"/>
    <w:rsid w:val="000E7D73"/>
  </w:style>
  <w:style w:type="character" w:styleId="Hyperlink">
    <w:name w:val="Hyperlink"/>
    <w:basedOn w:val="DefaultParagraphFont"/>
    <w:uiPriority w:val="99"/>
    <w:rsid w:val="008A7A14"/>
    <w:rPr>
      <w:color w:val="0000FF" w:themeColor="hyperlink"/>
      <w:u w:val="single"/>
    </w:rPr>
  </w:style>
  <w:style w:type="character" w:customStyle="1" w:styleId="Heading1Char">
    <w:name w:val="Heading 1 Char"/>
    <w:basedOn w:val="DefaultParagraphFont"/>
    <w:link w:val="Heading1"/>
    <w:rsid w:val="00816362"/>
    <w:rPr>
      <w:rFonts w:asciiTheme="minorHAnsi" w:hAnsiTheme="minorHAnsi" w:cstheme="minorHAnsi"/>
      <w:b/>
      <w:bCs/>
      <w:kern w:val="32"/>
      <w:sz w:val="28"/>
      <w:szCs w:val="32"/>
      <w:lang w:eastAsia="en-US"/>
    </w:rPr>
  </w:style>
  <w:style w:type="character" w:customStyle="1" w:styleId="Heading2Char">
    <w:name w:val="Heading 2 Char"/>
    <w:basedOn w:val="DefaultParagraphFont"/>
    <w:link w:val="Heading2"/>
    <w:rsid w:val="001922E9"/>
    <w:rPr>
      <w:rFonts w:asciiTheme="minorHAnsi" w:hAnsiTheme="minorHAnsi" w:cstheme="minorHAnsi"/>
      <w:b/>
      <w:iCs/>
      <w:sz w:val="24"/>
      <w:szCs w:val="24"/>
      <w:u w:val="single"/>
      <w:lang w:eastAsia="en-US"/>
    </w:rPr>
  </w:style>
  <w:style w:type="character" w:customStyle="1" w:styleId="Heading3Char">
    <w:name w:val="Heading 3 Char"/>
    <w:basedOn w:val="DefaultParagraphFont"/>
    <w:link w:val="Heading3"/>
    <w:rsid w:val="00A81FE2"/>
    <w:rPr>
      <w:rFonts w:ascii="Arial" w:hAnsi="Arial" w:cs="Arial"/>
      <w:bCs/>
      <w:iCs/>
      <w:sz w:val="22"/>
      <w:szCs w:val="26"/>
      <w:u w:val="single"/>
      <w:lang w:eastAsia="en-US"/>
    </w:rPr>
  </w:style>
  <w:style w:type="paragraph" w:styleId="TOC1">
    <w:name w:val="toc 1"/>
    <w:basedOn w:val="Normal"/>
    <w:next w:val="Normal"/>
    <w:autoRedefine/>
    <w:uiPriority w:val="39"/>
    <w:rsid w:val="001A29C3"/>
    <w:pPr>
      <w:tabs>
        <w:tab w:val="right" w:leader="dot" w:pos="8296"/>
      </w:tabs>
    </w:pPr>
    <w:rPr>
      <w:b/>
      <w:noProof/>
      <w:lang w:val="en-GB"/>
    </w:rPr>
  </w:style>
  <w:style w:type="paragraph" w:customStyle="1" w:styleId="paragraph">
    <w:name w:val="paragraph"/>
    <w:basedOn w:val="Normal"/>
    <w:rsid w:val="00ED1A38"/>
    <w:pPr>
      <w:spacing w:before="100" w:beforeAutospacing="1" w:after="100" w:afterAutospacing="1"/>
    </w:pPr>
    <w:rPr>
      <w:lang w:val="en-GB" w:eastAsia="en-GB"/>
    </w:rPr>
  </w:style>
  <w:style w:type="character" w:customStyle="1" w:styleId="eop">
    <w:name w:val="eop"/>
    <w:basedOn w:val="DefaultParagraphFont"/>
    <w:rsid w:val="00ED1A38"/>
  </w:style>
  <w:style w:type="paragraph" w:styleId="Revision">
    <w:name w:val="Revision"/>
    <w:hidden/>
    <w:uiPriority w:val="99"/>
    <w:semiHidden/>
    <w:rsid w:val="003F1350"/>
    <w:rPr>
      <w:sz w:val="24"/>
      <w:szCs w:val="24"/>
      <w:lang w:val="en-US" w:eastAsia="en-US"/>
    </w:rPr>
  </w:style>
  <w:style w:type="paragraph" w:styleId="NoSpacing">
    <w:name w:val="No Spacing"/>
    <w:basedOn w:val="Normal"/>
    <w:uiPriority w:val="1"/>
    <w:qFormat/>
    <w:rsid w:val="00262D66"/>
    <w:rPr>
      <w:rFonts w:ascii="Calibri" w:hAnsi="Calibri"/>
      <w:sz w:val="22"/>
      <w:szCs w:val="22"/>
      <w:lang w:val="en-GB"/>
    </w:rPr>
  </w:style>
  <w:style w:type="paragraph" w:customStyle="1" w:styleId="Default">
    <w:name w:val="Default"/>
    <w:rsid w:val="0058651E"/>
    <w:pPr>
      <w:autoSpaceDE w:val="0"/>
      <w:autoSpaceDN w:val="0"/>
      <w:adjustRightInd w:val="0"/>
    </w:pPr>
    <w:rPr>
      <w:rFonts w:ascii="Sylfaen" w:hAnsi="Sylfaen" w:cs="Sylfaen"/>
      <w:color w:val="000000"/>
      <w:sz w:val="24"/>
      <w:szCs w:val="24"/>
    </w:rPr>
  </w:style>
  <w:style w:type="character" w:customStyle="1" w:styleId="Heading4Char">
    <w:name w:val="Heading 4 Char"/>
    <w:basedOn w:val="DefaultParagraphFont"/>
    <w:link w:val="Heading4"/>
    <w:semiHidden/>
    <w:rsid w:val="0085184E"/>
    <w:rPr>
      <w:rFonts w:asciiTheme="majorHAnsi" w:eastAsiaTheme="majorEastAsia" w:hAnsiTheme="majorHAnsi" w:cstheme="majorBidi"/>
      <w:i/>
      <w:iCs/>
      <w:color w:val="365F91" w:themeColor="accent1" w:themeShade="BF"/>
      <w:sz w:val="24"/>
      <w:szCs w:val="24"/>
      <w:lang w:val="en-US" w:eastAsia="en-US"/>
    </w:rPr>
  </w:style>
  <w:style w:type="character" w:styleId="Emphasis">
    <w:name w:val="Emphasis"/>
    <w:basedOn w:val="DefaultParagraphFont"/>
    <w:qFormat/>
    <w:rsid w:val="00C74044"/>
    <w:rPr>
      <w:i/>
      <w:iCs/>
    </w:rPr>
  </w:style>
  <w:style w:type="paragraph" w:styleId="TOCHeading">
    <w:name w:val="TOC Heading"/>
    <w:basedOn w:val="Heading1"/>
    <w:next w:val="Normal"/>
    <w:uiPriority w:val="39"/>
    <w:unhideWhenUsed/>
    <w:qFormat/>
    <w:rsid w:val="00DE3073"/>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lang w:val="en-US"/>
    </w:rPr>
  </w:style>
  <w:style w:type="paragraph" w:styleId="TOC2">
    <w:name w:val="toc 2"/>
    <w:basedOn w:val="Normal"/>
    <w:next w:val="Normal"/>
    <w:autoRedefine/>
    <w:uiPriority w:val="39"/>
    <w:unhideWhenUsed/>
    <w:rsid w:val="00DE307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9330">
      <w:bodyDiv w:val="1"/>
      <w:marLeft w:val="0"/>
      <w:marRight w:val="0"/>
      <w:marTop w:val="0"/>
      <w:marBottom w:val="0"/>
      <w:divBdr>
        <w:top w:val="none" w:sz="0" w:space="0" w:color="auto"/>
        <w:left w:val="none" w:sz="0" w:space="0" w:color="auto"/>
        <w:bottom w:val="none" w:sz="0" w:space="0" w:color="auto"/>
        <w:right w:val="none" w:sz="0" w:space="0" w:color="auto"/>
      </w:divBdr>
      <w:divsChild>
        <w:div w:id="1725904406">
          <w:marLeft w:val="0"/>
          <w:marRight w:val="0"/>
          <w:marTop w:val="0"/>
          <w:marBottom w:val="0"/>
          <w:divBdr>
            <w:top w:val="none" w:sz="0" w:space="0" w:color="auto"/>
            <w:left w:val="none" w:sz="0" w:space="0" w:color="auto"/>
            <w:bottom w:val="none" w:sz="0" w:space="0" w:color="auto"/>
            <w:right w:val="none" w:sz="0" w:space="0" w:color="auto"/>
          </w:divBdr>
        </w:div>
        <w:div w:id="2051105146">
          <w:marLeft w:val="0"/>
          <w:marRight w:val="0"/>
          <w:marTop w:val="0"/>
          <w:marBottom w:val="0"/>
          <w:divBdr>
            <w:top w:val="none" w:sz="0" w:space="0" w:color="auto"/>
            <w:left w:val="none" w:sz="0" w:space="0" w:color="auto"/>
            <w:bottom w:val="none" w:sz="0" w:space="0" w:color="auto"/>
            <w:right w:val="none" w:sz="0" w:space="0" w:color="auto"/>
          </w:divBdr>
        </w:div>
        <w:div w:id="1006977493">
          <w:marLeft w:val="0"/>
          <w:marRight w:val="0"/>
          <w:marTop w:val="0"/>
          <w:marBottom w:val="0"/>
          <w:divBdr>
            <w:top w:val="none" w:sz="0" w:space="0" w:color="auto"/>
            <w:left w:val="none" w:sz="0" w:space="0" w:color="auto"/>
            <w:bottom w:val="none" w:sz="0" w:space="0" w:color="auto"/>
            <w:right w:val="none" w:sz="0" w:space="0" w:color="auto"/>
          </w:divBdr>
        </w:div>
        <w:div w:id="468791059">
          <w:marLeft w:val="0"/>
          <w:marRight w:val="0"/>
          <w:marTop w:val="0"/>
          <w:marBottom w:val="0"/>
          <w:divBdr>
            <w:top w:val="none" w:sz="0" w:space="0" w:color="auto"/>
            <w:left w:val="none" w:sz="0" w:space="0" w:color="auto"/>
            <w:bottom w:val="none" w:sz="0" w:space="0" w:color="auto"/>
            <w:right w:val="none" w:sz="0" w:space="0" w:color="auto"/>
          </w:divBdr>
        </w:div>
        <w:div w:id="322583764">
          <w:marLeft w:val="0"/>
          <w:marRight w:val="0"/>
          <w:marTop w:val="0"/>
          <w:marBottom w:val="0"/>
          <w:divBdr>
            <w:top w:val="none" w:sz="0" w:space="0" w:color="auto"/>
            <w:left w:val="none" w:sz="0" w:space="0" w:color="auto"/>
            <w:bottom w:val="none" w:sz="0" w:space="0" w:color="auto"/>
            <w:right w:val="none" w:sz="0" w:space="0" w:color="auto"/>
          </w:divBdr>
        </w:div>
        <w:div w:id="481191677">
          <w:marLeft w:val="0"/>
          <w:marRight w:val="0"/>
          <w:marTop w:val="0"/>
          <w:marBottom w:val="0"/>
          <w:divBdr>
            <w:top w:val="none" w:sz="0" w:space="0" w:color="auto"/>
            <w:left w:val="none" w:sz="0" w:space="0" w:color="auto"/>
            <w:bottom w:val="none" w:sz="0" w:space="0" w:color="auto"/>
            <w:right w:val="none" w:sz="0" w:space="0" w:color="auto"/>
          </w:divBdr>
        </w:div>
        <w:div w:id="309016152">
          <w:marLeft w:val="0"/>
          <w:marRight w:val="0"/>
          <w:marTop w:val="0"/>
          <w:marBottom w:val="0"/>
          <w:divBdr>
            <w:top w:val="none" w:sz="0" w:space="0" w:color="auto"/>
            <w:left w:val="none" w:sz="0" w:space="0" w:color="auto"/>
            <w:bottom w:val="none" w:sz="0" w:space="0" w:color="auto"/>
            <w:right w:val="none" w:sz="0" w:space="0" w:color="auto"/>
          </w:divBdr>
        </w:div>
        <w:div w:id="1856654713">
          <w:marLeft w:val="0"/>
          <w:marRight w:val="0"/>
          <w:marTop w:val="0"/>
          <w:marBottom w:val="0"/>
          <w:divBdr>
            <w:top w:val="none" w:sz="0" w:space="0" w:color="auto"/>
            <w:left w:val="none" w:sz="0" w:space="0" w:color="auto"/>
            <w:bottom w:val="none" w:sz="0" w:space="0" w:color="auto"/>
            <w:right w:val="none" w:sz="0" w:space="0" w:color="auto"/>
          </w:divBdr>
        </w:div>
        <w:div w:id="1099369317">
          <w:marLeft w:val="0"/>
          <w:marRight w:val="0"/>
          <w:marTop w:val="0"/>
          <w:marBottom w:val="0"/>
          <w:divBdr>
            <w:top w:val="none" w:sz="0" w:space="0" w:color="auto"/>
            <w:left w:val="none" w:sz="0" w:space="0" w:color="auto"/>
            <w:bottom w:val="none" w:sz="0" w:space="0" w:color="auto"/>
            <w:right w:val="none" w:sz="0" w:space="0" w:color="auto"/>
          </w:divBdr>
        </w:div>
        <w:div w:id="1057244736">
          <w:marLeft w:val="0"/>
          <w:marRight w:val="0"/>
          <w:marTop w:val="0"/>
          <w:marBottom w:val="0"/>
          <w:divBdr>
            <w:top w:val="none" w:sz="0" w:space="0" w:color="auto"/>
            <w:left w:val="none" w:sz="0" w:space="0" w:color="auto"/>
            <w:bottom w:val="none" w:sz="0" w:space="0" w:color="auto"/>
            <w:right w:val="none" w:sz="0" w:space="0" w:color="auto"/>
          </w:divBdr>
        </w:div>
        <w:div w:id="690186528">
          <w:marLeft w:val="0"/>
          <w:marRight w:val="0"/>
          <w:marTop w:val="0"/>
          <w:marBottom w:val="0"/>
          <w:divBdr>
            <w:top w:val="none" w:sz="0" w:space="0" w:color="auto"/>
            <w:left w:val="none" w:sz="0" w:space="0" w:color="auto"/>
            <w:bottom w:val="none" w:sz="0" w:space="0" w:color="auto"/>
            <w:right w:val="none" w:sz="0" w:space="0" w:color="auto"/>
          </w:divBdr>
        </w:div>
        <w:div w:id="521284191">
          <w:marLeft w:val="0"/>
          <w:marRight w:val="0"/>
          <w:marTop w:val="0"/>
          <w:marBottom w:val="0"/>
          <w:divBdr>
            <w:top w:val="none" w:sz="0" w:space="0" w:color="auto"/>
            <w:left w:val="none" w:sz="0" w:space="0" w:color="auto"/>
            <w:bottom w:val="none" w:sz="0" w:space="0" w:color="auto"/>
            <w:right w:val="none" w:sz="0" w:space="0" w:color="auto"/>
          </w:divBdr>
        </w:div>
      </w:divsChild>
    </w:div>
    <w:div w:id="436561058">
      <w:bodyDiv w:val="1"/>
      <w:marLeft w:val="0"/>
      <w:marRight w:val="0"/>
      <w:marTop w:val="0"/>
      <w:marBottom w:val="0"/>
      <w:divBdr>
        <w:top w:val="none" w:sz="0" w:space="0" w:color="auto"/>
        <w:left w:val="none" w:sz="0" w:space="0" w:color="auto"/>
        <w:bottom w:val="none" w:sz="0" w:space="0" w:color="auto"/>
        <w:right w:val="none" w:sz="0" w:space="0" w:color="auto"/>
      </w:divBdr>
    </w:div>
    <w:div w:id="436948553">
      <w:bodyDiv w:val="1"/>
      <w:marLeft w:val="0"/>
      <w:marRight w:val="0"/>
      <w:marTop w:val="0"/>
      <w:marBottom w:val="0"/>
      <w:divBdr>
        <w:top w:val="none" w:sz="0" w:space="0" w:color="auto"/>
        <w:left w:val="none" w:sz="0" w:space="0" w:color="auto"/>
        <w:bottom w:val="none" w:sz="0" w:space="0" w:color="auto"/>
        <w:right w:val="none" w:sz="0" w:space="0" w:color="auto"/>
      </w:divBdr>
    </w:div>
    <w:div w:id="635915468">
      <w:bodyDiv w:val="1"/>
      <w:marLeft w:val="0"/>
      <w:marRight w:val="0"/>
      <w:marTop w:val="0"/>
      <w:marBottom w:val="0"/>
      <w:divBdr>
        <w:top w:val="none" w:sz="0" w:space="0" w:color="auto"/>
        <w:left w:val="none" w:sz="0" w:space="0" w:color="auto"/>
        <w:bottom w:val="none" w:sz="0" w:space="0" w:color="auto"/>
        <w:right w:val="none" w:sz="0" w:space="0" w:color="auto"/>
      </w:divBdr>
    </w:div>
    <w:div w:id="892498323">
      <w:bodyDiv w:val="1"/>
      <w:marLeft w:val="0"/>
      <w:marRight w:val="0"/>
      <w:marTop w:val="0"/>
      <w:marBottom w:val="0"/>
      <w:divBdr>
        <w:top w:val="none" w:sz="0" w:space="0" w:color="auto"/>
        <w:left w:val="none" w:sz="0" w:space="0" w:color="auto"/>
        <w:bottom w:val="none" w:sz="0" w:space="0" w:color="auto"/>
        <w:right w:val="none" w:sz="0" w:space="0" w:color="auto"/>
      </w:divBdr>
      <w:divsChild>
        <w:div w:id="514804069">
          <w:marLeft w:val="0"/>
          <w:marRight w:val="0"/>
          <w:marTop w:val="0"/>
          <w:marBottom w:val="0"/>
          <w:divBdr>
            <w:top w:val="none" w:sz="0" w:space="0" w:color="auto"/>
            <w:left w:val="none" w:sz="0" w:space="0" w:color="auto"/>
            <w:bottom w:val="none" w:sz="0" w:space="0" w:color="auto"/>
            <w:right w:val="none" w:sz="0" w:space="0" w:color="auto"/>
          </w:divBdr>
          <w:divsChild>
            <w:div w:id="758335640">
              <w:marLeft w:val="0"/>
              <w:marRight w:val="0"/>
              <w:marTop w:val="0"/>
              <w:marBottom w:val="0"/>
              <w:divBdr>
                <w:top w:val="none" w:sz="0" w:space="0" w:color="auto"/>
                <w:left w:val="none" w:sz="0" w:space="0" w:color="auto"/>
                <w:bottom w:val="none" w:sz="0" w:space="0" w:color="auto"/>
                <w:right w:val="none" w:sz="0" w:space="0" w:color="auto"/>
              </w:divBdr>
              <w:divsChild>
                <w:div w:id="705830705">
                  <w:marLeft w:val="0"/>
                  <w:marRight w:val="0"/>
                  <w:marTop w:val="0"/>
                  <w:marBottom w:val="0"/>
                  <w:divBdr>
                    <w:top w:val="none" w:sz="0" w:space="0" w:color="auto"/>
                    <w:left w:val="none" w:sz="0" w:space="0" w:color="auto"/>
                    <w:bottom w:val="none" w:sz="0" w:space="0" w:color="auto"/>
                    <w:right w:val="none" w:sz="0" w:space="0" w:color="auto"/>
                  </w:divBdr>
                  <w:divsChild>
                    <w:div w:id="17590167">
                      <w:marLeft w:val="0"/>
                      <w:marRight w:val="0"/>
                      <w:marTop w:val="0"/>
                      <w:marBottom w:val="0"/>
                      <w:divBdr>
                        <w:top w:val="none" w:sz="0" w:space="0" w:color="auto"/>
                        <w:left w:val="none" w:sz="0" w:space="0" w:color="auto"/>
                        <w:bottom w:val="none" w:sz="0" w:space="0" w:color="auto"/>
                        <w:right w:val="none" w:sz="0" w:space="0" w:color="auto"/>
                      </w:divBdr>
                    </w:div>
                    <w:div w:id="718094135">
                      <w:marLeft w:val="0"/>
                      <w:marRight w:val="0"/>
                      <w:marTop w:val="0"/>
                      <w:marBottom w:val="0"/>
                      <w:divBdr>
                        <w:top w:val="none" w:sz="0" w:space="0" w:color="auto"/>
                        <w:left w:val="none" w:sz="0" w:space="0" w:color="auto"/>
                        <w:bottom w:val="none" w:sz="0" w:space="0" w:color="auto"/>
                        <w:right w:val="none" w:sz="0" w:space="0" w:color="auto"/>
                      </w:divBdr>
                    </w:div>
                    <w:div w:id="894395629">
                      <w:marLeft w:val="0"/>
                      <w:marRight w:val="0"/>
                      <w:marTop w:val="0"/>
                      <w:marBottom w:val="0"/>
                      <w:divBdr>
                        <w:top w:val="none" w:sz="0" w:space="0" w:color="auto"/>
                        <w:left w:val="none" w:sz="0" w:space="0" w:color="auto"/>
                        <w:bottom w:val="none" w:sz="0" w:space="0" w:color="auto"/>
                        <w:right w:val="none" w:sz="0" w:space="0" w:color="auto"/>
                      </w:divBdr>
                    </w:div>
                    <w:div w:id="925839905">
                      <w:marLeft w:val="0"/>
                      <w:marRight w:val="0"/>
                      <w:marTop w:val="0"/>
                      <w:marBottom w:val="0"/>
                      <w:divBdr>
                        <w:top w:val="none" w:sz="0" w:space="0" w:color="auto"/>
                        <w:left w:val="none" w:sz="0" w:space="0" w:color="auto"/>
                        <w:bottom w:val="none" w:sz="0" w:space="0" w:color="auto"/>
                        <w:right w:val="none" w:sz="0" w:space="0" w:color="auto"/>
                      </w:divBdr>
                    </w:div>
                    <w:div w:id="953900015">
                      <w:marLeft w:val="0"/>
                      <w:marRight w:val="0"/>
                      <w:marTop w:val="0"/>
                      <w:marBottom w:val="0"/>
                      <w:divBdr>
                        <w:top w:val="none" w:sz="0" w:space="0" w:color="auto"/>
                        <w:left w:val="none" w:sz="0" w:space="0" w:color="auto"/>
                        <w:bottom w:val="none" w:sz="0" w:space="0" w:color="auto"/>
                        <w:right w:val="none" w:sz="0" w:space="0" w:color="auto"/>
                      </w:divBdr>
                    </w:div>
                    <w:div w:id="1153907481">
                      <w:marLeft w:val="0"/>
                      <w:marRight w:val="0"/>
                      <w:marTop w:val="0"/>
                      <w:marBottom w:val="0"/>
                      <w:divBdr>
                        <w:top w:val="none" w:sz="0" w:space="0" w:color="auto"/>
                        <w:left w:val="none" w:sz="0" w:space="0" w:color="auto"/>
                        <w:bottom w:val="none" w:sz="0" w:space="0" w:color="auto"/>
                        <w:right w:val="none" w:sz="0" w:space="0" w:color="auto"/>
                      </w:divBdr>
                    </w:div>
                    <w:div w:id="19133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480071">
      <w:bodyDiv w:val="1"/>
      <w:marLeft w:val="0"/>
      <w:marRight w:val="0"/>
      <w:marTop w:val="0"/>
      <w:marBottom w:val="0"/>
      <w:divBdr>
        <w:top w:val="none" w:sz="0" w:space="0" w:color="auto"/>
        <w:left w:val="none" w:sz="0" w:space="0" w:color="auto"/>
        <w:bottom w:val="none" w:sz="0" w:space="0" w:color="auto"/>
        <w:right w:val="none" w:sz="0" w:space="0" w:color="auto"/>
      </w:divBdr>
      <w:divsChild>
        <w:div w:id="175660181">
          <w:marLeft w:val="0"/>
          <w:marRight w:val="0"/>
          <w:marTop w:val="0"/>
          <w:marBottom w:val="0"/>
          <w:divBdr>
            <w:top w:val="none" w:sz="0" w:space="0" w:color="auto"/>
            <w:left w:val="none" w:sz="0" w:space="0" w:color="auto"/>
            <w:bottom w:val="none" w:sz="0" w:space="0" w:color="auto"/>
            <w:right w:val="none" w:sz="0" w:space="0" w:color="auto"/>
          </w:divBdr>
        </w:div>
        <w:div w:id="1973049091">
          <w:marLeft w:val="0"/>
          <w:marRight w:val="0"/>
          <w:marTop w:val="0"/>
          <w:marBottom w:val="0"/>
          <w:divBdr>
            <w:top w:val="none" w:sz="0" w:space="0" w:color="auto"/>
            <w:left w:val="none" w:sz="0" w:space="0" w:color="auto"/>
            <w:bottom w:val="none" w:sz="0" w:space="0" w:color="auto"/>
            <w:right w:val="none" w:sz="0" w:space="0" w:color="auto"/>
          </w:divBdr>
        </w:div>
        <w:div w:id="1076436998">
          <w:marLeft w:val="0"/>
          <w:marRight w:val="0"/>
          <w:marTop w:val="0"/>
          <w:marBottom w:val="0"/>
          <w:divBdr>
            <w:top w:val="none" w:sz="0" w:space="0" w:color="auto"/>
            <w:left w:val="none" w:sz="0" w:space="0" w:color="auto"/>
            <w:bottom w:val="none" w:sz="0" w:space="0" w:color="auto"/>
            <w:right w:val="none" w:sz="0" w:space="0" w:color="auto"/>
          </w:divBdr>
        </w:div>
        <w:div w:id="479808154">
          <w:marLeft w:val="0"/>
          <w:marRight w:val="0"/>
          <w:marTop w:val="0"/>
          <w:marBottom w:val="0"/>
          <w:divBdr>
            <w:top w:val="none" w:sz="0" w:space="0" w:color="auto"/>
            <w:left w:val="none" w:sz="0" w:space="0" w:color="auto"/>
            <w:bottom w:val="none" w:sz="0" w:space="0" w:color="auto"/>
            <w:right w:val="none" w:sz="0" w:space="0" w:color="auto"/>
          </w:divBdr>
        </w:div>
        <w:div w:id="545718599">
          <w:marLeft w:val="0"/>
          <w:marRight w:val="0"/>
          <w:marTop w:val="0"/>
          <w:marBottom w:val="0"/>
          <w:divBdr>
            <w:top w:val="none" w:sz="0" w:space="0" w:color="auto"/>
            <w:left w:val="none" w:sz="0" w:space="0" w:color="auto"/>
            <w:bottom w:val="none" w:sz="0" w:space="0" w:color="auto"/>
            <w:right w:val="none" w:sz="0" w:space="0" w:color="auto"/>
          </w:divBdr>
        </w:div>
        <w:div w:id="2004703329">
          <w:marLeft w:val="0"/>
          <w:marRight w:val="0"/>
          <w:marTop w:val="0"/>
          <w:marBottom w:val="0"/>
          <w:divBdr>
            <w:top w:val="none" w:sz="0" w:space="0" w:color="auto"/>
            <w:left w:val="none" w:sz="0" w:space="0" w:color="auto"/>
            <w:bottom w:val="none" w:sz="0" w:space="0" w:color="auto"/>
            <w:right w:val="none" w:sz="0" w:space="0" w:color="auto"/>
          </w:divBdr>
        </w:div>
        <w:div w:id="803161948">
          <w:marLeft w:val="0"/>
          <w:marRight w:val="0"/>
          <w:marTop w:val="0"/>
          <w:marBottom w:val="0"/>
          <w:divBdr>
            <w:top w:val="none" w:sz="0" w:space="0" w:color="auto"/>
            <w:left w:val="none" w:sz="0" w:space="0" w:color="auto"/>
            <w:bottom w:val="none" w:sz="0" w:space="0" w:color="auto"/>
            <w:right w:val="none" w:sz="0" w:space="0" w:color="auto"/>
          </w:divBdr>
        </w:div>
        <w:div w:id="709840771">
          <w:marLeft w:val="0"/>
          <w:marRight w:val="0"/>
          <w:marTop w:val="0"/>
          <w:marBottom w:val="0"/>
          <w:divBdr>
            <w:top w:val="none" w:sz="0" w:space="0" w:color="auto"/>
            <w:left w:val="none" w:sz="0" w:space="0" w:color="auto"/>
            <w:bottom w:val="none" w:sz="0" w:space="0" w:color="auto"/>
            <w:right w:val="none" w:sz="0" w:space="0" w:color="auto"/>
          </w:divBdr>
        </w:div>
        <w:div w:id="1634604624">
          <w:marLeft w:val="0"/>
          <w:marRight w:val="0"/>
          <w:marTop w:val="0"/>
          <w:marBottom w:val="0"/>
          <w:divBdr>
            <w:top w:val="none" w:sz="0" w:space="0" w:color="auto"/>
            <w:left w:val="none" w:sz="0" w:space="0" w:color="auto"/>
            <w:bottom w:val="none" w:sz="0" w:space="0" w:color="auto"/>
            <w:right w:val="none" w:sz="0" w:space="0" w:color="auto"/>
          </w:divBdr>
        </w:div>
        <w:div w:id="403726938">
          <w:marLeft w:val="0"/>
          <w:marRight w:val="0"/>
          <w:marTop w:val="0"/>
          <w:marBottom w:val="0"/>
          <w:divBdr>
            <w:top w:val="none" w:sz="0" w:space="0" w:color="auto"/>
            <w:left w:val="none" w:sz="0" w:space="0" w:color="auto"/>
            <w:bottom w:val="none" w:sz="0" w:space="0" w:color="auto"/>
            <w:right w:val="none" w:sz="0" w:space="0" w:color="auto"/>
          </w:divBdr>
        </w:div>
        <w:div w:id="1140028470">
          <w:marLeft w:val="0"/>
          <w:marRight w:val="0"/>
          <w:marTop w:val="0"/>
          <w:marBottom w:val="0"/>
          <w:divBdr>
            <w:top w:val="none" w:sz="0" w:space="0" w:color="auto"/>
            <w:left w:val="none" w:sz="0" w:space="0" w:color="auto"/>
            <w:bottom w:val="none" w:sz="0" w:space="0" w:color="auto"/>
            <w:right w:val="none" w:sz="0" w:space="0" w:color="auto"/>
          </w:divBdr>
        </w:div>
        <w:div w:id="1550648002">
          <w:marLeft w:val="0"/>
          <w:marRight w:val="0"/>
          <w:marTop w:val="0"/>
          <w:marBottom w:val="0"/>
          <w:divBdr>
            <w:top w:val="none" w:sz="0" w:space="0" w:color="auto"/>
            <w:left w:val="none" w:sz="0" w:space="0" w:color="auto"/>
            <w:bottom w:val="none" w:sz="0" w:space="0" w:color="auto"/>
            <w:right w:val="none" w:sz="0" w:space="0" w:color="auto"/>
          </w:divBdr>
        </w:div>
      </w:divsChild>
    </w:div>
    <w:div w:id="1285114465">
      <w:bodyDiv w:val="1"/>
      <w:marLeft w:val="0"/>
      <w:marRight w:val="0"/>
      <w:marTop w:val="0"/>
      <w:marBottom w:val="0"/>
      <w:divBdr>
        <w:top w:val="none" w:sz="0" w:space="0" w:color="auto"/>
        <w:left w:val="none" w:sz="0" w:space="0" w:color="auto"/>
        <w:bottom w:val="none" w:sz="0" w:space="0" w:color="auto"/>
        <w:right w:val="none" w:sz="0" w:space="0" w:color="auto"/>
      </w:divBdr>
    </w:div>
    <w:div w:id="1323897785">
      <w:bodyDiv w:val="1"/>
      <w:marLeft w:val="0"/>
      <w:marRight w:val="0"/>
      <w:marTop w:val="0"/>
      <w:marBottom w:val="0"/>
      <w:divBdr>
        <w:top w:val="none" w:sz="0" w:space="0" w:color="auto"/>
        <w:left w:val="none" w:sz="0" w:space="0" w:color="auto"/>
        <w:bottom w:val="none" w:sz="0" w:space="0" w:color="auto"/>
        <w:right w:val="none" w:sz="0" w:space="0" w:color="auto"/>
      </w:divBdr>
    </w:div>
    <w:div w:id="1665628638">
      <w:bodyDiv w:val="1"/>
      <w:marLeft w:val="0"/>
      <w:marRight w:val="0"/>
      <w:marTop w:val="0"/>
      <w:marBottom w:val="0"/>
      <w:divBdr>
        <w:top w:val="none" w:sz="0" w:space="0" w:color="auto"/>
        <w:left w:val="none" w:sz="0" w:space="0" w:color="auto"/>
        <w:bottom w:val="none" w:sz="0" w:space="0" w:color="auto"/>
        <w:right w:val="none" w:sz="0" w:space="0" w:color="auto"/>
      </w:divBdr>
    </w:div>
    <w:div w:id="1720089434">
      <w:bodyDiv w:val="1"/>
      <w:marLeft w:val="0"/>
      <w:marRight w:val="0"/>
      <w:marTop w:val="0"/>
      <w:marBottom w:val="0"/>
      <w:divBdr>
        <w:top w:val="none" w:sz="0" w:space="0" w:color="auto"/>
        <w:left w:val="none" w:sz="0" w:space="0" w:color="auto"/>
        <w:bottom w:val="none" w:sz="0" w:space="0" w:color="auto"/>
        <w:right w:val="none" w:sz="0" w:space="0" w:color="auto"/>
      </w:divBdr>
    </w:div>
    <w:div w:id="1969821326">
      <w:bodyDiv w:val="1"/>
      <w:marLeft w:val="0"/>
      <w:marRight w:val="0"/>
      <w:marTop w:val="0"/>
      <w:marBottom w:val="0"/>
      <w:divBdr>
        <w:top w:val="none" w:sz="0" w:space="0" w:color="auto"/>
        <w:left w:val="none" w:sz="0" w:space="0" w:color="auto"/>
        <w:bottom w:val="none" w:sz="0" w:space="0" w:color="auto"/>
        <w:right w:val="none" w:sz="0" w:space="0" w:color="auto"/>
      </w:divBdr>
    </w:div>
    <w:div w:id="2082020824">
      <w:bodyDiv w:val="1"/>
      <w:marLeft w:val="0"/>
      <w:marRight w:val="0"/>
      <w:marTop w:val="0"/>
      <w:marBottom w:val="0"/>
      <w:divBdr>
        <w:top w:val="none" w:sz="0" w:space="0" w:color="auto"/>
        <w:left w:val="none" w:sz="0" w:space="0" w:color="auto"/>
        <w:bottom w:val="none" w:sz="0" w:space="0" w:color="auto"/>
        <w:right w:val="none" w:sz="0" w:space="0" w:color="auto"/>
      </w:divBdr>
      <w:divsChild>
        <w:div w:id="1911381043">
          <w:marLeft w:val="0"/>
          <w:marRight w:val="0"/>
          <w:marTop w:val="0"/>
          <w:marBottom w:val="0"/>
          <w:divBdr>
            <w:top w:val="none" w:sz="0" w:space="0" w:color="auto"/>
            <w:left w:val="none" w:sz="0" w:space="0" w:color="auto"/>
            <w:bottom w:val="none" w:sz="0" w:space="0" w:color="auto"/>
            <w:right w:val="none" w:sz="0" w:space="0" w:color="auto"/>
          </w:divBdr>
        </w:div>
        <w:div w:id="843545298">
          <w:marLeft w:val="0"/>
          <w:marRight w:val="0"/>
          <w:marTop w:val="0"/>
          <w:marBottom w:val="0"/>
          <w:divBdr>
            <w:top w:val="none" w:sz="0" w:space="0" w:color="auto"/>
            <w:left w:val="none" w:sz="0" w:space="0" w:color="auto"/>
            <w:bottom w:val="none" w:sz="0" w:space="0" w:color="auto"/>
            <w:right w:val="none" w:sz="0" w:space="0" w:color="auto"/>
          </w:divBdr>
        </w:div>
        <w:div w:id="1843083368">
          <w:marLeft w:val="0"/>
          <w:marRight w:val="0"/>
          <w:marTop w:val="0"/>
          <w:marBottom w:val="0"/>
          <w:divBdr>
            <w:top w:val="none" w:sz="0" w:space="0" w:color="auto"/>
            <w:left w:val="none" w:sz="0" w:space="0" w:color="auto"/>
            <w:bottom w:val="none" w:sz="0" w:space="0" w:color="auto"/>
            <w:right w:val="none" w:sz="0" w:space="0" w:color="auto"/>
          </w:divBdr>
        </w:div>
        <w:div w:id="88936465">
          <w:marLeft w:val="0"/>
          <w:marRight w:val="0"/>
          <w:marTop w:val="0"/>
          <w:marBottom w:val="0"/>
          <w:divBdr>
            <w:top w:val="none" w:sz="0" w:space="0" w:color="auto"/>
            <w:left w:val="none" w:sz="0" w:space="0" w:color="auto"/>
            <w:bottom w:val="none" w:sz="0" w:space="0" w:color="auto"/>
            <w:right w:val="none" w:sz="0" w:space="0" w:color="auto"/>
          </w:divBdr>
        </w:div>
        <w:div w:id="1994406917">
          <w:marLeft w:val="0"/>
          <w:marRight w:val="0"/>
          <w:marTop w:val="0"/>
          <w:marBottom w:val="0"/>
          <w:divBdr>
            <w:top w:val="none" w:sz="0" w:space="0" w:color="auto"/>
            <w:left w:val="none" w:sz="0" w:space="0" w:color="auto"/>
            <w:bottom w:val="none" w:sz="0" w:space="0" w:color="auto"/>
            <w:right w:val="none" w:sz="0" w:space="0" w:color="auto"/>
          </w:divBdr>
        </w:div>
        <w:div w:id="472674705">
          <w:marLeft w:val="0"/>
          <w:marRight w:val="0"/>
          <w:marTop w:val="0"/>
          <w:marBottom w:val="0"/>
          <w:divBdr>
            <w:top w:val="none" w:sz="0" w:space="0" w:color="auto"/>
            <w:left w:val="none" w:sz="0" w:space="0" w:color="auto"/>
            <w:bottom w:val="none" w:sz="0" w:space="0" w:color="auto"/>
            <w:right w:val="none" w:sz="0" w:space="0" w:color="auto"/>
          </w:divBdr>
        </w:div>
        <w:div w:id="1691224138">
          <w:marLeft w:val="0"/>
          <w:marRight w:val="0"/>
          <w:marTop w:val="0"/>
          <w:marBottom w:val="0"/>
          <w:divBdr>
            <w:top w:val="none" w:sz="0" w:space="0" w:color="auto"/>
            <w:left w:val="none" w:sz="0" w:space="0" w:color="auto"/>
            <w:bottom w:val="none" w:sz="0" w:space="0" w:color="auto"/>
            <w:right w:val="none" w:sz="0" w:space="0" w:color="auto"/>
          </w:divBdr>
        </w:div>
        <w:div w:id="438992520">
          <w:marLeft w:val="0"/>
          <w:marRight w:val="0"/>
          <w:marTop w:val="0"/>
          <w:marBottom w:val="0"/>
          <w:divBdr>
            <w:top w:val="none" w:sz="0" w:space="0" w:color="auto"/>
            <w:left w:val="none" w:sz="0" w:space="0" w:color="auto"/>
            <w:bottom w:val="none" w:sz="0" w:space="0" w:color="auto"/>
            <w:right w:val="none" w:sz="0" w:space="0" w:color="auto"/>
          </w:divBdr>
        </w:div>
        <w:div w:id="1394506355">
          <w:marLeft w:val="0"/>
          <w:marRight w:val="0"/>
          <w:marTop w:val="0"/>
          <w:marBottom w:val="0"/>
          <w:divBdr>
            <w:top w:val="none" w:sz="0" w:space="0" w:color="auto"/>
            <w:left w:val="none" w:sz="0" w:space="0" w:color="auto"/>
            <w:bottom w:val="none" w:sz="0" w:space="0" w:color="auto"/>
            <w:right w:val="none" w:sz="0" w:space="0" w:color="auto"/>
          </w:divBdr>
        </w:div>
        <w:div w:id="1187862796">
          <w:marLeft w:val="0"/>
          <w:marRight w:val="0"/>
          <w:marTop w:val="0"/>
          <w:marBottom w:val="0"/>
          <w:divBdr>
            <w:top w:val="none" w:sz="0" w:space="0" w:color="auto"/>
            <w:left w:val="none" w:sz="0" w:space="0" w:color="auto"/>
            <w:bottom w:val="none" w:sz="0" w:space="0" w:color="auto"/>
            <w:right w:val="none" w:sz="0" w:space="0" w:color="auto"/>
          </w:divBdr>
        </w:div>
        <w:div w:id="1411195362">
          <w:marLeft w:val="0"/>
          <w:marRight w:val="0"/>
          <w:marTop w:val="0"/>
          <w:marBottom w:val="0"/>
          <w:divBdr>
            <w:top w:val="none" w:sz="0" w:space="0" w:color="auto"/>
            <w:left w:val="none" w:sz="0" w:space="0" w:color="auto"/>
            <w:bottom w:val="none" w:sz="0" w:space="0" w:color="auto"/>
            <w:right w:val="none" w:sz="0" w:space="0" w:color="auto"/>
          </w:divBdr>
        </w:div>
        <w:div w:id="1657420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642C0861846E47970818B563C5E1EE" ma:contentTypeVersion="10" ma:contentTypeDescription="Create a new document." ma:contentTypeScope="" ma:versionID="7c7fb4b96b6f5cf75833768625bcce54">
  <xsd:schema xmlns:xsd="http://www.w3.org/2001/XMLSchema" xmlns:xs="http://www.w3.org/2001/XMLSchema" xmlns:p="http://schemas.microsoft.com/office/2006/metadata/properties" xmlns:ns2="1a689db4-6e06-476e-9be9-3b9f8e8c6fb8" targetNamespace="http://schemas.microsoft.com/office/2006/metadata/properties" ma:root="true" ma:fieldsID="06c1012f595b181f4681a78ffaba9bf8" ns2:_="">
    <xsd:import namespace="1a689db4-6e06-476e-9be9-3b9f8e8c6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89db4-6e06-476e-9be9-3b9f8e8c6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31d7151-b795-48f9-9207-6285658e27a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689db4-6e06-476e-9be9-3b9f8e8c6fb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A9003B-ECF1-4BEC-82C0-8E90D1065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689db4-6e06-476e-9be9-3b9f8e8c6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3D3812-69AC-4D6A-A7F1-6E3602D960E0}">
  <ds:schemaRefs>
    <ds:schemaRef ds:uri="http://schemas.openxmlformats.org/officeDocument/2006/bibliography"/>
  </ds:schemaRefs>
</ds:datastoreItem>
</file>

<file path=customXml/itemProps3.xml><?xml version="1.0" encoding="utf-8"?>
<ds:datastoreItem xmlns:ds="http://schemas.openxmlformats.org/officeDocument/2006/customXml" ds:itemID="{C7B3A6E1-C8A0-48E3-8293-913D2604C6B5}">
  <ds:schemaRefs>
    <ds:schemaRef ds:uri="http://schemas.microsoft.com/office/2006/metadata/properties"/>
    <ds:schemaRef ds:uri="http://schemas.microsoft.com/office/infopath/2007/PartnerControls"/>
    <ds:schemaRef ds:uri="1a689db4-6e06-476e-9be9-3b9f8e8c6fb8"/>
  </ds:schemaRefs>
</ds:datastoreItem>
</file>

<file path=customXml/itemProps4.xml><?xml version="1.0" encoding="utf-8"?>
<ds:datastoreItem xmlns:ds="http://schemas.openxmlformats.org/officeDocument/2006/customXml" ds:itemID="{BAA3AF65-3B33-49AB-8B14-14BA3FFBE1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21</Pages>
  <Words>4435</Words>
  <Characters>26616</Characters>
  <Application>Microsoft Office Word</Application>
  <DocSecurity>0</DocSecurity>
  <Lines>858</Lines>
  <Paragraphs>463</Paragraphs>
  <ScaleCrop>false</ScaleCrop>
  <HeadingPairs>
    <vt:vector size="2" baseType="variant">
      <vt:variant>
        <vt:lpstr>Title</vt:lpstr>
      </vt:variant>
      <vt:variant>
        <vt:i4>1</vt:i4>
      </vt:variant>
    </vt:vector>
  </HeadingPairs>
  <TitlesOfParts>
    <vt:vector size="1" baseType="lpstr">
      <vt:lpstr>Dear Principal Investigator,</vt:lpstr>
    </vt:vector>
  </TitlesOfParts>
  <Company>Institute of Psychiatry, KCL</Company>
  <LinksUpToDate>false</LinksUpToDate>
  <CharactersWithSpaces>30588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Principal Investigator,</dc:title>
  <dc:creator>Lambert, Gill</dc:creator>
  <cp:lastModifiedBy>Hassan Jafari</cp:lastModifiedBy>
  <cp:revision>65</cp:revision>
  <cp:lastPrinted>2019-07-16T09:44:00Z</cp:lastPrinted>
  <dcterms:created xsi:type="dcterms:W3CDTF">2025-11-19T12:36:00Z</dcterms:created>
  <dcterms:modified xsi:type="dcterms:W3CDTF">2025-11-28T14:34:00Z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0x01010020642C0861846E47970818B563C5E1EE</vt:lpwstr>
  </property>
  <property fmtid="{D5CDD505-2E9C-101B-9397-08002B2CF9AE}" pid="3" name="MediaServiceImageTags">
    <vt:lpwstr/>
  </property>
  <property fmtid="{D5CDD505-2E9C-101B-9397-08002B2CF9AE}" pid="4" name="Order">
    <vt:r8>533200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